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42ABC" w14:textId="59B9AC06" w:rsidR="00165D44" w:rsidRPr="00B0521D" w:rsidRDefault="00165D44" w:rsidP="00CC5624">
      <w:pPr>
        <w:jc w:val="center"/>
        <w:rPr>
          <w:rFonts w:ascii="Times New Roman" w:hAnsi="Times New Roman" w:cs="Times New Roman"/>
          <w:sz w:val="28"/>
          <w:szCs w:val="28"/>
          <w:lang w:val="vi-VN"/>
        </w:rPr>
      </w:pPr>
      <w:r w:rsidRPr="177995B5">
        <w:rPr>
          <w:rFonts w:ascii="Times New Roman" w:hAnsi="Times New Roman" w:cs="Times New Roman"/>
          <w:sz w:val="28"/>
          <w:szCs w:val="28"/>
          <w:lang w:val="vi-VN"/>
        </w:rPr>
        <w:t xml:space="preserve">Bộ </w:t>
      </w:r>
      <w:r w:rsidR="00474155" w:rsidRPr="177995B5">
        <w:rPr>
          <w:rFonts w:ascii="Times New Roman" w:hAnsi="Times New Roman" w:cs="Times New Roman"/>
          <w:sz w:val="28"/>
          <w:szCs w:val="28"/>
          <w:lang w:val="vi-VN"/>
        </w:rPr>
        <w:t>G</w:t>
      </w:r>
      <w:r w:rsidRPr="177995B5">
        <w:rPr>
          <w:rFonts w:ascii="Times New Roman" w:hAnsi="Times New Roman" w:cs="Times New Roman"/>
          <w:sz w:val="28"/>
          <w:szCs w:val="28"/>
          <w:lang w:val="vi-VN"/>
        </w:rPr>
        <w:t>iáo Dục Và Đào Tạo</w:t>
      </w:r>
    </w:p>
    <w:p w14:paraId="3DE8545A" w14:textId="77777777" w:rsidR="00165D44" w:rsidRPr="00B0521D" w:rsidRDefault="00165D44" w:rsidP="00165D44">
      <w:pPr>
        <w:jc w:val="center"/>
        <w:rPr>
          <w:rFonts w:ascii="Times New Roman" w:hAnsi="Times New Roman" w:cs="Times New Roman"/>
          <w:sz w:val="28"/>
          <w:szCs w:val="24"/>
          <w:lang w:val="vi-VN"/>
        </w:rPr>
      </w:pPr>
      <w:r w:rsidRPr="00B0521D">
        <w:rPr>
          <w:rFonts w:ascii="Times New Roman" w:hAnsi="Times New Roman" w:cs="Times New Roman"/>
          <w:sz w:val="28"/>
          <w:szCs w:val="24"/>
          <w:lang w:val="vi-VN"/>
        </w:rPr>
        <w:t>Trường Đại Học Ngoại Ngữ - Tin Học Thành Phố Hồ Chí Minh</w:t>
      </w:r>
    </w:p>
    <w:p w14:paraId="14F8C34F" w14:textId="77777777" w:rsidR="00165D44" w:rsidRPr="00B0521D" w:rsidRDefault="00165D44" w:rsidP="00165D44">
      <w:pPr>
        <w:jc w:val="center"/>
        <w:rPr>
          <w:rFonts w:ascii="Times New Roman" w:hAnsi="Times New Roman" w:cs="Times New Roman"/>
          <w:b/>
          <w:sz w:val="28"/>
          <w:szCs w:val="24"/>
          <w:lang w:val="vi-VN"/>
        </w:rPr>
      </w:pPr>
      <w:r w:rsidRPr="00B0521D">
        <w:rPr>
          <w:rFonts w:ascii="Times New Roman" w:hAnsi="Times New Roman" w:cs="Times New Roman"/>
          <w:b/>
          <w:sz w:val="28"/>
          <w:szCs w:val="24"/>
          <w:lang w:val="vi-VN"/>
        </w:rPr>
        <w:t>Khoa Công Nghệ Thông Tin</w:t>
      </w:r>
    </w:p>
    <w:p w14:paraId="26697389" w14:textId="77777777" w:rsidR="00165D44" w:rsidRPr="00B0521D" w:rsidRDefault="00165D44" w:rsidP="00165D44">
      <w:pPr>
        <w:jc w:val="center"/>
        <w:rPr>
          <w:rFonts w:ascii="Times New Roman" w:hAnsi="Times New Roman" w:cs="Times New Roman"/>
          <w:b/>
          <w:sz w:val="28"/>
          <w:szCs w:val="24"/>
          <w:lang w:val="vi-VN"/>
        </w:rPr>
      </w:pPr>
    </w:p>
    <w:p w14:paraId="36820D56" w14:textId="77777777" w:rsidR="00165D44" w:rsidRPr="00B0521D" w:rsidRDefault="00165D44" w:rsidP="00165D44">
      <w:pPr>
        <w:jc w:val="center"/>
        <w:rPr>
          <w:rFonts w:ascii="Times New Roman" w:hAnsi="Times New Roman" w:cs="Times New Roman"/>
          <w:b/>
          <w:sz w:val="28"/>
          <w:szCs w:val="24"/>
          <w:lang w:val="vi-VN"/>
        </w:rPr>
      </w:pPr>
      <w:r w:rsidRPr="00B0521D">
        <w:rPr>
          <w:rFonts w:ascii="Times New Roman" w:hAnsi="Times New Roman" w:cs="Times New Roman"/>
          <w:noProof/>
        </w:rPr>
        <w:drawing>
          <wp:inline distT="0" distB="0" distL="0" distR="0" wp14:anchorId="0CDBC632" wp14:editId="664F301F">
            <wp:extent cx="2179930" cy="1523726"/>
            <wp:effectExtent l="0" t="0" r="0" b="635"/>
            <wp:docPr id="111830615" name="Picture 111830615"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3646696B" w14:textId="77777777" w:rsidR="00165D44" w:rsidRPr="00B0521D" w:rsidRDefault="00165D44" w:rsidP="00165D44">
      <w:pPr>
        <w:jc w:val="center"/>
        <w:rPr>
          <w:rFonts w:ascii="Times New Roman" w:hAnsi="Times New Roman" w:cs="Times New Roman"/>
          <w:b/>
          <w:sz w:val="28"/>
          <w:szCs w:val="24"/>
          <w:lang w:val="vi-VN"/>
        </w:rPr>
      </w:pPr>
    </w:p>
    <w:p w14:paraId="46470B28" w14:textId="4BC471C2" w:rsidR="00165D44" w:rsidRPr="00B0521D" w:rsidRDefault="00165D44" w:rsidP="00165D44">
      <w:pPr>
        <w:jc w:val="center"/>
        <w:rPr>
          <w:rFonts w:ascii="Times New Roman" w:hAnsi="Times New Roman" w:cs="Times New Roman"/>
          <w:b/>
          <w:sz w:val="36"/>
          <w:szCs w:val="40"/>
          <w:lang w:val="vi-VN"/>
        </w:rPr>
      </w:pPr>
      <w:r w:rsidRPr="00B0521D">
        <w:rPr>
          <w:rFonts w:ascii="Times New Roman" w:hAnsi="Times New Roman" w:cs="Times New Roman"/>
          <w:b/>
          <w:sz w:val="36"/>
          <w:szCs w:val="40"/>
          <w:lang w:val="vi-VN"/>
        </w:rPr>
        <w:t xml:space="preserve">MÔN HỌC : </w:t>
      </w:r>
      <w:r w:rsidR="008E6918" w:rsidRPr="00B0521D">
        <w:rPr>
          <w:rFonts w:ascii="Times New Roman" w:hAnsi="Times New Roman" w:cs="Times New Roman"/>
          <w:b/>
          <w:sz w:val="36"/>
          <w:szCs w:val="40"/>
          <w:lang w:val="vi-VN"/>
        </w:rPr>
        <w:t>CÔNG NGHỆ</w:t>
      </w:r>
      <w:r w:rsidRPr="00B0521D">
        <w:rPr>
          <w:rFonts w:ascii="Times New Roman" w:hAnsi="Times New Roman" w:cs="Times New Roman"/>
          <w:b/>
          <w:sz w:val="36"/>
          <w:szCs w:val="40"/>
          <w:lang w:val="vi-VN"/>
        </w:rPr>
        <w:t xml:space="preserve"> PHẦN MỀM</w:t>
      </w:r>
    </w:p>
    <w:p w14:paraId="13BBFFBF" w14:textId="6BD096D1" w:rsidR="00165D44" w:rsidRPr="00B0521D" w:rsidRDefault="00165D44" w:rsidP="003B06F3">
      <w:pPr>
        <w:rPr>
          <w:rFonts w:ascii="Times New Roman" w:hAnsi="Times New Roman" w:cs="Times New Roman"/>
          <w:b/>
          <w:sz w:val="36"/>
          <w:szCs w:val="36"/>
          <w:lang w:val="vi-VN"/>
        </w:rPr>
      </w:pPr>
      <w:r w:rsidRPr="00B0521D">
        <w:rPr>
          <w:rFonts w:ascii="Times New Roman" w:hAnsi="Times New Roman" w:cs="Times New Roman"/>
          <w:b/>
          <w:sz w:val="36"/>
          <w:szCs w:val="36"/>
          <w:lang w:val="vi-VN"/>
        </w:rPr>
        <w:t xml:space="preserve">ĐỀ TÀI : </w:t>
      </w:r>
      <w:r w:rsidR="00CC5624" w:rsidRPr="00B90B44">
        <w:rPr>
          <w:rFonts w:ascii="Times New Roman" w:hAnsi="Times New Roman" w:cs="Times New Roman"/>
          <w:b/>
          <w:sz w:val="36"/>
          <w:szCs w:val="36"/>
          <w:lang w:val="vi-VN"/>
        </w:rPr>
        <w:t>ỨNG DỤNG CHO THUÊ PHÒNG NGẮN HẠN</w:t>
      </w:r>
      <w:r w:rsidR="0071601D" w:rsidRPr="00B0521D">
        <w:rPr>
          <w:rFonts w:ascii="Times New Roman" w:hAnsi="Times New Roman" w:cs="Times New Roman"/>
          <w:b/>
          <w:bCs/>
          <w:sz w:val="36"/>
          <w:szCs w:val="36"/>
          <w:lang w:val="vi-VN"/>
        </w:rPr>
        <w:t xml:space="preserve"> </w:t>
      </w:r>
    </w:p>
    <w:p w14:paraId="27128742" w14:textId="3B018C81" w:rsidR="00165D44" w:rsidRPr="00B0521D" w:rsidRDefault="00165D44" w:rsidP="003E0643">
      <w:pPr>
        <w:jc w:val="center"/>
        <w:rPr>
          <w:rFonts w:ascii="Times New Roman" w:hAnsi="Times New Roman" w:cs="Times New Roman"/>
          <w:sz w:val="28"/>
          <w:szCs w:val="28"/>
          <w:lang w:val="vi-VN"/>
        </w:rPr>
      </w:pPr>
      <w:r w:rsidRPr="00B0521D">
        <w:rPr>
          <w:rFonts w:ascii="Times New Roman" w:hAnsi="Times New Roman" w:cs="Times New Roman"/>
          <w:b/>
          <w:sz w:val="28"/>
          <w:szCs w:val="28"/>
          <w:lang w:val="vi-VN"/>
        </w:rPr>
        <w:t>Giáo Viên Hướng Dẫn</w:t>
      </w:r>
      <w:r w:rsidRPr="00B0521D">
        <w:rPr>
          <w:rFonts w:ascii="Times New Roman" w:hAnsi="Times New Roman" w:cs="Times New Roman"/>
          <w:sz w:val="28"/>
          <w:szCs w:val="28"/>
          <w:lang w:val="vi-VN"/>
        </w:rPr>
        <w:t xml:space="preserve"> : T</w:t>
      </w:r>
      <w:r w:rsidR="68CA0F29" w:rsidRPr="00B0521D">
        <w:rPr>
          <w:rFonts w:ascii="Times New Roman" w:hAnsi="Times New Roman" w:cs="Times New Roman"/>
          <w:sz w:val="28"/>
          <w:szCs w:val="28"/>
          <w:lang w:val="vi-VN"/>
        </w:rPr>
        <w:t>hS Bùi Thị Thanh Tú</w:t>
      </w:r>
    </w:p>
    <w:p w14:paraId="274F2A04" w14:textId="77777777" w:rsidR="003C3E3C" w:rsidRPr="00B0521D" w:rsidRDefault="003C3E3C" w:rsidP="00165D44">
      <w:pPr>
        <w:ind w:left="2880" w:firstLine="720"/>
        <w:rPr>
          <w:rFonts w:ascii="Times New Roman" w:hAnsi="Times New Roman" w:cs="Times New Roman"/>
          <w:sz w:val="28"/>
          <w:szCs w:val="28"/>
          <w:lang w:val="vi-VN"/>
        </w:rPr>
      </w:pPr>
    </w:p>
    <w:tbl>
      <w:tblPr>
        <w:tblStyle w:val="LightGrid-Accent6"/>
        <w:tblW w:w="0" w:type="auto"/>
        <w:tblInd w:w="321" w:type="dxa"/>
        <w:tblLook w:val="04A0" w:firstRow="1" w:lastRow="0" w:firstColumn="1" w:lastColumn="0" w:noHBand="0" w:noVBand="1"/>
      </w:tblPr>
      <w:tblGrid>
        <w:gridCol w:w="4068"/>
        <w:gridCol w:w="3780"/>
      </w:tblGrid>
      <w:tr w:rsidR="00ED0A5B" w:rsidRPr="00B0521D" w14:paraId="2EE8BC99" w14:textId="77777777" w:rsidTr="005C71E7">
        <w:trPr>
          <w:cnfStyle w:val="100000000000" w:firstRow="1" w:lastRow="0" w:firstColumn="0" w:lastColumn="0" w:oddVBand="0" w:evenVBand="0" w:oddHBand="0"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7848" w:type="dxa"/>
            <w:gridSpan w:val="2"/>
          </w:tcPr>
          <w:p w14:paraId="01477F3B" w14:textId="41741E1B" w:rsidR="00ED0A5B" w:rsidRPr="00B0521D" w:rsidRDefault="00ED0A5B" w:rsidP="00047598">
            <w:pPr>
              <w:rPr>
                <w:rFonts w:ascii="Times New Roman" w:hAnsi="Times New Roman" w:cs="Times New Roman"/>
              </w:rPr>
            </w:pPr>
            <w:r w:rsidRPr="00B0521D">
              <w:rPr>
                <w:rFonts w:ascii="Times New Roman" w:hAnsi="Times New Roman" w:cs="Times New Roman"/>
              </w:rPr>
              <w:t xml:space="preserve">Mã số nhóm: </w:t>
            </w:r>
            <w:r w:rsidR="7D6195B0" w:rsidRPr="40C59B3B">
              <w:rPr>
                <w:rFonts w:ascii="Times New Roman" w:hAnsi="Times New Roman" w:cs="Times New Roman"/>
              </w:rPr>
              <w:t>0602-G01</w:t>
            </w:r>
          </w:p>
        </w:tc>
      </w:tr>
      <w:tr w:rsidR="00ED0A5B" w:rsidRPr="00B0521D" w14:paraId="53C84D0A" w14:textId="77777777" w:rsidTr="005C71E7">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4068" w:type="dxa"/>
          </w:tcPr>
          <w:p w14:paraId="3197FBF9" w14:textId="77777777" w:rsidR="00ED0A5B" w:rsidRPr="00B0521D" w:rsidRDefault="00ED0A5B" w:rsidP="00047598">
            <w:pPr>
              <w:jc w:val="center"/>
              <w:rPr>
                <w:rFonts w:ascii="Times New Roman" w:hAnsi="Times New Roman" w:cs="Times New Roman"/>
              </w:rPr>
            </w:pPr>
            <w:r w:rsidRPr="00B0521D">
              <w:rPr>
                <w:rFonts w:ascii="Times New Roman" w:hAnsi="Times New Roman" w:cs="Times New Roman"/>
              </w:rPr>
              <w:t>Tên thành viên</w:t>
            </w:r>
          </w:p>
        </w:tc>
        <w:tc>
          <w:tcPr>
            <w:tcW w:w="3780" w:type="dxa"/>
          </w:tcPr>
          <w:p w14:paraId="2EAA3BE3" w14:textId="77777777" w:rsidR="00ED0A5B" w:rsidRPr="00B0521D" w:rsidRDefault="00ED0A5B" w:rsidP="000475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0521D">
              <w:rPr>
                <w:rFonts w:ascii="Times New Roman" w:hAnsi="Times New Roman" w:cs="Times New Roman"/>
                <w:b/>
              </w:rPr>
              <w:t>Mã số sinh viên</w:t>
            </w:r>
          </w:p>
        </w:tc>
      </w:tr>
      <w:tr w:rsidR="00ED0A5B" w:rsidRPr="00B0521D" w14:paraId="093C055A" w14:textId="77777777" w:rsidTr="005C71E7">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4068" w:type="dxa"/>
          </w:tcPr>
          <w:p w14:paraId="46406B76" w14:textId="32423D3F" w:rsidR="00ED0A5B" w:rsidRPr="00B0521D" w:rsidRDefault="0A33F519" w:rsidP="00047598">
            <w:pPr>
              <w:rPr>
                <w:rFonts w:ascii="Times New Roman" w:hAnsi="Times New Roman" w:cs="Times New Roman"/>
              </w:rPr>
            </w:pPr>
            <w:r w:rsidRPr="00B0521D">
              <w:rPr>
                <w:rFonts w:ascii="Times New Roman" w:hAnsi="Times New Roman" w:cs="Times New Roman"/>
              </w:rPr>
              <w:t>Lương Ngọc Phương Uyên</w:t>
            </w:r>
          </w:p>
        </w:tc>
        <w:tc>
          <w:tcPr>
            <w:tcW w:w="3780" w:type="dxa"/>
          </w:tcPr>
          <w:p w14:paraId="3067628A" w14:textId="7324DFA7" w:rsidR="00ED0A5B" w:rsidRPr="00B0521D" w:rsidRDefault="00BD43FA" w:rsidP="000475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B0521D">
              <w:rPr>
                <w:rFonts w:ascii="Times New Roman" w:hAnsi="Times New Roman" w:cs="Times New Roman"/>
                <w:b/>
              </w:rPr>
              <w:t>22DH114175</w:t>
            </w:r>
          </w:p>
        </w:tc>
      </w:tr>
      <w:tr w:rsidR="00ED0A5B" w:rsidRPr="00B0521D" w14:paraId="3F3FC002" w14:textId="77777777" w:rsidTr="005C71E7">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4068" w:type="dxa"/>
          </w:tcPr>
          <w:p w14:paraId="5EA61088" w14:textId="6C3FB400" w:rsidR="00ED0A5B" w:rsidRPr="00B0521D" w:rsidRDefault="0A33F519" w:rsidP="00047598">
            <w:pPr>
              <w:rPr>
                <w:rFonts w:ascii="Times New Roman" w:hAnsi="Times New Roman" w:cs="Times New Roman"/>
              </w:rPr>
            </w:pPr>
            <w:r w:rsidRPr="00B0521D">
              <w:rPr>
                <w:rFonts w:ascii="Times New Roman" w:hAnsi="Times New Roman" w:cs="Times New Roman"/>
              </w:rPr>
              <w:t>Trần Mai Thy</w:t>
            </w:r>
          </w:p>
        </w:tc>
        <w:tc>
          <w:tcPr>
            <w:tcW w:w="3780" w:type="dxa"/>
          </w:tcPr>
          <w:p w14:paraId="23D50C25" w14:textId="711714B3" w:rsidR="00ED0A5B" w:rsidRPr="00B0521D" w:rsidRDefault="0A33F519" w:rsidP="00C261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0521D">
              <w:rPr>
                <w:rFonts w:ascii="Times New Roman" w:hAnsi="Times New Roman" w:cs="Times New Roman"/>
                <w:b/>
                <w:bCs/>
              </w:rPr>
              <w:t>22DH113680</w:t>
            </w:r>
          </w:p>
        </w:tc>
      </w:tr>
      <w:tr w:rsidR="00ED0A5B" w:rsidRPr="00B0521D" w14:paraId="57B2EE8F" w14:textId="77777777" w:rsidTr="005C71E7">
        <w:trPr>
          <w:cnfStyle w:val="000000010000" w:firstRow="0" w:lastRow="0" w:firstColumn="0" w:lastColumn="0" w:oddVBand="0" w:evenVBand="0" w:oddHBand="0" w:evenHBand="1"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4068" w:type="dxa"/>
          </w:tcPr>
          <w:p w14:paraId="0BB5DB08" w14:textId="3665AE8A" w:rsidR="00ED0A5B" w:rsidRPr="00B0521D" w:rsidRDefault="0A33F519" w:rsidP="00047598">
            <w:pPr>
              <w:rPr>
                <w:rFonts w:ascii="Times New Roman" w:hAnsi="Times New Roman" w:cs="Times New Roman"/>
              </w:rPr>
            </w:pPr>
            <w:r w:rsidRPr="00B0521D">
              <w:rPr>
                <w:rFonts w:ascii="Times New Roman" w:hAnsi="Times New Roman" w:cs="Times New Roman"/>
              </w:rPr>
              <w:t>Trần Quốc Bảo</w:t>
            </w:r>
          </w:p>
        </w:tc>
        <w:tc>
          <w:tcPr>
            <w:tcW w:w="3780" w:type="dxa"/>
          </w:tcPr>
          <w:p w14:paraId="5AA06E43" w14:textId="097DC402" w:rsidR="00ED0A5B" w:rsidRPr="00B0521D" w:rsidRDefault="00BD43FA" w:rsidP="0004759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B0521D">
              <w:rPr>
                <w:rFonts w:ascii="Times New Roman" w:hAnsi="Times New Roman" w:cs="Times New Roman"/>
                <w:b/>
              </w:rPr>
              <w:t>22DH110320</w:t>
            </w:r>
          </w:p>
        </w:tc>
      </w:tr>
      <w:tr w:rsidR="00C26113" w:rsidRPr="00B0521D" w14:paraId="3D78719D" w14:textId="77777777" w:rsidTr="005C71E7">
        <w:trPr>
          <w:cnfStyle w:val="000000100000" w:firstRow="0" w:lastRow="0" w:firstColumn="0" w:lastColumn="0" w:oddVBand="0" w:evenVBand="0" w:oddHBand="1" w:evenHBand="0"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4068" w:type="dxa"/>
          </w:tcPr>
          <w:p w14:paraId="52F891B4" w14:textId="36DC628C" w:rsidR="00C26113" w:rsidRPr="00B0521D" w:rsidRDefault="56EC2303" w:rsidP="00C26113">
            <w:pPr>
              <w:rPr>
                <w:rFonts w:ascii="Times New Roman" w:hAnsi="Times New Roman" w:cs="Times New Roman"/>
              </w:rPr>
            </w:pPr>
            <w:r w:rsidRPr="00B0521D">
              <w:rPr>
                <w:rFonts w:ascii="Times New Roman" w:hAnsi="Times New Roman" w:cs="Times New Roman"/>
              </w:rPr>
              <w:t>Trần Vũ Quốc Anh</w:t>
            </w:r>
          </w:p>
        </w:tc>
        <w:tc>
          <w:tcPr>
            <w:tcW w:w="3780" w:type="dxa"/>
          </w:tcPr>
          <w:p w14:paraId="0872F317" w14:textId="44AAAD98" w:rsidR="00C26113" w:rsidRPr="00B0521D" w:rsidRDefault="75C88B2A" w:rsidP="00C261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B0521D">
              <w:rPr>
                <w:rFonts w:ascii="Times New Roman" w:hAnsi="Times New Roman" w:cs="Times New Roman"/>
                <w:b/>
                <w:bCs/>
              </w:rPr>
              <w:t>22DH114441</w:t>
            </w:r>
          </w:p>
        </w:tc>
      </w:tr>
    </w:tbl>
    <w:p w14:paraId="57C21E75" w14:textId="77777777" w:rsidR="00E56683" w:rsidRPr="00B0521D" w:rsidRDefault="00E56683" w:rsidP="00ED0A5B">
      <w:pPr>
        <w:tabs>
          <w:tab w:val="left" w:pos="2340"/>
          <w:tab w:val="left" w:pos="4680"/>
          <w:tab w:val="left" w:pos="4860"/>
        </w:tabs>
        <w:jc w:val="center"/>
        <w:rPr>
          <w:rFonts w:ascii="Times New Roman" w:hAnsi="Times New Roman" w:cs="Times New Roman"/>
          <w:i/>
          <w:iCs/>
          <w:color w:val="000000"/>
          <w:sz w:val="24"/>
          <w:szCs w:val="24"/>
        </w:rPr>
      </w:pPr>
    </w:p>
    <w:p w14:paraId="3E49405C" w14:textId="6078032C" w:rsidR="00ED0A5B" w:rsidRDefault="00047A87" w:rsidP="00ED0A5B">
      <w:pPr>
        <w:tabs>
          <w:tab w:val="left" w:pos="2340"/>
          <w:tab w:val="left" w:pos="4680"/>
          <w:tab w:val="left" w:pos="4860"/>
        </w:tabs>
        <w:jc w:val="center"/>
        <w:rPr>
          <w:rFonts w:ascii="Times New Roman" w:hAnsi="Times New Roman" w:cs="Times New Roman"/>
          <w:i/>
          <w:iCs/>
          <w:color w:val="000000" w:themeColor="text1"/>
          <w:sz w:val="24"/>
          <w:szCs w:val="24"/>
        </w:rPr>
      </w:pPr>
      <w:r>
        <w:rPr>
          <w:rFonts w:ascii="Times New Roman" w:hAnsi="Times New Roman" w:cs="Times New Roman"/>
          <w:i/>
          <w:color w:val="000000" w:themeColor="text1"/>
          <w:sz w:val="24"/>
          <w:szCs w:val="24"/>
        </w:rPr>
        <w:t>Hồ Chí Minh,</w:t>
      </w:r>
      <w:r w:rsidR="00ED0A5B" w:rsidRPr="00B0521D">
        <w:rPr>
          <w:rFonts w:ascii="Times New Roman" w:hAnsi="Times New Roman" w:cs="Times New Roman"/>
          <w:i/>
          <w:color w:val="000000" w:themeColor="text1"/>
          <w:sz w:val="24"/>
          <w:szCs w:val="24"/>
        </w:rPr>
        <w:t xml:space="preserve">Tháng </w:t>
      </w:r>
      <w:r w:rsidR="003B06F3">
        <w:rPr>
          <w:rFonts w:ascii="Times New Roman" w:hAnsi="Times New Roman" w:cs="Times New Roman"/>
          <w:i/>
          <w:iCs/>
          <w:color w:val="000000" w:themeColor="text1"/>
          <w:sz w:val="24"/>
          <w:szCs w:val="24"/>
        </w:rPr>
        <w:t>7</w:t>
      </w:r>
      <w:r w:rsidR="3D6B4F84" w:rsidRPr="00B0521D">
        <w:rPr>
          <w:rFonts w:ascii="Times New Roman" w:hAnsi="Times New Roman" w:cs="Times New Roman"/>
          <w:i/>
          <w:iCs/>
          <w:color w:val="000000" w:themeColor="text1"/>
          <w:sz w:val="24"/>
          <w:szCs w:val="24"/>
        </w:rPr>
        <w:t>,</w:t>
      </w:r>
      <w:r w:rsidR="00ED0A5B" w:rsidRPr="00B0521D">
        <w:rPr>
          <w:rFonts w:ascii="Times New Roman" w:hAnsi="Times New Roman" w:cs="Times New Roman"/>
          <w:i/>
          <w:color w:val="000000" w:themeColor="text1"/>
          <w:sz w:val="24"/>
          <w:szCs w:val="24"/>
        </w:rPr>
        <w:t xml:space="preserve"> năm </w:t>
      </w:r>
      <w:r w:rsidR="00ED0A5B" w:rsidRPr="00B0521D">
        <w:rPr>
          <w:rFonts w:ascii="Times New Roman" w:hAnsi="Times New Roman" w:cs="Times New Roman"/>
          <w:i/>
          <w:iCs/>
          <w:color w:val="000000" w:themeColor="text1"/>
          <w:sz w:val="24"/>
          <w:szCs w:val="24"/>
        </w:rPr>
        <w:t>202</w:t>
      </w:r>
      <w:r w:rsidR="3838079A" w:rsidRPr="00B0521D">
        <w:rPr>
          <w:rFonts w:ascii="Times New Roman" w:hAnsi="Times New Roman" w:cs="Times New Roman"/>
          <w:i/>
          <w:iCs/>
          <w:color w:val="000000" w:themeColor="text1"/>
          <w:sz w:val="24"/>
          <w:szCs w:val="24"/>
        </w:rPr>
        <w:t>4</w:t>
      </w:r>
    </w:p>
    <w:p w14:paraId="0B5C0A54" w14:textId="77777777" w:rsidR="00665D0B" w:rsidRDefault="00665D0B" w:rsidP="00ED0A5B">
      <w:pPr>
        <w:tabs>
          <w:tab w:val="left" w:pos="2340"/>
          <w:tab w:val="left" w:pos="4680"/>
          <w:tab w:val="left" w:pos="4860"/>
        </w:tabs>
        <w:jc w:val="center"/>
        <w:rPr>
          <w:rFonts w:ascii="Times New Roman" w:hAnsi="Times New Roman" w:cs="Times New Roman"/>
          <w:i/>
          <w:iCs/>
          <w:color w:val="000000" w:themeColor="text1"/>
          <w:sz w:val="24"/>
          <w:szCs w:val="24"/>
        </w:rPr>
      </w:pPr>
    </w:p>
    <w:p w14:paraId="0729549B" w14:textId="77777777" w:rsidR="00665D0B" w:rsidRDefault="00665D0B" w:rsidP="00ED0A5B">
      <w:pPr>
        <w:tabs>
          <w:tab w:val="left" w:pos="2340"/>
          <w:tab w:val="left" w:pos="4680"/>
          <w:tab w:val="left" w:pos="4860"/>
        </w:tabs>
        <w:jc w:val="center"/>
        <w:rPr>
          <w:rFonts w:ascii="Times New Roman" w:hAnsi="Times New Roman" w:cs="Times New Roman"/>
          <w:i/>
          <w:iCs/>
          <w:color w:val="000000" w:themeColor="text1"/>
          <w:sz w:val="24"/>
          <w:szCs w:val="24"/>
        </w:rPr>
      </w:pPr>
    </w:p>
    <w:p w14:paraId="5D3BC70D" w14:textId="77777777" w:rsidR="00665D0B" w:rsidRDefault="00665D0B" w:rsidP="00665D0B">
      <w:pPr>
        <w:tabs>
          <w:tab w:val="left" w:pos="2340"/>
          <w:tab w:val="left" w:pos="4680"/>
          <w:tab w:val="left" w:pos="4860"/>
        </w:tabs>
        <w:rPr>
          <w:rFonts w:ascii="Times New Roman" w:hAnsi="Times New Roman" w:cs="Times New Roman"/>
          <w:i/>
          <w:iCs/>
          <w:color w:val="000000" w:themeColor="text1"/>
          <w:sz w:val="24"/>
          <w:szCs w:val="24"/>
        </w:rPr>
      </w:pPr>
    </w:p>
    <w:p w14:paraId="595023B3" w14:textId="77777777" w:rsidR="00665D0B" w:rsidRDefault="00665D0B" w:rsidP="00665D0B">
      <w:pPr>
        <w:tabs>
          <w:tab w:val="left" w:pos="3300"/>
        </w:tabs>
        <w:jc w:val="both"/>
        <w:rPr>
          <w:rFonts w:ascii="Times New Roman" w:hAnsi="Times New Roman" w:cs="Times New Roman"/>
          <w:b/>
          <w:sz w:val="36"/>
          <w:szCs w:val="36"/>
        </w:rPr>
      </w:pPr>
      <w:r>
        <w:rPr>
          <w:rFonts w:ascii="Times New Roman" w:hAnsi="Times New Roman" w:cs="Times New Roman"/>
          <w:b/>
          <w:sz w:val="36"/>
          <w:szCs w:val="36"/>
        </w:rPr>
        <w:lastRenderedPageBreak/>
        <w:t>BIỂU MẪU ĐÁNH GIÁ LÀM VIỆC NHÓM</w:t>
      </w:r>
    </w:p>
    <w:p w14:paraId="72766C08" w14:textId="77777777" w:rsidR="00665D0B" w:rsidRPr="00335972" w:rsidRDefault="00665D0B" w:rsidP="00665D0B">
      <w:pPr>
        <w:tabs>
          <w:tab w:val="left" w:pos="3300"/>
        </w:tabs>
        <w:rPr>
          <w:rFonts w:ascii="Times New Roman" w:hAnsi="Times New Roman" w:cs="Times New Roman"/>
          <w:sz w:val="36"/>
          <w:szCs w:val="36"/>
        </w:rPr>
      </w:pPr>
      <w:r>
        <w:rPr>
          <w:rFonts w:ascii="Times New Roman" w:hAnsi="Times New Roman" w:cs="Times New Roman"/>
          <w:sz w:val="28"/>
          <w:szCs w:val="28"/>
        </w:rPr>
        <w:t>LAB 1: Xác định yêu cầu người dùng</w:t>
      </w:r>
      <w:r>
        <w:rPr>
          <w:rFonts w:ascii="Times New Roman" w:hAnsi="Times New Roman" w:cs="Times New Roman"/>
          <w:sz w:val="36"/>
          <w:szCs w:val="36"/>
        </w:rPr>
        <w:tab/>
      </w:r>
    </w:p>
    <w:tbl>
      <w:tblPr>
        <w:tblStyle w:val="TableGrid"/>
        <w:tblW w:w="8995" w:type="dxa"/>
        <w:tblLook w:val="04A0" w:firstRow="1" w:lastRow="0" w:firstColumn="1" w:lastColumn="0" w:noHBand="0" w:noVBand="1"/>
      </w:tblPr>
      <w:tblGrid>
        <w:gridCol w:w="2965"/>
        <w:gridCol w:w="2250"/>
        <w:gridCol w:w="1980"/>
        <w:gridCol w:w="1800"/>
      </w:tblGrid>
      <w:tr w:rsidR="00665D0B" w:rsidRPr="00335972" w14:paraId="5C083E88" w14:textId="77777777" w:rsidTr="00E8157C">
        <w:tc>
          <w:tcPr>
            <w:tcW w:w="2965" w:type="dxa"/>
          </w:tcPr>
          <w:p w14:paraId="441B5F39" w14:textId="77777777" w:rsidR="00665D0B" w:rsidRPr="00335972" w:rsidRDefault="00665D0B">
            <w:pPr>
              <w:tabs>
                <w:tab w:val="left" w:pos="3300"/>
              </w:tabs>
              <w:rPr>
                <w:rFonts w:ascii="Times New Roman" w:hAnsi="Times New Roman" w:cs="Times New Roman"/>
                <w:sz w:val="24"/>
                <w:szCs w:val="24"/>
              </w:rPr>
            </w:pPr>
            <w:r>
              <w:rPr>
                <w:rFonts w:ascii="Times New Roman" w:hAnsi="Times New Roman" w:cs="Times New Roman"/>
                <w:sz w:val="24"/>
                <w:szCs w:val="24"/>
              </w:rPr>
              <w:t>Tên thành viên</w:t>
            </w:r>
          </w:p>
        </w:tc>
        <w:tc>
          <w:tcPr>
            <w:tcW w:w="2250" w:type="dxa"/>
          </w:tcPr>
          <w:p w14:paraId="6920F255" w14:textId="77777777" w:rsidR="00665D0B" w:rsidRPr="00335972" w:rsidRDefault="00665D0B">
            <w:pPr>
              <w:tabs>
                <w:tab w:val="left" w:pos="3300"/>
              </w:tabs>
              <w:rPr>
                <w:rFonts w:ascii="Times New Roman" w:hAnsi="Times New Roman" w:cs="Times New Roman"/>
                <w:sz w:val="24"/>
                <w:szCs w:val="24"/>
              </w:rPr>
            </w:pPr>
            <w:r>
              <w:rPr>
                <w:rFonts w:ascii="Times New Roman" w:hAnsi="Times New Roman" w:cs="Times New Roman"/>
                <w:sz w:val="24"/>
                <w:szCs w:val="24"/>
              </w:rPr>
              <w:t>Phần công việc được giao</w:t>
            </w:r>
          </w:p>
        </w:tc>
        <w:tc>
          <w:tcPr>
            <w:tcW w:w="1980" w:type="dxa"/>
          </w:tcPr>
          <w:p w14:paraId="2FFDA4E9" w14:textId="77777777" w:rsidR="00665D0B" w:rsidRPr="00335972" w:rsidRDefault="00665D0B">
            <w:pPr>
              <w:tabs>
                <w:tab w:val="left" w:pos="3300"/>
              </w:tabs>
              <w:rPr>
                <w:rFonts w:ascii="Times New Roman" w:hAnsi="Times New Roman" w:cs="Times New Roman"/>
                <w:sz w:val="24"/>
                <w:szCs w:val="24"/>
              </w:rPr>
            </w:pPr>
            <w:r>
              <w:rPr>
                <w:rFonts w:ascii="Times New Roman" w:hAnsi="Times New Roman" w:cs="Times New Roman"/>
                <w:sz w:val="24"/>
                <w:szCs w:val="24"/>
              </w:rPr>
              <w:t>Mức độ hoàn thành</w:t>
            </w:r>
          </w:p>
        </w:tc>
        <w:tc>
          <w:tcPr>
            <w:tcW w:w="1800" w:type="dxa"/>
          </w:tcPr>
          <w:p w14:paraId="30AC460D" w14:textId="77777777" w:rsidR="00665D0B" w:rsidRPr="00335972" w:rsidRDefault="00665D0B">
            <w:pPr>
              <w:tabs>
                <w:tab w:val="left" w:pos="3300"/>
              </w:tabs>
              <w:rPr>
                <w:rFonts w:ascii="Times New Roman" w:hAnsi="Times New Roman" w:cs="Times New Roman"/>
                <w:sz w:val="24"/>
                <w:szCs w:val="24"/>
              </w:rPr>
            </w:pPr>
            <w:r>
              <w:rPr>
                <w:rFonts w:ascii="Times New Roman" w:hAnsi="Times New Roman" w:cs="Times New Roman"/>
                <w:sz w:val="24"/>
                <w:szCs w:val="24"/>
              </w:rPr>
              <w:t>Mức độ tích cực</w:t>
            </w:r>
          </w:p>
        </w:tc>
      </w:tr>
      <w:tr w:rsidR="00665D0B" w:rsidRPr="00335972" w14:paraId="7707D1D2" w14:textId="77777777" w:rsidTr="00E8157C">
        <w:tc>
          <w:tcPr>
            <w:tcW w:w="2965" w:type="dxa"/>
          </w:tcPr>
          <w:p w14:paraId="4353D121" w14:textId="77777777" w:rsidR="00665D0B" w:rsidRPr="00335972" w:rsidRDefault="00665D0B">
            <w:pPr>
              <w:tabs>
                <w:tab w:val="left" w:pos="3300"/>
              </w:tabs>
              <w:rPr>
                <w:rFonts w:ascii="Times New Roman" w:hAnsi="Times New Roman" w:cs="Times New Roman"/>
                <w:sz w:val="24"/>
                <w:szCs w:val="24"/>
              </w:rPr>
            </w:pPr>
            <w:r>
              <w:rPr>
                <w:rFonts w:ascii="Times New Roman" w:hAnsi="Times New Roman" w:cs="Times New Roman"/>
                <w:sz w:val="24"/>
                <w:szCs w:val="24"/>
              </w:rPr>
              <w:t>Trần Quốc Bảo</w:t>
            </w:r>
          </w:p>
        </w:tc>
        <w:tc>
          <w:tcPr>
            <w:tcW w:w="2250" w:type="dxa"/>
          </w:tcPr>
          <w:p w14:paraId="018AC425" w14:textId="2DE1F1DA" w:rsidR="00665D0B" w:rsidRPr="00335972" w:rsidRDefault="00670953">
            <w:pPr>
              <w:tabs>
                <w:tab w:val="left" w:pos="3300"/>
              </w:tabs>
              <w:rPr>
                <w:rFonts w:ascii="Times New Roman" w:hAnsi="Times New Roman" w:cs="Times New Roman"/>
                <w:sz w:val="24"/>
                <w:szCs w:val="24"/>
              </w:rPr>
            </w:pPr>
            <w:r>
              <w:rPr>
                <w:rFonts w:ascii="Times New Roman" w:hAnsi="Times New Roman" w:cs="Times New Roman"/>
                <w:sz w:val="24"/>
                <w:szCs w:val="24"/>
              </w:rPr>
              <w:t>1.1</w:t>
            </w:r>
            <w:r w:rsidR="00B077E6">
              <w:rPr>
                <w:rFonts w:ascii="Times New Roman" w:hAnsi="Times New Roman" w:cs="Times New Roman"/>
                <w:sz w:val="24"/>
                <w:szCs w:val="24"/>
              </w:rPr>
              <w:t>; 1.2; 1.6</w:t>
            </w:r>
          </w:p>
        </w:tc>
        <w:tc>
          <w:tcPr>
            <w:tcW w:w="1980" w:type="dxa"/>
          </w:tcPr>
          <w:p w14:paraId="43937B29" w14:textId="4D8E3DE1"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00" w:type="dxa"/>
          </w:tcPr>
          <w:p w14:paraId="0BE8A4D2" w14:textId="0679AAAC"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665D0B" w:rsidRPr="00335972" w14:paraId="0A98326A" w14:textId="77777777" w:rsidTr="00E8157C">
        <w:tc>
          <w:tcPr>
            <w:tcW w:w="2965" w:type="dxa"/>
          </w:tcPr>
          <w:p w14:paraId="020954B6" w14:textId="65EF10A3" w:rsidR="00665D0B"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Lương Ngọc Phương Uyên</w:t>
            </w:r>
          </w:p>
        </w:tc>
        <w:tc>
          <w:tcPr>
            <w:tcW w:w="2250" w:type="dxa"/>
          </w:tcPr>
          <w:p w14:paraId="3B03817D" w14:textId="19FFCBB9" w:rsidR="00665D0B" w:rsidRPr="00335972" w:rsidRDefault="00B077E6">
            <w:pPr>
              <w:tabs>
                <w:tab w:val="left" w:pos="3300"/>
              </w:tabs>
              <w:rPr>
                <w:rFonts w:ascii="Times New Roman" w:hAnsi="Times New Roman" w:cs="Times New Roman"/>
                <w:sz w:val="24"/>
                <w:szCs w:val="24"/>
              </w:rPr>
            </w:pPr>
            <w:r>
              <w:rPr>
                <w:rFonts w:ascii="Times New Roman" w:hAnsi="Times New Roman" w:cs="Times New Roman"/>
                <w:sz w:val="24"/>
                <w:szCs w:val="24"/>
              </w:rPr>
              <w:t>1.1; 1.2; 1.3</w:t>
            </w:r>
          </w:p>
        </w:tc>
        <w:tc>
          <w:tcPr>
            <w:tcW w:w="1980" w:type="dxa"/>
          </w:tcPr>
          <w:p w14:paraId="108B7B2C" w14:textId="6983BC8F"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00" w:type="dxa"/>
          </w:tcPr>
          <w:p w14:paraId="5200FA89" w14:textId="3D4137B1"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665D0B" w:rsidRPr="00335972" w14:paraId="1BCE1DED" w14:textId="77777777" w:rsidTr="00E8157C">
        <w:tc>
          <w:tcPr>
            <w:tcW w:w="2965" w:type="dxa"/>
          </w:tcPr>
          <w:p w14:paraId="0BD2BB6B" w14:textId="2A3DB47E" w:rsidR="00665D0B" w:rsidRPr="00335972" w:rsidRDefault="00665D0B">
            <w:pPr>
              <w:tabs>
                <w:tab w:val="left" w:pos="3300"/>
              </w:tabs>
              <w:rPr>
                <w:rFonts w:ascii="Times New Roman" w:hAnsi="Times New Roman" w:cs="Times New Roman"/>
                <w:sz w:val="24"/>
                <w:szCs w:val="24"/>
              </w:rPr>
            </w:pPr>
            <w:r>
              <w:rPr>
                <w:rFonts w:ascii="Times New Roman" w:hAnsi="Times New Roman" w:cs="Times New Roman"/>
                <w:sz w:val="24"/>
                <w:szCs w:val="24"/>
              </w:rPr>
              <w:t>Trần Vũ Quốc Anh</w:t>
            </w:r>
          </w:p>
        </w:tc>
        <w:tc>
          <w:tcPr>
            <w:tcW w:w="2250" w:type="dxa"/>
          </w:tcPr>
          <w:p w14:paraId="2E6CA01C" w14:textId="099561A1"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1.1; 1.2; 1.5</w:t>
            </w:r>
          </w:p>
        </w:tc>
        <w:tc>
          <w:tcPr>
            <w:tcW w:w="1980" w:type="dxa"/>
          </w:tcPr>
          <w:p w14:paraId="18471A68" w14:textId="5B6CE99F"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00" w:type="dxa"/>
          </w:tcPr>
          <w:p w14:paraId="7ACCBF26" w14:textId="0DC47325"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665D0B" w:rsidRPr="00335972" w14:paraId="70B9A875" w14:textId="77777777" w:rsidTr="00E8157C">
        <w:tc>
          <w:tcPr>
            <w:tcW w:w="2965" w:type="dxa"/>
          </w:tcPr>
          <w:p w14:paraId="4D5ED028" w14:textId="50198FF8" w:rsidR="00665D0B"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Mai Thy</w:t>
            </w:r>
          </w:p>
        </w:tc>
        <w:tc>
          <w:tcPr>
            <w:tcW w:w="2250" w:type="dxa"/>
          </w:tcPr>
          <w:p w14:paraId="49647E2D" w14:textId="3599136C"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1.1; 1.2; 1.3</w:t>
            </w:r>
          </w:p>
        </w:tc>
        <w:tc>
          <w:tcPr>
            <w:tcW w:w="1980" w:type="dxa"/>
          </w:tcPr>
          <w:p w14:paraId="2F49508D" w14:textId="2AA40A5F"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00" w:type="dxa"/>
          </w:tcPr>
          <w:p w14:paraId="2AA400A6" w14:textId="136FEFFA" w:rsidR="00665D0B"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bl>
    <w:p w14:paraId="6A789843" w14:textId="4F3CDF7F" w:rsidR="009347A0" w:rsidRPr="00335972" w:rsidRDefault="009347A0" w:rsidP="009347A0">
      <w:pPr>
        <w:tabs>
          <w:tab w:val="left" w:pos="3300"/>
        </w:tabs>
        <w:rPr>
          <w:rFonts w:ascii="Times New Roman" w:hAnsi="Times New Roman" w:cs="Times New Roman"/>
          <w:sz w:val="36"/>
          <w:szCs w:val="36"/>
        </w:rPr>
      </w:pPr>
      <w:r>
        <w:rPr>
          <w:rFonts w:ascii="Times New Roman" w:hAnsi="Times New Roman" w:cs="Times New Roman"/>
          <w:i/>
          <w:iCs/>
          <w:color w:val="000000"/>
          <w:sz w:val="24"/>
          <w:szCs w:val="24"/>
        </w:rPr>
        <w:br/>
      </w:r>
      <w:r>
        <w:rPr>
          <w:rFonts w:ascii="Times New Roman" w:hAnsi="Times New Roman" w:cs="Times New Roman"/>
          <w:sz w:val="28"/>
          <w:szCs w:val="28"/>
        </w:rPr>
        <w:t xml:space="preserve">LAB </w:t>
      </w:r>
      <w:r w:rsidR="00D819D7">
        <w:rPr>
          <w:rFonts w:ascii="Times New Roman" w:hAnsi="Times New Roman" w:cs="Times New Roman"/>
          <w:sz w:val="28"/>
          <w:szCs w:val="28"/>
        </w:rPr>
        <w:t>2</w:t>
      </w:r>
      <w:r>
        <w:rPr>
          <w:rFonts w:ascii="Times New Roman" w:hAnsi="Times New Roman" w:cs="Times New Roman"/>
          <w:sz w:val="28"/>
          <w:szCs w:val="28"/>
        </w:rPr>
        <w:t xml:space="preserve">: </w:t>
      </w:r>
      <w:r w:rsidR="00D819D7">
        <w:rPr>
          <w:rFonts w:ascii="Times New Roman" w:hAnsi="Times New Roman" w:cs="Times New Roman"/>
          <w:sz w:val="28"/>
          <w:szCs w:val="28"/>
        </w:rPr>
        <w:t>Mô hình hóa yêu cầu</w:t>
      </w:r>
      <w:r>
        <w:rPr>
          <w:rFonts w:ascii="Times New Roman" w:hAnsi="Times New Roman" w:cs="Times New Roman"/>
          <w:sz w:val="36"/>
          <w:szCs w:val="36"/>
        </w:rPr>
        <w:tab/>
      </w:r>
    </w:p>
    <w:tbl>
      <w:tblPr>
        <w:tblStyle w:val="TableGrid"/>
        <w:tblW w:w="0" w:type="auto"/>
        <w:tblLook w:val="04A0" w:firstRow="1" w:lastRow="0" w:firstColumn="1" w:lastColumn="0" w:noHBand="0" w:noVBand="1"/>
      </w:tblPr>
      <w:tblGrid>
        <w:gridCol w:w="2935"/>
        <w:gridCol w:w="2350"/>
        <w:gridCol w:w="1924"/>
        <w:gridCol w:w="1852"/>
      </w:tblGrid>
      <w:tr w:rsidR="00E8157C" w:rsidRPr="00335972" w14:paraId="438BAB59" w14:textId="77777777" w:rsidTr="00E8157C">
        <w:tc>
          <w:tcPr>
            <w:tcW w:w="2998" w:type="dxa"/>
          </w:tcPr>
          <w:p w14:paraId="2F763D4C"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Tên thành viên</w:t>
            </w:r>
          </w:p>
        </w:tc>
        <w:tc>
          <w:tcPr>
            <w:tcW w:w="2217" w:type="dxa"/>
          </w:tcPr>
          <w:p w14:paraId="661A6938"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Phần công việc được giao</w:t>
            </w:r>
          </w:p>
        </w:tc>
        <w:tc>
          <w:tcPr>
            <w:tcW w:w="1960" w:type="dxa"/>
          </w:tcPr>
          <w:p w14:paraId="1E4376AB"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Mức độ hoàn thành</w:t>
            </w:r>
          </w:p>
        </w:tc>
        <w:tc>
          <w:tcPr>
            <w:tcW w:w="1886" w:type="dxa"/>
          </w:tcPr>
          <w:p w14:paraId="1D2C3220"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Mức độ tích cực</w:t>
            </w:r>
          </w:p>
        </w:tc>
      </w:tr>
      <w:tr w:rsidR="00E8157C" w:rsidRPr="00335972" w14:paraId="7B7E7144" w14:textId="77777777" w:rsidTr="00E8157C">
        <w:tc>
          <w:tcPr>
            <w:tcW w:w="2998" w:type="dxa"/>
          </w:tcPr>
          <w:p w14:paraId="6039583C"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Quốc Bảo</w:t>
            </w:r>
          </w:p>
        </w:tc>
        <w:tc>
          <w:tcPr>
            <w:tcW w:w="2217" w:type="dxa"/>
          </w:tcPr>
          <w:p w14:paraId="12FAED03" w14:textId="1783B069" w:rsidR="009347A0" w:rsidRPr="00335972" w:rsidRDefault="00D402CD">
            <w:pPr>
              <w:tabs>
                <w:tab w:val="left" w:pos="3300"/>
              </w:tabs>
              <w:rPr>
                <w:rFonts w:ascii="Times New Roman" w:hAnsi="Times New Roman" w:cs="Times New Roman"/>
                <w:sz w:val="24"/>
                <w:szCs w:val="24"/>
              </w:rPr>
            </w:pPr>
            <w:r>
              <w:rPr>
                <w:rFonts w:ascii="Times New Roman" w:hAnsi="Times New Roman" w:cs="Times New Roman"/>
                <w:sz w:val="24"/>
                <w:szCs w:val="24"/>
              </w:rPr>
              <w:t>2.1;</w:t>
            </w:r>
            <w:r w:rsidR="00584C5D">
              <w:rPr>
                <w:rFonts w:ascii="Times New Roman" w:hAnsi="Times New Roman" w:cs="Times New Roman"/>
                <w:sz w:val="24"/>
                <w:szCs w:val="24"/>
              </w:rPr>
              <w:t>2.2;2.3;2.4;2.6;2.7</w:t>
            </w:r>
          </w:p>
        </w:tc>
        <w:tc>
          <w:tcPr>
            <w:tcW w:w="1960" w:type="dxa"/>
          </w:tcPr>
          <w:p w14:paraId="3F633F31" w14:textId="149F5BAF"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86" w:type="dxa"/>
          </w:tcPr>
          <w:p w14:paraId="5D7C0FFE" w14:textId="5E8CFEBC"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E8157C" w:rsidRPr="00335972" w14:paraId="3B301E64" w14:textId="77777777" w:rsidTr="00E8157C">
        <w:tc>
          <w:tcPr>
            <w:tcW w:w="2998" w:type="dxa"/>
          </w:tcPr>
          <w:p w14:paraId="3CCC306B"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Lương Ngọc Phương Uyên</w:t>
            </w:r>
          </w:p>
        </w:tc>
        <w:tc>
          <w:tcPr>
            <w:tcW w:w="2217" w:type="dxa"/>
          </w:tcPr>
          <w:p w14:paraId="006A5650" w14:textId="30C34A9D" w:rsidR="009347A0" w:rsidRPr="00335972" w:rsidRDefault="00584C5D">
            <w:pPr>
              <w:tabs>
                <w:tab w:val="left" w:pos="3300"/>
              </w:tabs>
              <w:rPr>
                <w:rFonts w:ascii="Times New Roman" w:hAnsi="Times New Roman" w:cs="Times New Roman"/>
                <w:sz w:val="24"/>
                <w:szCs w:val="24"/>
              </w:rPr>
            </w:pPr>
            <w:r>
              <w:rPr>
                <w:rFonts w:ascii="Times New Roman" w:hAnsi="Times New Roman" w:cs="Times New Roman"/>
                <w:sz w:val="24"/>
                <w:szCs w:val="24"/>
              </w:rPr>
              <w:t>2.1;2.2;2.3</w:t>
            </w:r>
          </w:p>
        </w:tc>
        <w:tc>
          <w:tcPr>
            <w:tcW w:w="1960" w:type="dxa"/>
          </w:tcPr>
          <w:p w14:paraId="0A7DDB96" w14:textId="1C391490"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86" w:type="dxa"/>
          </w:tcPr>
          <w:p w14:paraId="195DB687" w14:textId="510893DD"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E8157C" w:rsidRPr="00335972" w14:paraId="6E5D954A" w14:textId="77777777" w:rsidTr="00E8157C">
        <w:tc>
          <w:tcPr>
            <w:tcW w:w="2998" w:type="dxa"/>
          </w:tcPr>
          <w:p w14:paraId="400AAD25"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Vũ Quốc Anh</w:t>
            </w:r>
          </w:p>
        </w:tc>
        <w:tc>
          <w:tcPr>
            <w:tcW w:w="2217" w:type="dxa"/>
          </w:tcPr>
          <w:p w14:paraId="74A13942" w14:textId="07EDD5BF" w:rsidR="009347A0" w:rsidRPr="00335972" w:rsidRDefault="00D402CD">
            <w:pPr>
              <w:tabs>
                <w:tab w:val="left" w:pos="3300"/>
              </w:tabs>
              <w:rPr>
                <w:rFonts w:ascii="Times New Roman" w:hAnsi="Times New Roman" w:cs="Times New Roman"/>
                <w:sz w:val="24"/>
                <w:szCs w:val="24"/>
              </w:rPr>
            </w:pPr>
            <w:r>
              <w:rPr>
                <w:rFonts w:ascii="Times New Roman" w:hAnsi="Times New Roman" w:cs="Times New Roman"/>
                <w:sz w:val="24"/>
                <w:szCs w:val="24"/>
              </w:rPr>
              <w:t>2.</w:t>
            </w:r>
            <w:r w:rsidR="00584C5D">
              <w:rPr>
                <w:rFonts w:ascii="Times New Roman" w:hAnsi="Times New Roman" w:cs="Times New Roman"/>
                <w:sz w:val="24"/>
                <w:szCs w:val="24"/>
              </w:rPr>
              <w:t>3;</w:t>
            </w:r>
            <w:r>
              <w:rPr>
                <w:rFonts w:ascii="Times New Roman" w:hAnsi="Times New Roman" w:cs="Times New Roman"/>
                <w:sz w:val="24"/>
                <w:szCs w:val="24"/>
              </w:rPr>
              <w:t>2.5;2.</w:t>
            </w:r>
            <w:r w:rsidR="00584C5D">
              <w:rPr>
                <w:rFonts w:ascii="Times New Roman" w:hAnsi="Times New Roman" w:cs="Times New Roman"/>
                <w:sz w:val="24"/>
                <w:szCs w:val="24"/>
              </w:rPr>
              <w:t>7;2.8</w:t>
            </w:r>
          </w:p>
        </w:tc>
        <w:tc>
          <w:tcPr>
            <w:tcW w:w="1960" w:type="dxa"/>
          </w:tcPr>
          <w:p w14:paraId="681E8A7E" w14:textId="758D7700"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86" w:type="dxa"/>
          </w:tcPr>
          <w:p w14:paraId="76B3E4CD" w14:textId="27C3C93C"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90%</w:t>
            </w:r>
          </w:p>
        </w:tc>
      </w:tr>
      <w:tr w:rsidR="00E8157C" w:rsidRPr="00335972" w14:paraId="5E600A29" w14:textId="77777777" w:rsidTr="00E8157C">
        <w:tc>
          <w:tcPr>
            <w:tcW w:w="2998" w:type="dxa"/>
          </w:tcPr>
          <w:p w14:paraId="17352BCD"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Mai Thy</w:t>
            </w:r>
          </w:p>
        </w:tc>
        <w:tc>
          <w:tcPr>
            <w:tcW w:w="2217" w:type="dxa"/>
          </w:tcPr>
          <w:p w14:paraId="6DDE0AF2" w14:textId="1BFE4F27" w:rsidR="009347A0" w:rsidRPr="00335972" w:rsidRDefault="00584C5D">
            <w:pPr>
              <w:tabs>
                <w:tab w:val="left" w:pos="3300"/>
              </w:tabs>
              <w:rPr>
                <w:rFonts w:ascii="Times New Roman" w:hAnsi="Times New Roman" w:cs="Times New Roman"/>
                <w:sz w:val="24"/>
                <w:szCs w:val="24"/>
              </w:rPr>
            </w:pPr>
            <w:r>
              <w:rPr>
                <w:rFonts w:ascii="Times New Roman" w:hAnsi="Times New Roman" w:cs="Times New Roman"/>
                <w:sz w:val="24"/>
                <w:szCs w:val="24"/>
              </w:rPr>
              <w:t>2.1;2.2;2.3</w:t>
            </w:r>
          </w:p>
        </w:tc>
        <w:tc>
          <w:tcPr>
            <w:tcW w:w="1960" w:type="dxa"/>
          </w:tcPr>
          <w:p w14:paraId="7A56DDF2" w14:textId="1DBC5A06"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86" w:type="dxa"/>
          </w:tcPr>
          <w:p w14:paraId="718D8CD0" w14:textId="2857ABD0" w:rsidR="009347A0" w:rsidRPr="00335972" w:rsidRDefault="000C28E6">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bl>
    <w:p w14:paraId="38036AAC" w14:textId="7014B35B" w:rsidR="009347A0" w:rsidRPr="00335972" w:rsidRDefault="009347A0" w:rsidP="009347A0">
      <w:pPr>
        <w:tabs>
          <w:tab w:val="left" w:pos="3300"/>
        </w:tabs>
        <w:rPr>
          <w:rFonts w:ascii="Times New Roman" w:hAnsi="Times New Roman" w:cs="Times New Roman"/>
          <w:sz w:val="36"/>
          <w:szCs w:val="36"/>
        </w:rPr>
      </w:pPr>
      <w:r>
        <w:rPr>
          <w:rFonts w:ascii="Times New Roman" w:hAnsi="Times New Roman" w:cs="Times New Roman"/>
          <w:i/>
          <w:iCs/>
          <w:color w:val="000000"/>
          <w:sz w:val="24"/>
          <w:szCs w:val="24"/>
        </w:rPr>
        <w:br/>
      </w:r>
      <w:r>
        <w:rPr>
          <w:rFonts w:ascii="Times New Roman" w:hAnsi="Times New Roman" w:cs="Times New Roman"/>
          <w:sz w:val="28"/>
          <w:szCs w:val="28"/>
        </w:rPr>
        <w:t xml:space="preserve">LAB </w:t>
      </w:r>
      <w:r w:rsidR="00D819D7">
        <w:rPr>
          <w:rFonts w:ascii="Times New Roman" w:hAnsi="Times New Roman" w:cs="Times New Roman"/>
          <w:sz w:val="28"/>
          <w:szCs w:val="28"/>
        </w:rPr>
        <w:t>3</w:t>
      </w:r>
      <w:r>
        <w:rPr>
          <w:rFonts w:ascii="Times New Roman" w:hAnsi="Times New Roman" w:cs="Times New Roman"/>
          <w:sz w:val="28"/>
          <w:szCs w:val="28"/>
        </w:rPr>
        <w:t xml:space="preserve">: </w:t>
      </w:r>
      <w:r w:rsidR="00D819D7">
        <w:rPr>
          <w:rFonts w:ascii="Times New Roman" w:hAnsi="Times New Roman" w:cs="Times New Roman"/>
          <w:sz w:val="28"/>
          <w:szCs w:val="28"/>
        </w:rPr>
        <w:t>Thiết kế dữ liệu</w:t>
      </w:r>
      <w:r>
        <w:rPr>
          <w:rFonts w:ascii="Times New Roman" w:hAnsi="Times New Roman" w:cs="Times New Roman"/>
          <w:sz w:val="36"/>
          <w:szCs w:val="36"/>
        </w:rPr>
        <w:tab/>
      </w:r>
    </w:p>
    <w:tbl>
      <w:tblPr>
        <w:tblStyle w:val="TableGrid"/>
        <w:tblW w:w="0" w:type="auto"/>
        <w:tblLook w:val="04A0" w:firstRow="1" w:lastRow="0" w:firstColumn="1" w:lastColumn="0" w:noHBand="0" w:noVBand="1"/>
      </w:tblPr>
      <w:tblGrid>
        <w:gridCol w:w="2965"/>
        <w:gridCol w:w="2250"/>
        <w:gridCol w:w="1980"/>
        <w:gridCol w:w="1822"/>
      </w:tblGrid>
      <w:tr w:rsidR="009347A0" w:rsidRPr="00335972" w14:paraId="08438550" w14:textId="77777777" w:rsidTr="00E8157C">
        <w:tc>
          <w:tcPr>
            <w:tcW w:w="2965" w:type="dxa"/>
          </w:tcPr>
          <w:p w14:paraId="76202AA3"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Tên thành viên</w:t>
            </w:r>
          </w:p>
        </w:tc>
        <w:tc>
          <w:tcPr>
            <w:tcW w:w="2250" w:type="dxa"/>
          </w:tcPr>
          <w:p w14:paraId="4B10AD78"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Phần công việc được giao</w:t>
            </w:r>
          </w:p>
        </w:tc>
        <w:tc>
          <w:tcPr>
            <w:tcW w:w="1980" w:type="dxa"/>
          </w:tcPr>
          <w:p w14:paraId="59DBB0FB"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Mức độ hoàn thành</w:t>
            </w:r>
          </w:p>
        </w:tc>
        <w:tc>
          <w:tcPr>
            <w:tcW w:w="1822" w:type="dxa"/>
          </w:tcPr>
          <w:p w14:paraId="5C216599"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Mức độ tích cực</w:t>
            </w:r>
          </w:p>
        </w:tc>
      </w:tr>
      <w:tr w:rsidR="009347A0" w:rsidRPr="00335972" w14:paraId="7A5EB4E5" w14:textId="77777777" w:rsidTr="00E8157C">
        <w:tc>
          <w:tcPr>
            <w:tcW w:w="2965" w:type="dxa"/>
          </w:tcPr>
          <w:p w14:paraId="215E02AA"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Quốc Bảo</w:t>
            </w:r>
          </w:p>
        </w:tc>
        <w:tc>
          <w:tcPr>
            <w:tcW w:w="2250" w:type="dxa"/>
          </w:tcPr>
          <w:p w14:paraId="2E98FADE" w14:textId="7A6750DC" w:rsidR="009347A0" w:rsidRPr="00335972" w:rsidRDefault="00E8157C">
            <w:pPr>
              <w:tabs>
                <w:tab w:val="left" w:pos="3300"/>
              </w:tabs>
              <w:rPr>
                <w:rFonts w:ascii="Times New Roman" w:hAnsi="Times New Roman" w:cs="Times New Roman"/>
                <w:sz w:val="24"/>
                <w:szCs w:val="24"/>
              </w:rPr>
            </w:pPr>
            <w:r>
              <w:rPr>
                <w:rFonts w:ascii="Times New Roman" w:hAnsi="Times New Roman" w:cs="Times New Roman"/>
                <w:sz w:val="24"/>
                <w:szCs w:val="24"/>
              </w:rPr>
              <w:t>Góp ý</w:t>
            </w:r>
          </w:p>
        </w:tc>
        <w:tc>
          <w:tcPr>
            <w:tcW w:w="1980" w:type="dxa"/>
          </w:tcPr>
          <w:p w14:paraId="3DDCD896" w14:textId="77777777" w:rsidR="009347A0" w:rsidRPr="00335972" w:rsidRDefault="009347A0">
            <w:pPr>
              <w:tabs>
                <w:tab w:val="left" w:pos="3300"/>
              </w:tabs>
              <w:rPr>
                <w:rFonts w:ascii="Times New Roman" w:hAnsi="Times New Roman" w:cs="Times New Roman"/>
                <w:sz w:val="24"/>
                <w:szCs w:val="24"/>
              </w:rPr>
            </w:pPr>
          </w:p>
        </w:tc>
        <w:tc>
          <w:tcPr>
            <w:tcW w:w="1822" w:type="dxa"/>
          </w:tcPr>
          <w:p w14:paraId="5C6DC656" w14:textId="77777777" w:rsidR="009347A0" w:rsidRPr="00335972" w:rsidRDefault="009347A0">
            <w:pPr>
              <w:tabs>
                <w:tab w:val="left" w:pos="3300"/>
              </w:tabs>
              <w:rPr>
                <w:rFonts w:ascii="Times New Roman" w:hAnsi="Times New Roman" w:cs="Times New Roman"/>
                <w:sz w:val="24"/>
                <w:szCs w:val="24"/>
              </w:rPr>
            </w:pPr>
          </w:p>
        </w:tc>
      </w:tr>
      <w:tr w:rsidR="009347A0" w:rsidRPr="00335972" w14:paraId="598A5064" w14:textId="77777777" w:rsidTr="00E8157C">
        <w:tc>
          <w:tcPr>
            <w:tcW w:w="2965" w:type="dxa"/>
          </w:tcPr>
          <w:p w14:paraId="1E4EA55D"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Lương Ngọc Phương Uyên</w:t>
            </w:r>
          </w:p>
        </w:tc>
        <w:tc>
          <w:tcPr>
            <w:tcW w:w="2250" w:type="dxa"/>
          </w:tcPr>
          <w:p w14:paraId="4A2A911D" w14:textId="39F76996" w:rsidR="009347A0" w:rsidRPr="00335972" w:rsidRDefault="00E8157C">
            <w:pPr>
              <w:tabs>
                <w:tab w:val="left" w:pos="3300"/>
              </w:tabs>
              <w:rPr>
                <w:rFonts w:ascii="Times New Roman" w:hAnsi="Times New Roman" w:cs="Times New Roman"/>
                <w:sz w:val="24"/>
                <w:szCs w:val="24"/>
              </w:rPr>
            </w:pPr>
            <w:r>
              <w:rPr>
                <w:rFonts w:ascii="Times New Roman" w:hAnsi="Times New Roman" w:cs="Times New Roman"/>
                <w:sz w:val="24"/>
                <w:szCs w:val="24"/>
              </w:rPr>
              <w:t>3.3</w:t>
            </w:r>
          </w:p>
        </w:tc>
        <w:tc>
          <w:tcPr>
            <w:tcW w:w="1980" w:type="dxa"/>
          </w:tcPr>
          <w:p w14:paraId="5E0DE571" w14:textId="181C1923" w:rsidR="009347A0" w:rsidRPr="00335972" w:rsidRDefault="00C15DBE">
            <w:pPr>
              <w:tabs>
                <w:tab w:val="left" w:pos="3300"/>
              </w:tabs>
              <w:rPr>
                <w:rFonts w:ascii="Times New Roman" w:hAnsi="Times New Roman" w:cs="Times New Roman"/>
                <w:sz w:val="24"/>
                <w:szCs w:val="24"/>
              </w:rPr>
            </w:pPr>
            <w:r w:rsidRPr="00C15DBE">
              <w:rPr>
                <w:rFonts w:ascii="Times New Roman" w:hAnsi="Times New Roman" w:cs="Times New Roman"/>
                <w:sz w:val="24"/>
                <w:szCs w:val="24"/>
              </w:rPr>
              <w:t>100%</w:t>
            </w:r>
          </w:p>
        </w:tc>
        <w:tc>
          <w:tcPr>
            <w:tcW w:w="1822" w:type="dxa"/>
          </w:tcPr>
          <w:p w14:paraId="56280D12" w14:textId="58927A77" w:rsidR="009347A0" w:rsidRPr="00335972" w:rsidRDefault="00C15DBE">
            <w:pPr>
              <w:tabs>
                <w:tab w:val="left" w:pos="3300"/>
              </w:tabs>
              <w:rPr>
                <w:rFonts w:ascii="Times New Roman" w:hAnsi="Times New Roman" w:cs="Times New Roman"/>
                <w:sz w:val="24"/>
                <w:szCs w:val="24"/>
              </w:rPr>
            </w:pPr>
            <w:r w:rsidRPr="00C15DBE">
              <w:rPr>
                <w:rFonts w:ascii="Times New Roman" w:hAnsi="Times New Roman" w:cs="Times New Roman"/>
                <w:sz w:val="24"/>
                <w:szCs w:val="24"/>
              </w:rPr>
              <w:t>100%</w:t>
            </w:r>
          </w:p>
        </w:tc>
      </w:tr>
      <w:tr w:rsidR="009347A0" w:rsidRPr="00335972" w14:paraId="28F7D70E" w14:textId="77777777" w:rsidTr="00E8157C">
        <w:tc>
          <w:tcPr>
            <w:tcW w:w="2965" w:type="dxa"/>
          </w:tcPr>
          <w:p w14:paraId="2A3AF8E7"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Vũ Quốc Anh</w:t>
            </w:r>
          </w:p>
        </w:tc>
        <w:tc>
          <w:tcPr>
            <w:tcW w:w="2250" w:type="dxa"/>
          </w:tcPr>
          <w:p w14:paraId="336B70F6" w14:textId="530889CF" w:rsidR="009347A0" w:rsidRPr="00335972" w:rsidRDefault="00820583">
            <w:pPr>
              <w:tabs>
                <w:tab w:val="left" w:pos="3300"/>
              </w:tabs>
              <w:rPr>
                <w:rFonts w:ascii="Times New Roman" w:hAnsi="Times New Roman" w:cs="Times New Roman"/>
                <w:sz w:val="24"/>
                <w:szCs w:val="24"/>
              </w:rPr>
            </w:pPr>
            <w:r>
              <w:rPr>
                <w:rFonts w:ascii="Times New Roman" w:hAnsi="Times New Roman" w:cs="Times New Roman"/>
                <w:sz w:val="24"/>
                <w:szCs w:val="24"/>
              </w:rPr>
              <w:t>3.2</w:t>
            </w:r>
          </w:p>
        </w:tc>
        <w:tc>
          <w:tcPr>
            <w:tcW w:w="1980" w:type="dxa"/>
          </w:tcPr>
          <w:p w14:paraId="3BD96C4D" w14:textId="458C1919" w:rsidR="009347A0" w:rsidRPr="00335972" w:rsidRDefault="00820583">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22" w:type="dxa"/>
          </w:tcPr>
          <w:p w14:paraId="1F1CA522" w14:textId="61B308E3" w:rsidR="009347A0" w:rsidRPr="00335972" w:rsidRDefault="00820583">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9347A0" w:rsidRPr="00335972" w14:paraId="6148EE86" w14:textId="77777777" w:rsidTr="00E8157C">
        <w:tc>
          <w:tcPr>
            <w:tcW w:w="2965" w:type="dxa"/>
          </w:tcPr>
          <w:p w14:paraId="4701F56C"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Mai Thy</w:t>
            </w:r>
          </w:p>
        </w:tc>
        <w:tc>
          <w:tcPr>
            <w:tcW w:w="2250" w:type="dxa"/>
          </w:tcPr>
          <w:p w14:paraId="3131190F" w14:textId="662BB6A2" w:rsidR="009347A0" w:rsidRPr="00335972" w:rsidRDefault="00060A47">
            <w:pPr>
              <w:tabs>
                <w:tab w:val="left" w:pos="3300"/>
              </w:tabs>
              <w:rPr>
                <w:rFonts w:ascii="Times New Roman" w:hAnsi="Times New Roman" w:cs="Times New Roman"/>
                <w:sz w:val="24"/>
                <w:szCs w:val="24"/>
              </w:rPr>
            </w:pPr>
            <w:r>
              <w:rPr>
                <w:rFonts w:ascii="Times New Roman" w:hAnsi="Times New Roman" w:cs="Times New Roman"/>
                <w:sz w:val="24"/>
                <w:szCs w:val="24"/>
              </w:rPr>
              <w:t xml:space="preserve">Lab 3 </w:t>
            </w:r>
          </w:p>
        </w:tc>
        <w:tc>
          <w:tcPr>
            <w:tcW w:w="1980" w:type="dxa"/>
          </w:tcPr>
          <w:p w14:paraId="439B32B6" w14:textId="534E2C18" w:rsidR="009347A0" w:rsidRPr="00335972" w:rsidRDefault="00060A4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22" w:type="dxa"/>
          </w:tcPr>
          <w:p w14:paraId="33F536ED" w14:textId="49F4F0DD" w:rsidR="009347A0" w:rsidRPr="00335972" w:rsidRDefault="00060A4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bl>
    <w:p w14:paraId="45BE8344" w14:textId="77777777" w:rsidR="00276E84" w:rsidRDefault="00276E84" w:rsidP="009347A0">
      <w:pPr>
        <w:tabs>
          <w:tab w:val="left" w:pos="3300"/>
        </w:tabs>
        <w:rPr>
          <w:rFonts w:ascii="Times New Roman" w:hAnsi="Times New Roman" w:cs="Times New Roman"/>
          <w:i/>
          <w:iCs/>
          <w:color w:val="000000"/>
          <w:sz w:val="24"/>
          <w:szCs w:val="24"/>
        </w:rPr>
      </w:pPr>
    </w:p>
    <w:p w14:paraId="032A2001" w14:textId="77777777" w:rsidR="00276E84" w:rsidRDefault="00276E84" w:rsidP="009347A0">
      <w:pPr>
        <w:tabs>
          <w:tab w:val="left" w:pos="3300"/>
        </w:tabs>
        <w:rPr>
          <w:rFonts w:ascii="Times New Roman" w:hAnsi="Times New Roman" w:cs="Times New Roman"/>
          <w:i/>
          <w:iCs/>
          <w:color w:val="000000"/>
          <w:sz w:val="24"/>
          <w:szCs w:val="24"/>
        </w:rPr>
      </w:pPr>
    </w:p>
    <w:p w14:paraId="7E5A5253" w14:textId="77777777" w:rsidR="00E8157C" w:rsidRDefault="00E8157C" w:rsidP="009347A0">
      <w:pPr>
        <w:tabs>
          <w:tab w:val="left" w:pos="3300"/>
        </w:tabs>
        <w:rPr>
          <w:rFonts w:ascii="Times New Roman" w:hAnsi="Times New Roman" w:cs="Times New Roman"/>
          <w:i/>
          <w:iCs/>
          <w:color w:val="000000"/>
          <w:sz w:val="24"/>
          <w:szCs w:val="24"/>
        </w:rPr>
      </w:pPr>
    </w:p>
    <w:p w14:paraId="4B97A4F1" w14:textId="77777777" w:rsidR="00E8157C" w:rsidRDefault="00E8157C" w:rsidP="009347A0">
      <w:pPr>
        <w:tabs>
          <w:tab w:val="left" w:pos="3300"/>
        </w:tabs>
        <w:rPr>
          <w:rFonts w:ascii="Times New Roman" w:hAnsi="Times New Roman" w:cs="Times New Roman"/>
          <w:i/>
          <w:iCs/>
          <w:color w:val="000000"/>
          <w:sz w:val="24"/>
          <w:szCs w:val="24"/>
        </w:rPr>
      </w:pPr>
    </w:p>
    <w:p w14:paraId="03B138B9" w14:textId="77777777" w:rsidR="00A25EEE" w:rsidRDefault="00A25EEE" w:rsidP="009347A0">
      <w:pPr>
        <w:tabs>
          <w:tab w:val="left" w:pos="3300"/>
        </w:tabs>
        <w:rPr>
          <w:rFonts w:ascii="Times New Roman" w:hAnsi="Times New Roman" w:cs="Times New Roman"/>
          <w:i/>
          <w:iCs/>
          <w:color w:val="000000"/>
          <w:sz w:val="24"/>
          <w:szCs w:val="24"/>
        </w:rPr>
      </w:pPr>
    </w:p>
    <w:p w14:paraId="440B6CFD" w14:textId="652AC409" w:rsidR="009347A0" w:rsidRPr="00335972" w:rsidRDefault="009347A0" w:rsidP="009347A0">
      <w:pPr>
        <w:tabs>
          <w:tab w:val="left" w:pos="3300"/>
        </w:tabs>
        <w:rPr>
          <w:rFonts w:ascii="Times New Roman" w:hAnsi="Times New Roman" w:cs="Times New Roman"/>
          <w:sz w:val="36"/>
          <w:szCs w:val="36"/>
        </w:rPr>
      </w:pPr>
      <w:r>
        <w:rPr>
          <w:rFonts w:ascii="Times New Roman" w:hAnsi="Times New Roman" w:cs="Times New Roman"/>
          <w:i/>
          <w:iCs/>
          <w:color w:val="000000"/>
          <w:sz w:val="24"/>
          <w:szCs w:val="24"/>
        </w:rPr>
        <w:lastRenderedPageBreak/>
        <w:br/>
      </w:r>
      <w:r>
        <w:rPr>
          <w:rFonts w:ascii="Times New Roman" w:hAnsi="Times New Roman" w:cs="Times New Roman"/>
          <w:sz w:val="28"/>
          <w:szCs w:val="28"/>
        </w:rPr>
        <w:t xml:space="preserve">LAB </w:t>
      </w:r>
      <w:r w:rsidR="00D819D7">
        <w:rPr>
          <w:rFonts w:ascii="Times New Roman" w:hAnsi="Times New Roman" w:cs="Times New Roman"/>
          <w:sz w:val="28"/>
          <w:szCs w:val="28"/>
        </w:rPr>
        <w:t>4</w:t>
      </w:r>
      <w:r>
        <w:rPr>
          <w:rFonts w:ascii="Times New Roman" w:hAnsi="Times New Roman" w:cs="Times New Roman"/>
          <w:sz w:val="28"/>
          <w:szCs w:val="28"/>
        </w:rPr>
        <w:t xml:space="preserve">: </w:t>
      </w:r>
      <w:r w:rsidR="00D819D7">
        <w:rPr>
          <w:rFonts w:ascii="Times New Roman" w:hAnsi="Times New Roman" w:cs="Times New Roman"/>
          <w:sz w:val="28"/>
          <w:szCs w:val="28"/>
        </w:rPr>
        <w:t>Thiết kế giao diện</w:t>
      </w:r>
      <w:r>
        <w:rPr>
          <w:rFonts w:ascii="Times New Roman" w:hAnsi="Times New Roman" w:cs="Times New Roman"/>
          <w:sz w:val="36"/>
          <w:szCs w:val="36"/>
        </w:rPr>
        <w:tab/>
      </w:r>
    </w:p>
    <w:tbl>
      <w:tblPr>
        <w:tblStyle w:val="TableGrid"/>
        <w:tblW w:w="0" w:type="auto"/>
        <w:tblLook w:val="04A0" w:firstRow="1" w:lastRow="0" w:firstColumn="1" w:lastColumn="0" w:noHBand="0" w:noVBand="1"/>
      </w:tblPr>
      <w:tblGrid>
        <w:gridCol w:w="2965"/>
        <w:gridCol w:w="2250"/>
        <w:gridCol w:w="1980"/>
        <w:gridCol w:w="1822"/>
      </w:tblGrid>
      <w:tr w:rsidR="009347A0" w:rsidRPr="00335972" w14:paraId="48301AEE" w14:textId="77777777" w:rsidTr="00E8157C">
        <w:tc>
          <w:tcPr>
            <w:tcW w:w="2965" w:type="dxa"/>
          </w:tcPr>
          <w:p w14:paraId="05610DEA"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Tên thành viên</w:t>
            </w:r>
          </w:p>
        </w:tc>
        <w:tc>
          <w:tcPr>
            <w:tcW w:w="2250" w:type="dxa"/>
          </w:tcPr>
          <w:p w14:paraId="775F81FA"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Phần công việc được giao</w:t>
            </w:r>
          </w:p>
        </w:tc>
        <w:tc>
          <w:tcPr>
            <w:tcW w:w="1980" w:type="dxa"/>
          </w:tcPr>
          <w:p w14:paraId="260A47F6"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Mức độ hoàn thành</w:t>
            </w:r>
          </w:p>
        </w:tc>
        <w:tc>
          <w:tcPr>
            <w:tcW w:w="1822" w:type="dxa"/>
          </w:tcPr>
          <w:p w14:paraId="737770D2"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Mức độ tích cực</w:t>
            </w:r>
          </w:p>
        </w:tc>
      </w:tr>
      <w:tr w:rsidR="009347A0" w:rsidRPr="00335972" w14:paraId="4CD32E1B" w14:textId="77777777" w:rsidTr="00E8157C">
        <w:tc>
          <w:tcPr>
            <w:tcW w:w="2965" w:type="dxa"/>
          </w:tcPr>
          <w:p w14:paraId="7885F300"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Quốc Bảo</w:t>
            </w:r>
          </w:p>
        </w:tc>
        <w:tc>
          <w:tcPr>
            <w:tcW w:w="2250" w:type="dxa"/>
          </w:tcPr>
          <w:p w14:paraId="45C83F56" w14:textId="77777777" w:rsidR="009347A0" w:rsidRPr="00335972" w:rsidRDefault="009347A0">
            <w:pPr>
              <w:tabs>
                <w:tab w:val="left" w:pos="3300"/>
              </w:tabs>
              <w:rPr>
                <w:rFonts w:ascii="Times New Roman" w:hAnsi="Times New Roman" w:cs="Times New Roman"/>
                <w:sz w:val="24"/>
                <w:szCs w:val="24"/>
              </w:rPr>
            </w:pPr>
          </w:p>
        </w:tc>
        <w:tc>
          <w:tcPr>
            <w:tcW w:w="1980" w:type="dxa"/>
          </w:tcPr>
          <w:p w14:paraId="2E32954B" w14:textId="77777777" w:rsidR="009347A0" w:rsidRPr="00335972" w:rsidRDefault="009347A0">
            <w:pPr>
              <w:tabs>
                <w:tab w:val="left" w:pos="3300"/>
              </w:tabs>
              <w:rPr>
                <w:rFonts w:ascii="Times New Roman" w:hAnsi="Times New Roman" w:cs="Times New Roman"/>
                <w:sz w:val="24"/>
                <w:szCs w:val="24"/>
              </w:rPr>
            </w:pPr>
          </w:p>
        </w:tc>
        <w:tc>
          <w:tcPr>
            <w:tcW w:w="1822" w:type="dxa"/>
          </w:tcPr>
          <w:p w14:paraId="659629EC" w14:textId="77777777" w:rsidR="009347A0" w:rsidRPr="00335972" w:rsidRDefault="009347A0">
            <w:pPr>
              <w:tabs>
                <w:tab w:val="left" w:pos="3300"/>
              </w:tabs>
              <w:rPr>
                <w:rFonts w:ascii="Times New Roman" w:hAnsi="Times New Roman" w:cs="Times New Roman"/>
                <w:sz w:val="24"/>
                <w:szCs w:val="24"/>
              </w:rPr>
            </w:pPr>
          </w:p>
        </w:tc>
      </w:tr>
      <w:tr w:rsidR="009347A0" w:rsidRPr="00335972" w14:paraId="722C90AA" w14:textId="77777777" w:rsidTr="00E8157C">
        <w:tc>
          <w:tcPr>
            <w:tcW w:w="2965" w:type="dxa"/>
          </w:tcPr>
          <w:p w14:paraId="5C9CA6CF"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Lương Ngọc Phương Uyên</w:t>
            </w:r>
          </w:p>
        </w:tc>
        <w:tc>
          <w:tcPr>
            <w:tcW w:w="2250" w:type="dxa"/>
          </w:tcPr>
          <w:p w14:paraId="00B84DB6" w14:textId="0BB6F9A5" w:rsidR="009347A0" w:rsidRPr="00335972" w:rsidRDefault="005E3C15">
            <w:pPr>
              <w:tabs>
                <w:tab w:val="left" w:pos="3300"/>
              </w:tabs>
              <w:rPr>
                <w:rFonts w:ascii="Times New Roman" w:hAnsi="Times New Roman" w:cs="Times New Roman"/>
                <w:sz w:val="24"/>
                <w:szCs w:val="24"/>
              </w:rPr>
            </w:pPr>
            <w:r>
              <w:rPr>
                <w:rFonts w:ascii="Times New Roman" w:hAnsi="Times New Roman" w:cs="Times New Roman"/>
                <w:sz w:val="24"/>
                <w:szCs w:val="24"/>
              </w:rPr>
              <w:t>4.1; 4.2; 4.3</w:t>
            </w:r>
          </w:p>
        </w:tc>
        <w:tc>
          <w:tcPr>
            <w:tcW w:w="1980" w:type="dxa"/>
          </w:tcPr>
          <w:p w14:paraId="3989F1EB" w14:textId="214785BC" w:rsidR="009347A0" w:rsidRPr="00335972" w:rsidRDefault="005E3C15">
            <w:pPr>
              <w:tabs>
                <w:tab w:val="left" w:pos="3300"/>
              </w:tabs>
              <w:rPr>
                <w:rFonts w:ascii="Times New Roman" w:hAnsi="Times New Roman" w:cs="Times New Roman"/>
                <w:sz w:val="24"/>
                <w:szCs w:val="24"/>
              </w:rPr>
            </w:pPr>
            <w:r w:rsidRPr="005E3C15">
              <w:rPr>
                <w:rFonts w:ascii="Times New Roman" w:hAnsi="Times New Roman" w:cs="Times New Roman"/>
                <w:sz w:val="24"/>
                <w:szCs w:val="24"/>
              </w:rPr>
              <w:t>100%</w:t>
            </w:r>
          </w:p>
        </w:tc>
        <w:tc>
          <w:tcPr>
            <w:tcW w:w="1822" w:type="dxa"/>
          </w:tcPr>
          <w:p w14:paraId="7C12A40D" w14:textId="64B67FFE" w:rsidR="009347A0" w:rsidRPr="00335972" w:rsidRDefault="005E3C15">
            <w:pPr>
              <w:tabs>
                <w:tab w:val="left" w:pos="3300"/>
              </w:tabs>
              <w:rPr>
                <w:rFonts w:ascii="Times New Roman" w:hAnsi="Times New Roman" w:cs="Times New Roman"/>
                <w:sz w:val="24"/>
                <w:szCs w:val="24"/>
              </w:rPr>
            </w:pPr>
            <w:r w:rsidRPr="005E3C15">
              <w:rPr>
                <w:rFonts w:ascii="Times New Roman" w:hAnsi="Times New Roman" w:cs="Times New Roman"/>
                <w:sz w:val="24"/>
                <w:szCs w:val="24"/>
              </w:rPr>
              <w:t>100%</w:t>
            </w:r>
          </w:p>
        </w:tc>
      </w:tr>
      <w:tr w:rsidR="009347A0" w:rsidRPr="00335972" w14:paraId="739C0BD2" w14:textId="77777777" w:rsidTr="00E8157C">
        <w:tc>
          <w:tcPr>
            <w:tcW w:w="2965" w:type="dxa"/>
          </w:tcPr>
          <w:p w14:paraId="32B6B309"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Vũ Quốc Anh</w:t>
            </w:r>
          </w:p>
        </w:tc>
        <w:tc>
          <w:tcPr>
            <w:tcW w:w="2250" w:type="dxa"/>
          </w:tcPr>
          <w:p w14:paraId="25FF1BB1" w14:textId="7E3A0DFC" w:rsidR="009347A0" w:rsidRPr="00335972" w:rsidRDefault="005E3C15">
            <w:pPr>
              <w:tabs>
                <w:tab w:val="left" w:pos="3300"/>
              </w:tabs>
              <w:rPr>
                <w:rFonts w:ascii="Times New Roman" w:hAnsi="Times New Roman" w:cs="Times New Roman"/>
                <w:sz w:val="24"/>
                <w:szCs w:val="24"/>
              </w:rPr>
            </w:pPr>
            <w:r>
              <w:rPr>
                <w:rFonts w:ascii="Times New Roman" w:hAnsi="Times New Roman" w:cs="Times New Roman"/>
                <w:sz w:val="24"/>
                <w:szCs w:val="24"/>
              </w:rPr>
              <w:t>4.1; 4.2</w:t>
            </w:r>
          </w:p>
        </w:tc>
        <w:tc>
          <w:tcPr>
            <w:tcW w:w="1980" w:type="dxa"/>
          </w:tcPr>
          <w:p w14:paraId="46D60A5A" w14:textId="6BE52271" w:rsidR="009347A0" w:rsidRPr="00335972" w:rsidRDefault="005E3C15">
            <w:pPr>
              <w:tabs>
                <w:tab w:val="left" w:pos="3300"/>
              </w:tabs>
              <w:rPr>
                <w:rFonts w:ascii="Times New Roman" w:hAnsi="Times New Roman" w:cs="Times New Roman"/>
                <w:sz w:val="24"/>
                <w:szCs w:val="24"/>
              </w:rPr>
            </w:pPr>
            <w:r w:rsidRPr="005E3C15">
              <w:rPr>
                <w:rFonts w:ascii="Times New Roman" w:hAnsi="Times New Roman" w:cs="Times New Roman"/>
                <w:sz w:val="24"/>
                <w:szCs w:val="24"/>
              </w:rPr>
              <w:t>100%</w:t>
            </w:r>
          </w:p>
        </w:tc>
        <w:tc>
          <w:tcPr>
            <w:tcW w:w="1822" w:type="dxa"/>
          </w:tcPr>
          <w:p w14:paraId="1C57E940" w14:textId="20C1E035" w:rsidR="009347A0" w:rsidRPr="00335972" w:rsidRDefault="005E3C15">
            <w:pPr>
              <w:tabs>
                <w:tab w:val="left" w:pos="3300"/>
              </w:tabs>
              <w:rPr>
                <w:rFonts w:ascii="Times New Roman" w:hAnsi="Times New Roman" w:cs="Times New Roman"/>
                <w:sz w:val="24"/>
                <w:szCs w:val="24"/>
              </w:rPr>
            </w:pPr>
            <w:r w:rsidRPr="005E3C15">
              <w:rPr>
                <w:rFonts w:ascii="Times New Roman" w:hAnsi="Times New Roman" w:cs="Times New Roman"/>
                <w:sz w:val="24"/>
                <w:szCs w:val="24"/>
              </w:rPr>
              <w:t>100%</w:t>
            </w:r>
          </w:p>
        </w:tc>
      </w:tr>
      <w:tr w:rsidR="009347A0" w:rsidRPr="00335972" w14:paraId="2449CE52" w14:textId="77777777" w:rsidTr="00E8157C">
        <w:tc>
          <w:tcPr>
            <w:tcW w:w="2965" w:type="dxa"/>
          </w:tcPr>
          <w:p w14:paraId="447E73BF" w14:textId="77777777" w:rsidR="009347A0" w:rsidRPr="00335972" w:rsidRDefault="009347A0">
            <w:pPr>
              <w:tabs>
                <w:tab w:val="left" w:pos="3300"/>
              </w:tabs>
              <w:rPr>
                <w:rFonts w:ascii="Times New Roman" w:hAnsi="Times New Roman" w:cs="Times New Roman"/>
                <w:sz w:val="24"/>
                <w:szCs w:val="24"/>
              </w:rPr>
            </w:pPr>
            <w:r>
              <w:rPr>
                <w:rFonts w:ascii="Times New Roman" w:hAnsi="Times New Roman" w:cs="Times New Roman"/>
                <w:sz w:val="24"/>
                <w:szCs w:val="24"/>
              </w:rPr>
              <w:t>Trần Mai Thy</w:t>
            </w:r>
          </w:p>
        </w:tc>
        <w:tc>
          <w:tcPr>
            <w:tcW w:w="2250" w:type="dxa"/>
          </w:tcPr>
          <w:p w14:paraId="422B34FD" w14:textId="77777777" w:rsidR="009347A0" w:rsidRPr="00335972" w:rsidRDefault="009347A0">
            <w:pPr>
              <w:tabs>
                <w:tab w:val="left" w:pos="3300"/>
              </w:tabs>
              <w:rPr>
                <w:rFonts w:ascii="Times New Roman" w:hAnsi="Times New Roman" w:cs="Times New Roman"/>
                <w:sz w:val="24"/>
                <w:szCs w:val="24"/>
              </w:rPr>
            </w:pPr>
          </w:p>
        </w:tc>
        <w:tc>
          <w:tcPr>
            <w:tcW w:w="1980" w:type="dxa"/>
          </w:tcPr>
          <w:p w14:paraId="0E9C9625" w14:textId="77777777" w:rsidR="009347A0" w:rsidRPr="00335972" w:rsidRDefault="009347A0">
            <w:pPr>
              <w:tabs>
                <w:tab w:val="left" w:pos="3300"/>
              </w:tabs>
              <w:rPr>
                <w:rFonts w:ascii="Times New Roman" w:hAnsi="Times New Roman" w:cs="Times New Roman"/>
                <w:sz w:val="24"/>
                <w:szCs w:val="24"/>
              </w:rPr>
            </w:pPr>
          </w:p>
        </w:tc>
        <w:tc>
          <w:tcPr>
            <w:tcW w:w="1822" w:type="dxa"/>
          </w:tcPr>
          <w:p w14:paraId="2838C0D1" w14:textId="77777777" w:rsidR="009347A0" w:rsidRPr="00335972" w:rsidRDefault="009347A0">
            <w:pPr>
              <w:tabs>
                <w:tab w:val="left" w:pos="3300"/>
              </w:tabs>
              <w:rPr>
                <w:rFonts w:ascii="Times New Roman" w:hAnsi="Times New Roman" w:cs="Times New Roman"/>
                <w:sz w:val="24"/>
                <w:szCs w:val="24"/>
              </w:rPr>
            </w:pPr>
          </w:p>
        </w:tc>
      </w:tr>
    </w:tbl>
    <w:p w14:paraId="42D04E4F" w14:textId="747F1435" w:rsidR="00D819D7" w:rsidRPr="00335972" w:rsidRDefault="00D819D7" w:rsidP="00D819D7">
      <w:pPr>
        <w:tabs>
          <w:tab w:val="left" w:pos="3300"/>
        </w:tabs>
        <w:rPr>
          <w:rFonts w:ascii="Times New Roman" w:hAnsi="Times New Roman" w:cs="Times New Roman"/>
          <w:sz w:val="36"/>
          <w:szCs w:val="36"/>
        </w:rPr>
      </w:pPr>
      <w:r>
        <w:rPr>
          <w:rFonts w:ascii="Times New Roman" w:hAnsi="Times New Roman" w:cs="Times New Roman"/>
          <w:i/>
          <w:iCs/>
          <w:color w:val="000000"/>
          <w:sz w:val="24"/>
          <w:szCs w:val="24"/>
        </w:rPr>
        <w:br/>
      </w:r>
      <w:r>
        <w:rPr>
          <w:rFonts w:ascii="Times New Roman" w:hAnsi="Times New Roman" w:cs="Times New Roman"/>
          <w:sz w:val="28"/>
          <w:szCs w:val="28"/>
        </w:rPr>
        <w:t>Cài đặt phần mềm</w:t>
      </w:r>
    </w:p>
    <w:tbl>
      <w:tblPr>
        <w:tblStyle w:val="TableGrid"/>
        <w:tblW w:w="0" w:type="auto"/>
        <w:tblLook w:val="04A0" w:firstRow="1" w:lastRow="0" w:firstColumn="1" w:lastColumn="0" w:noHBand="0" w:noVBand="1"/>
      </w:tblPr>
      <w:tblGrid>
        <w:gridCol w:w="2965"/>
        <w:gridCol w:w="2250"/>
        <w:gridCol w:w="1980"/>
        <w:gridCol w:w="1822"/>
      </w:tblGrid>
      <w:tr w:rsidR="00D819D7" w:rsidRPr="00335972" w14:paraId="52C760F2" w14:textId="77777777" w:rsidTr="00E8157C">
        <w:tc>
          <w:tcPr>
            <w:tcW w:w="2965" w:type="dxa"/>
          </w:tcPr>
          <w:p w14:paraId="4C591513"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Tên thành viên</w:t>
            </w:r>
          </w:p>
        </w:tc>
        <w:tc>
          <w:tcPr>
            <w:tcW w:w="2250" w:type="dxa"/>
          </w:tcPr>
          <w:p w14:paraId="108A54B8"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Phần công việc được giao</w:t>
            </w:r>
          </w:p>
        </w:tc>
        <w:tc>
          <w:tcPr>
            <w:tcW w:w="1980" w:type="dxa"/>
          </w:tcPr>
          <w:p w14:paraId="25E0D004"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Mức độ hoàn thành</w:t>
            </w:r>
          </w:p>
        </w:tc>
        <w:tc>
          <w:tcPr>
            <w:tcW w:w="1822" w:type="dxa"/>
          </w:tcPr>
          <w:p w14:paraId="3C98F3A2"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Mức độ tích cực</w:t>
            </w:r>
          </w:p>
        </w:tc>
      </w:tr>
      <w:tr w:rsidR="00D819D7" w:rsidRPr="00335972" w14:paraId="67776A49" w14:textId="77777777" w:rsidTr="00E8157C">
        <w:tc>
          <w:tcPr>
            <w:tcW w:w="2965" w:type="dxa"/>
          </w:tcPr>
          <w:p w14:paraId="45DF0E9D"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Trần Quốc Bảo</w:t>
            </w:r>
          </w:p>
        </w:tc>
        <w:tc>
          <w:tcPr>
            <w:tcW w:w="2250" w:type="dxa"/>
          </w:tcPr>
          <w:p w14:paraId="194069B1" w14:textId="3526CDCA" w:rsidR="00D819D7" w:rsidRPr="00335972" w:rsidRDefault="00801BED">
            <w:pPr>
              <w:tabs>
                <w:tab w:val="left" w:pos="3300"/>
              </w:tabs>
              <w:rPr>
                <w:rFonts w:ascii="Times New Roman" w:hAnsi="Times New Roman" w:cs="Times New Roman"/>
                <w:sz w:val="24"/>
                <w:szCs w:val="24"/>
              </w:rPr>
            </w:pPr>
            <w:r>
              <w:rPr>
                <w:rFonts w:ascii="Times New Roman" w:hAnsi="Times New Roman" w:cs="Times New Roman"/>
                <w:sz w:val="24"/>
                <w:szCs w:val="24"/>
              </w:rPr>
              <w:t>Truyền và xử lý data</w:t>
            </w:r>
            <w:r w:rsidR="00F171C6">
              <w:rPr>
                <w:rFonts w:ascii="Times New Roman" w:hAnsi="Times New Roman" w:cs="Times New Roman"/>
                <w:sz w:val="24"/>
                <w:szCs w:val="24"/>
              </w:rPr>
              <w:t xml:space="preserve"> client và server</w:t>
            </w:r>
          </w:p>
        </w:tc>
        <w:tc>
          <w:tcPr>
            <w:tcW w:w="1980" w:type="dxa"/>
          </w:tcPr>
          <w:p w14:paraId="572357CF" w14:textId="00283055"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22" w:type="dxa"/>
          </w:tcPr>
          <w:p w14:paraId="01EC75FF" w14:textId="4FE4C022"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D819D7" w:rsidRPr="00335972" w14:paraId="4AB202E4" w14:textId="77777777" w:rsidTr="00E8157C">
        <w:tc>
          <w:tcPr>
            <w:tcW w:w="2965" w:type="dxa"/>
          </w:tcPr>
          <w:p w14:paraId="6B356AA1"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Lương Ngọc Phương Uyên</w:t>
            </w:r>
          </w:p>
        </w:tc>
        <w:tc>
          <w:tcPr>
            <w:tcW w:w="2250" w:type="dxa"/>
          </w:tcPr>
          <w:p w14:paraId="7B4899D9" w14:textId="6325BF9C" w:rsidR="00D819D7" w:rsidRPr="00335972" w:rsidRDefault="00624164">
            <w:pPr>
              <w:tabs>
                <w:tab w:val="left" w:pos="3300"/>
              </w:tabs>
              <w:rPr>
                <w:rFonts w:ascii="Times New Roman" w:hAnsi="Times New Roman" w:cs="Times New Roman"/>
                <w:sz w:val="24"/>
                <w:szCs w:val="24"/>
              </w:rPr>
            </w:pPr>
            <w:r>
              <w:rPr>
                <w:rFonts w:ascii="Times New Roman" w:hAnsi="Times New Roman" w:cs="Times New Roman"/>
                <w:sz w:val="24"/>
                <w:szCs w:val="24"/>
              </w:rPr>
              <w:t>Dựng giao diện</w:t>
            </w:r>
            <w:r w:rsidR="001C2577">
              <w:rPr>
                <w:rFonts w:ascii="Times New Roman" w:hAnsi="Times New Roman" w:cs="Times New Roman"/>
                <w:sz w:val="24"/>
                <w:szCs w:val="24"/>
              </w:rPr>
              <w:t xml:space="preserve"> </w:t>
            </w:r>
            <w:r w:rsidR="00F85FA1">
              <w:rPr>
                <w:rFonts w:ascii="Times New Roman" w:hAnsi="Times New Roman" w:cs="Times New Roman"/>
                <w:sz w:val="24"/>
                <w:szCs w:val="24"/>
              </w:rPr>
              <w:t>ReactJS</w:t>
            </w:r>
          </w:p>
        </w:tc>
        <w:tc>
          <w:tcPr>
            <w:tcW w:w="1980" w:type="dxa"/>
          </w:tcPr>
          <w:p w14:paraId="2B43014F" w14:textId="111864B7"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22" w:type="dxa"/>
          </w:tcPr>
          <w:p w14:paraId="449607B2" w14:textId="4AA653B4"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D819D7" w:rsidRPr="00335972" w14:paraId="49D9EEAD" w14:textId="77777777" w:rsidTr="00E8157C">
        <w:tc>
          <w:tcPr>
            <w:tcW w:w="2965" w:type="dxa"/>
          </w:tcPr>
          <w:p w14:paraId="2A25CCC1"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Trần Vũ Quốc Anh</w:t>
            </w:r>
          </w:p>
        </w:tc>
        <w:tc>
          <w:tcPr>
            <w:tcW w:w="2250" w:type="dxa"/>
          </w:tcPr>
          <w:p w14:paraId="072CDF7C" w14:textId="1C8E9E0A" w:rsidR="00D819D7" w:rsidRPr="00335972" w:rsidRDefault="00AF79A3">
            <w:pPr>
              <w:tabs>
                <w:tab w:val="left" w:pos="3300"/>
              </w:tabs>
              <w:rPr>
                <w:rFonts w:ascii="Times New Roman" w:hAnsi="Times New Roman" w:cs="Times New Roman"/>
                <w:sz w:val="24"/>
                <w:szCs w:val="24"/>
              </w:rPr>
            </w:pPr>
            <w:r>
              <w:rPr>
                <w:rFonts w:ascii="Times New Roman" w:hAnsi="Times New Roman" w:cs="Times New Roman"/>
                <w:sz w:val="24"/>
                <w:szCs w:val="24"/>
              </w:rPr>
              <w:t>Chỉnh sửa báo cáo</w:t>
            </w:r>
            <w:r w:rsidR="00675440">
              <w:rPr>
                <w:rFonts w:ascii="Times New Roman" w:hAnsi="Times New Roman" w:cs="Times New Roman"/>
                <w:sz w:val="24"/>
                <w:szCs w:val="24"/>
              </w:rPr>
              <w:t>, Hỗ trợ dựng giao diện</w:t>
            </w:r>
          </w:p>
        </w:tc>
        <w:tc>
          <w:tcPr>
            <w:tcW w:w="1980" w:type="dxa"/>
          </w:tcPr>
          <w:p w14:paraId="5F864394" w14:textId="63353569"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22" w:type="dxa"/>
          </w:tcPr>
          <w:p w14:paraId="3CDB7310" w14:textId="41C1FB09"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r w:rsidR="00D819D7" w:rsidRPr="00335972" w14:paraId="45C51F8D" w14:textId="77777777" w:rsidTr="00E8157C">
        <w:tc>
          <w:tcPr>
            <w:tcW w:w="2965" w:type="dxa"/>
          </w:tcPr>
          <w:p w14:paraId="48A62FB9" w14:textId="77777777" w:rsidR="00D819D7" w:rsidRPr="00335972" w:rsidRDefault="00D819D7">
            <w:pPr>
              <w:tabs>
                <w:tab w:val="left" w:pos="3300"/>
              </w:tabs>
              <w:rPr>
                <w:rFonts w:ascii="Times New Roman" w:hAnsi="Times New Roman" w:cs="Times New Roman"/>
                <w:sz w:val="24"/>
                <w:szCs w:val="24"/>
              </w:rPr>
            </w:pPr>
            <w:r>
              <w:rPr>
                <w:rFonts w:ascii="Times New Roman" w:hAnsi="Times New Roman" w:cs="Times New Roman"/>
                <w:sz w:val="24"/>
                <w:szCs w:val="24"/>
              </w:rPr>
              <w:t>Trần Mai Thy</w:t>
            </w:r>
          </w:p>
        </w:tc>
        <w:tc>
          <w:tcPr>
            <w:tcW w:w="2250" w:type="dxa"/>
          </w:tcPr>
          <w:p w14:paraId="2A81B3FC" w14:textId="4C550063" w:rsidR="00D819D7" w:rsidRPr="00335972" w:rsidRDefault="00AE2DA4">
            <w:pPr>
              <w:tabs>
                <w:tab w:val="left" w:pos="3300"/>
              </w:tabs>
              <w:rPr>
                <w:rFonts w:ascii="Times New Roman" w:hAnsi="Times New Roman" w:cs="Times New Roman"/>
                <w:sz w:val="24"/>
                <w:szCs w:val="24"/>
              </w:rPr>
            </w:pPr>
            <w:r>
              <w:rPr>
                <w:rFonts w:ascii="Times New Roman" w:hAnsi="Times New Roman" w:cs="Times New Roman"/>
                <w:sz w:val="24"/>
                <w:szCs w:val="24"/>
              </w:rPr>
              <w:t xml:space="preserve">Xây dựng </w:t>
            </w:r>
            <w:r w:rsidR="00BD6FA6">
              <w:rPr>
                <w:rFonts w:ascii="Times New Roman" w:hAnsi="Times New Roman" w:cs="Times New Roman"/>
                <w:sz w:val="24"/>
                <w:szCs w:val="24"/>
              </w:rPr>
              <w:t>chức năng trong và ngoài app</w:t>
            </w:r>
          </w:p>
        </w:tc>
        <w:tc>
          <w:tcPr>
            <w:tcW w:w="1980" w:type="dxa"/>
          </w:tcPr>
          <w:p w14:paraId="4CE293FA" w14:textId="59AFE7C4"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c>
          <w:tcPr>
            <w:tcW w:w="1822" w:type="dxa"/>
          </w:tcPr>
          <w:p w14:paraId="2B53B7F6" w14:textId="3FA7EE2A" w:rsidR="00D819D7" w:rsidRPr="00335972" w:rsidRDefault="00047A87">
            <w:pPr>
              <w:tabs>
                <w:tab w:val="left" w:pos="3300"/>
              </w:tabs>
              <w:rPr>
                <w:rFonts w:ascii="Times New Roman" w:hAnsi="Times New Roman" w:cs="Times New Roman"/>
                <w:sz w:val="24"/>
                <w:szCs w:val="24"/>
              </w:rPr>
            </w:pPr>
            <w:r>
              <w:rPr>
                <w:rFonts w:ascii="Times New Roman" w:hAnsi="Times New Roman" w:cs="Times New Roman"/>
                <w:sz w:val="24"/>
                <w:szCs w:val="24"/>
              </w:rPr>
              <w:t>100%</w:t>
            </w:r>
          </w:p>
        </w:tc>
      </w:tr>
    </w:tbl>
    <w:p w14:paraId="4624B01B" w14:textId="3E7CE2B3" w:rsidR="00665D0B" w:rsidRPr="00B0521D" w:rsidRDefault="00665D0B" w:rsidP="00665D0B">
      <w:pPr>
        <w:tabs>
          <w:tab w:val="left" w:pos="2340"/>
          <w:tab w:val="left" w:pos="4680"/>
          <w:tab w:val="left" w:pos="4860"/>
        </w:tabs>
        <w:rPr>
          <w:rFonts w:ascii="Times New Roman" w:hAnsi="Times New Roman" w:cs="Times New Roman"/>
          <w:i/>
          <w:iCs/>
          <w:color w:val="000000"/>
          <w:sz w:val="24"/>
          <w:szCs w:val="24"/>
        </w:rPr>
        <w:sectPr w:rsidR="00665D0B" w:rsidRPr="00B0521D" w:rsidSect="003C3E3C">
          <w:headerReference w:type="even" r:id="rId9"/>
          <w:footerReference w:type="even" r:id="rId10"/>
          <w:footerReference w:type="default" r:id="rId11"/>
          <w:headerReference w:type="first" r:id="rId12"/>
          <w:footerReference w:type="first" r:id="rId13"/>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sdt>
      <w:sdtPr>
        <w:rPr>
          <w:rFonts w:ascii="Times New Roman" w:eastAsiaTheme="minorEastAsia"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B0521D" w:rsidRDefault="00E94FF8" w:rsidP="00C408A2">
          <w:pPr>
            <w:pStyle w:val="Title"/>
            <w:rPr>
              <w:rFonts w:ascii="Times New Roman" w:hAnsi="Times New Roman" w:cs="Times New Roman"/>
            </w:rPr>
          </w:pPr>
          <w:r w:rsidRPr="00B0521D">
            <w:rPr>
              <w:rFonts w:ascii="Times New Roman" w:hAnsi="Times New Roman" w:cs="Times New Roman"/>
            </w:rPr>
            <w:t>Mục lục</w:t>
          </w:r>
        </w:p>
        <w:p w14:paraId="4A847AEB" w14:textId="07E79AE5" w:rsidR="003B06F3" w:rsidRDefault="00A31D46">
          <w:pPr>
            <w:pStyle w:val="TOC1"/>
            <w:tabs>
              <w:tab w:val="left" w:pos="440"/>
              <w:tab w:val="right" w:leader="dot" w:pos="9017"/>
            </w:tabs>
            <w:rPr>
              <w:rFonts w:eastAsiaTheme="minorEastAsia"/>
              <w:noProof/>
              <w:kern w:val="2"/>
              <w:sz w:val="24"/>
              <w:szCs w:val="24"/>
              <w14:ligatures w14:val="standardContextual"/>
            </w:rPr>
          </w:pPr>
          <w:r w:rsidRPr="002C3B1F">
            <w:rPr>
              <w:rFonts w:ascii="Times New Roman" w:hAnsi="Times New Roman" w:cs="Times New Roman"/>
            </w:rPr>
            <w:fldChar w:fldCharType="begin"/>
          </w:r>
          <w:r w:rsidRPr="002C3B1F">
            <w:rPr>
              <w:rFonts w:ascii="Times New Roman" w:hAnsi="Times New Roman" w:cs="Times New Roman"/>
            </w:rPr>
            <w:instrText xml:space="preserve"> TOC \o "1-3" \h \z \u </w:instrText>
          </w:r>
          <w:r w:rsidRPr="002C3B1F">
            <w:rPr>
              <w:rFonts w:ascii="Times New Roman" w:hAnsi="Times New Roman" w:cs="Times New Roman"/>
            </w:rPr>
            <w:fldChar w:fldCharType="separate"/>
          </w:r>
          <w:hyperlink w:anchor="_Toc173188433" w:history="1">
            <w:r w:rsidR="003B06F3" w:rsidRPr="00534776">
              <w:rPr>
                <w:rStyle w:val="Hyperlink"/>
                <w:noProof/>
              </w:rPr>
              <w:t>1</w:t>
            </w:r>
            <w:r w:rsidR="003B06F3">
              <w:rPr>
                <w:rFonts w:eastAsiaTheme="minorEastAsia"/>
                <w:noProof/>
                <w:kern w:val="2"/>
                <w:sz w:val="24"/>
                <w:szCs w:val="24"/>
                <w14:ligatures w14:val="standardContextual"/>
              </w:rPr>
              <w:tab/>
            </w:r>
            <w:r w:rsidR="003B06F3" w:rsidRPr="00534776">
              <w:rPr>
                <w:rStyle w:val="Hyperlink"/>
                <w:noProof/>
              </w:rPr>
              <w:t>LAB 1 - XÁC ĐỊNH YÊU CẦU</w:t>
            </w:r>
            <w:r w:rsidR="003B06F3">
              <w:rPr>
                <w:noProof/>
                <w:webHidden/>
              </w:rPr>
              <w:tab/>
            </w:r>
            <w:r w:rsidR="003B06F3">
              <w:rPr>
                <w:noProof/>
                <w:webHidden/>
              </w:rPr>
              <w:fldChar w:fldCharType="begin"/>
            </w:r>
            <w:r w:rsidR="003B06F3">
              <w:rPr>
                <w:noProof/>
                <w:webHidden/>
              </w:rPr>
              <w:instrText xml:space="preserve"> PAGEREF _Toc173188433 \h </w:instrText>
            </w:r>
            <w:r w:rsidR="003B06F3">
              <w:rPr>
                <w:noProof/>
                <w:webHidden/>
              </w:rPr>
            </w:r>
            <w:r w:rsidR="003B06F3">
              <w:rPr>
                <w:noProof/>
                <w:webHidden/>
              </w:rPr>
              <w:fldChar w:fldCharType="separate"/>
            </w:r>
            <w:r w:rsidR="00D42EC5">
              <w:rPr>
                <w:noProof/>
                <w:webHidden/>
              </w:rPr>
              <w:t>6</w:t>
            </w:r>
            <w:r w:rsidR="003B06F3">
              <w:rPr>
                <w:noProof/>
                <w:webHidden/>
              </w:rPr>
              <w:fldChar w:fldCharType="end"/>
            </w:r>
          </w:hyperlink>
        </w:p>
        <w:p w14:paraId="576C5D84" w14:textId="7CE36DD6"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34" w:history="1">
            <w:r w:rsidRPr="00534776">
              <w:rPr>
                <w:rStyle w:val="Hyperlink"/>
                <w:noProof/>
              </w:rPr>
              <w:t>1.1</w:t>
            </w:r>
            <w:r>
              <w:rPr>
                <w:rFonts w:eastAsiaTheme="minorEastAsia"/>
                <w:noProof/>
                <w:kern w:val="2"/>
                <w:sz w:val="24"/>
                <w:szCs w:val="24"/>
                <w14:ligatures w14:val="standardContextual"/>
              </w:rPr>
              <w:tab/>
            </w:r>
            <w:r w:rsidRPr="00534776">
              <w:rPr>
                <w:rStyle w:val="Hyperlink"/>
                <w:noProof/>
              </w:rPr>
              <w:t>Mô hình cơ cấu tổ chức</w:t>
            </w:r>
            <w:r>
              <w:rPr>
                <w:noProof/>
                <w:webHidden/>
              </w:rPr>
              <w:tab/>
            </w:r>
            <w:r>
              <w:rPr>
                <w:noProof/>
                <w:webHidden/>
              </w:rPr>
              <w:fldChar w:fldCharType="begin"/>
            </w:r>
            <w:r>
              <w:rPr>
                <w:noProof/>
                <w:webHidden/>
              </w:rPr>
              <w:instrText xml:space="preserve"> PAGEREF _Toc173188434 \h </w:instrText>
            </w:r>
            <w:r>
              <w:rPr>
                <w:noProof/>
                <w:webHidden/>
              </w:rPr>
            </w:r>
            <w:r>
              <w:rPr>
                <w:noProof/>
                <w:webHidden/>
              </w:rPr>
              <w:fldChar w:fldCharType="separate"/>
            </w:r>
            <w:r w:rsidR="00D42EC5">
              <w:rPr>
                <w:noProof/>
                <w:webHidden/>
              </w:rPr>
              <w:t>6</w:t>
            </w:r>
            <w:r>
              <w:rPr>
                <w:noProof/>
                <w:webHidden/>
              </w:rPr>
              <w:fldChar w:fldCharType="end"/>
            </w:r>
          </w:hyperlink>
        </w:p>
        <w:p w14:paraId="734C6A1D" w14:textId="74F48E16"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35" w:history="1">
            <w:r w:rsidRPr="00534776">
              <w:rPr>
                <w:rStyle w:val="Hyperlink"/>
                <w:noProof/>
              </w:rPr>
              <w:t>1.1.1</w:t>
            </w:r>
            <w:r>
              <w:rPr>
                <w:rFonts w:eastAsiaTheme="minorEastAsia"/>
                <w:noProof/>
                <w:kern w:val="2"/>
                <w:sz w:val="24"/>
                <w:szCs w:val="24"/>
                <w14:ligatures w14:val="standardContextual"/>
              </w:rPr>
              <w:tab/>
            </w:r>
            <w:r w:rsidRPr="00534776">
              <w:rPr>
                <w:rStyle w:val="Hyperlink"/>
                <w:noProof/>
              </w:rPr>
              <w:t>Sơ đồ tổ chức</w:t>
            </w:r>
            <w:r>
              <w:rPr>
                <w:noProof/>
                <w:webHidden/>
              </w:rPr>
              <w:tab/>
            </w:r>
            <w:r>
              <w:rPr>
                <w:noProof/>
                <w:webHidden/>
              </w:rPr>
              <w:fldChar w:fldCharType="begin"/>
            </w:r>
            <w:r>
              <w:rPr>
                <w:noProof/>
                <w:webHidden/>
              </w:rPr>
              <w:instrText xml:space="preserve"> PAGEREF _Toc173188435 \h </w:instrText>
            </w:r>
            <w:r>
              <w:rPr>
                <w:noProof/>
                <w:webHidden/>
              </w:rPr>
            </w:r>
            <w:r>
              <w:rPr>
                <w:noProof/>
                <w:webHidden/>
              </w:rPr>
              <w:fldChar w:fldCharType="separate"/>
            </w:r>
            <w:r w:rsidR="00D42EC5">
              <w:rPr>
                <w:noProof/>
                <w:webHidden/>
              </w:rPr>
              <w:t>6</w:t>
            </w:r>
            <w:r>
              <w:rPr>
                <w:noProof/>
                <w:webHidden/>
              </w:rPr>
              <w:fldChar w:fldCharType="end"/>
            </w:r>
          </w:hyperlink>
        </w:p>
        <w:p w14:paraId="558FE095" w14:textId="2F663B39"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36" w:history="1">
            <w:r w:rsidRPr="00534776">
              <w:rPr>
                <w:rStyle w:val="Hyperlink"/>
                <w:noProof/>
              </w:rPr>
              <w:t>1.1.2</w:t>
            </w:r>
            <w:r>
              <w:rPr>
                <w:rFonts w:eastAsiaTheme="minorEastAsia"/>
                <w:noProof/>
                <w:kern w:val="2"/>
                <w:sz w:val="24"/>
                <w:szCs w:val="24"/>
                <w14:ligatures w14:val="standardContextual"/>
              </w:rPr>
              <w:tab/>
            </w:r>
            <w:r w:rsidRPr="00534776">
              <w:rPr>
                <w:rStyle w:val="Hyperlink"/>
                <w:noProof/>
              </w:rPr>
              <w:t>Ý nghĩa các bộ phận</w:t>
            </w:r>
            <w:r>
              <w:rPr>
                <w:noProof/>
                <w:webHidden/>
              </w:rPr>
              <w:tab/>
            </w:r>
            <w:r>
              <w:rPr>
                <w:noProof/>
                <w:webHidden/>
              </w:rPr>
              <w:fldChar w:fldCharType="begin"/>
            </w:r>
            <w:r>
              <w:rPr>
                <w:noProof/>
                <w:webHidden/>
              </w:rPr>
              <w:instrText xml:space="preserve"> PAGEREF _Toc173188436 \h </w:instrText>
            </w:r>
            <w:r>
              <w:rPr>
                <w:noProof/>
                <w:webHidden/>
              </w:rPr>
            </w:r>
            <w:r>
              <w:rPr>
                <w:noProof/>
                <w:webHidden/>
              </w:rPr>
              <w:fldChar w:fldCharType="separate"/>
            </w:r>
            <w:r w:rsidR="00D42EC5">
              <w:rPr>
                <w:noProof/>
                <w:webHidden/>
              </w:rPr>
              <w:t>6</w:t>
            </w:r>
            <w:r>
              <w:rPr>
                <w:noProof/>
                <w:webHidden/>
              </w:rPr>
              <w:fldChar w:fldCharType="end"/>
            </w:r>
          </w:hyperlink>
        </w:p>
        <w:p w14:paraId="0BA78C53" w14:textId="53B51D7D"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37" w:history="1">
            <w:r w:rsidRPr="00534776">
              <w:rPr>
                <w:rStyle w:val="Hyperlink"/>
                <w:noProof/>
              </w:rPr>
              <w:t>1.2</w:t>
            </w:r>
            <w:r>
              <w:rPr>
                <w:rFonts w:eastAsiaTheme="minorEastAsia"/>
                <w:noProof/>
                <w:kern w:val="2"/>
                <w:sz w:val="24"/>
                <w:szCs w:val="24"/>
                <w14:ligatures w14:val="standardContextual"/>
              </w:rPr>
              <w:tab/>
            </w:r>
            <w:r w:rsidRPr="00534776">
              <w:rPr>
                <w:rStyle w:val="Hyperlink"/>
                <w:noProof/>
              </w:rPr>
              <w:t>Nhu cầu người dùng và Yêu cầu của phần mềm (NGHIỆP VỤ)</w:t>
            </w:r>
            <w:r>
              <w:rPr>
                <w:noProof/>
                <w:webHidden/>
              </w:rPr>
              <w:tab/>
            </w:r>
            <w:r>
              <w:rPr>
                <w:noProof/>
                <w:webHidden/>
              </w:rPr>
              <w:fldChar w:fldCharType="begin"/>
            </w:r>
            <w:r>
              <w:rPr>
                <w:noProof/>
                <w:webHidden/>
              </w:rPr>
              <w:instrText xml:space="preserve"> PAGEREF _Toc173188437 \h </w:instrText>
            </w:r>
            <w:r>
              <w:rPr>
                <w:noProof/>
                <w:webHidden/>
              </w:rPr>
            </w:r>
            <w:r>
              <w:rPr>
                <w:noProof/>
                <w:webHidden/>
              </w:rPr>
              <w:fldChar w:fldCharType="separate"/>
            </w:r>
            <w:r w:rsidR="00D42EC5">
              <w:rPr>
                <w:noProof/>
                <w:webHidden/>
              </w:rPr>
              <w:t>7</w:t>
            </w:r>
            <w:r>
              <w:rPr>
                <w:noProof/>
                <w:webHidden/>
              </w:rPr>
              <w:fldChar w:fldCharType="end"/>
            </w:r>
          </w:hyperlink>
        </w:p>
        <w:p w14:paraId="35BEF79D" w14:textId="39CB7D98"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38" w:history="1">
            <w:r w:rsidRPr="00534776">
              <w:rPr>
                <w:rStyle w:val="Hyperlink"/>
                <w:noProof/>
              </w:rPr>
              <w:t>1.3</w:t>
            </w:r>
            <w:r>
              <w:rPr>
                <w:rFonts w:eastAsiaTheme="minorEastAsia"/>
                <w:noProof/>
                <w:kern w:val="2"/>
                <w:sz w:val="24"/>
                <w:szCs w:val="24"/>
                <w14:ligatures w14:val="standardContextual"/>
              </w:rPr>
              <w:tab/>
            </w:r>
            <w:r w:rsidRPr="00534776">
              <w:rPr>
                <w:rStyle w:val="Hyperlink"/>
                <w:noProof/>
              </w:rPr>
              <w:t>Biểu mẫu</w:t>
            </w:r>
            <w:r>
              <w:rPr>
                <w:noProof/>
                <w:webHidden/>
              </w:rPr>
              <w:tab/>
            </w:r>
            <w:r>
              <w:rPr>
                <w:noProof/>
                <w:webHidden/>
              </w:rPr>
              <w:fldChar w:fldCharType="begin"/>
            </w:r>
            <w:r>
              <w:rPr>
                <w:noProof/>
                <w:webHidden/>
              </w:rPr>
              <w:instrText xml:space="preserve"> PAGEREF _Toc173188438 \h </w:instrText>
            </w:r>
            <w:r>
              <w:rPr>
                <w:noProof/>
                <w:webHidden/>
              </w:rPr>
            </w:r>
            <w:r>
              <w:rPr>
                <w:noProof/>
                <w:webHidden/>
              </w:rPr>
              <w:fldChar w:fldCharType="separate"/>
            </w:r>
            <w:r w:rsidR="00D42EC5">
              <w:rPr>
                <w:noProof/>
                <w:webHidden/>
              </w:rPr>
              <w:t>12</w:t>
            </w:r>
            <w:r>
              <w:rPr>
                <w:noProof/>
                <w:webHidden/>
              </w:rPr>
              <w:fldChar w:fldCharType="end"/>
            </w:r>
          </w:hyperlink>
        </w:p>
        <w:p w14:paraId="7A2E02FF" w14:textId="1D9ECE06"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39" w:history="1">
            <w:r w:rsidRPr="00534776">
              <w:rPr>
                <w:rStyle w:val="Hyperlink"/>
                <w:noProof/>
              </w:rPr>
              <w:t>1.3.1</w:t>
            </w:r>
            <w:r>
              <w:rPr>
                <w:rFonts w:eastAsiaTheme="minorEastAsia"/>
                <w:noProof/>
                <w:kern w:val="2"/>
                <w:sz w:val="24"/>
                <w:szCs w:val="24"/>
                <w14:ligatures w14:val="standardContextual"/>
              </w:rPr>
              <w:tab/>
            </w:r>
            <w:r w:rsidRPr="00534776">
              <w:rPr>
                <w:rStyle w:val="Hyperlink"/>
                <w:noProof/>
              </w:rPr>
              <w:t>BM01 : Biểu mẫu đăng ký tài khoản Chủ nhà</w:t>
            </w:r>
            <w:r>
              <w:rPr>
                <w:noProof/>
                <w:webHidden/>
              </w:rPr>
              <w:tab/>
            </w:r>
            <w:r>
              <w:rPr>
                <w:noProof/>
                <w:webHidden/>
              </w:rPr>
              <w:fldChar w:fldCharType="begin"/>
            </w:r>
            <w:r>
              <w:rPr>
                <w:noProof/>
                <w:webHidden/>
              </w:rPr>
              <w:instrText xml:space="preserve"> PAGEREF _Toc173188439 \h </w:instrText>
            </w:r>
            <w:r>
              <w:rPr>
                <w:noProof/>
                <w:webHidden/>
              </w:rPr>
            </w:r>
            <w:r>
              <w:rPr>
                <w:noProof/>
                <w:webHidden/>
              </w:rPr>
              <w:fldChar w:fldCharType="separate"/>
            </w:r>
            <w:r w:rsidR="00D42EC5">
              <w:rPr>
                <w:noProof/>
                <w:webHidden/>
              </w:rPr>
              <w:t>12</w:t>
            </w:r>
            <w:r>
              <w:rPr>
                <w:noProof/>
                <w:webHidden/>
              </w:rPr>
              <w:fldChar w:fldCharType="end"/>
            </w:r>
          </w:hyperlink>
        </w:p>
        <w:p w14:paraId="5235DCFB" w14:textId="277AFBB8"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0" w:history="1">
            <w:r w:rsidRPr="00534776">
              <w:rPr>
                <w:rStyle w:val="Hyperlink"/>
                <w:noProof/>
              </w:rPr>
              <w:t>1.3.2</w:t>
            </w:r>
            <w:r>
              <w:rPr>
                <w:rFonts w:eastAsiaTheme="minorEastAsia"/>
                <w:noProof/>
                <w:kern w:val="2"/>
                <w:sz w:val="24"/>
                <w:szCs w:val="24"/>
                <w14:ligatures w14:val="standardContextual"/>
              </w:rPr>
              <w:tab/>
            </w:r>
            <w:r w:rsidRPr="00534776">
              <w:rPr>
                <w:rStyle w:val="Hyperlink"/>
                <w:noProof/>
              </w:rPr>
              <w:t>BM02: Biểu mẫu tìm khách sạn</w:t>
            </w:r>
            <w:r>
              <w:rPr>
                <w:noProof/>
                <w:webHidden/>
              </w:rPr>
              <w:tab/>
            </w:r>
            <w:r>
              <w:rPr>
                <w:noProof/>
                <w:webHidden/>
              </w:rPr>
              <w:fldChar w:fldCharType="begin"/>
            </w:r>
            <w:r>
              <w:rPr>
                <w:noProof/>
                <w:webHidden/>
              </w:rPr>
              <w:instrText xml:space="preserve"> PAGEREF _Toc173188440 \h </w:instrText>
            </w:r>
            <w:r>
              <w:rPr>
                <w:noProof/>
                <w:webHidden/>
              </w:rPr>
            </w:r>
            <w:r>
              <w:rPr>
                <w:noProof/>
                <w:webHidden/>
              </w:rPr>
              <w:fldChar w:fldCharType="separate"/>
            </w:r>
            <w:r w:rsidR="00D42EC5">
              <w:rPr>
                <w:noProof/>
                <w:webHidden/>
              </w:rPr>
              <w:t>12</w:t>
            </w:r>
            <w:r>
              <w:rPr>
                <w:noProof/>
                <w:webHidden/>
              </w:rPr>
              <w:fldChar w:fldCharType="end"/>
            </w:r>
          </w:hyperlink>
        </w:p>
        <w:p w14:paraId="776B7C32" w14:textId="0729EC5B"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1" w:history="1">
            <w:r w:rsidRPr="00534776">
              <w:rPr>
                <w:rStyle w:val="Hyperlink"/>
                <w:noProof/>
              </w:rPr>
              <w:t>1.3.3</w:t>
            </w:r>
            <w:r>
              <w:rPr>
                <w:rFonts w:eastAsiaTheme="minorEastAsia"/>
                <w:noProof/>
                <w:kern w:val="2"/>
                <w:sz w:val="24"/>
                <w:szCs w:val="24"/>
                <w14:ligatures w14:val="standardContextual"/>
              </w:rPr>
              <w:tab/>
            </w:r>
            <w:r w:rsidRPr="00534776">
              <w:rPr>
                <w:rStyle w:val="Hyperlink"/>
                <w:noProof/>
              </w:rPr>
              <w:t>BM03: Biểu mẫu lập danh sách khách sạn</w:t>
            </w:r>
            <w:r>
              <w:rPr>
                <w:noProof/>
                <w:webHidden/>
              </w:rPr>
              <w:tab/>
            </w:r>
            <w:r>
              <w:rPr>
                <w:noProof/>
                <w:webHidden/>
              </w:rPr>
              <w:fldChar w:fldCharType="begin"/>
            </w:r>
            <w:r>
              <w:rPr>
                <w:noProof/>
                <w:webHidden/>
              </w:rPr>
              <w:instrText xml:space="preserve"> PAGEREF _Toc173188441 \h </w:instrText>
            </w:r>
            <w:r>
              <w:rPr>
                <w:noProof/>
                <w:webHidden/>
              </w:rPr>
            </w:r>
            <w:r>
              <w:rPr>
                <w:noProof/>
                <w:webHidden/>
              </w:rPr>
              <w:fldChar w:fldCharType="separate"/>
            </w:r>
            <w:r w:rsidR="00D42EC5">
              <w:rPr>
                <w:noProof/>
                <w:webHidden/>
              </w:rPr>
              <w:t>13</w:t>
            </w:r>
            <w:r>
              <w:rPr>
                <w:noProof/>
                <w:webHidden/>
              </w:rPr>
              <w:fldChar w:fldCharType="end"/>
            </w:r>
          </w:hyperlink>
        </w:p>
        <w:p w14:paraId="71888365" w14:textId="03C521A3"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2" w:history="1">
            <w:r w:rsidRPr="00534776">
              <w:rPr>
                <w:rStyle w:val="Hyperlink"/>
                <w:noProof/>
              </w:rPr>
              <w:t>1.3.4</w:t>
            </w:r>
            <w:r>
              <w:rPr>
                <w:rFonts w:eastAsiaTheme="minorEastAsia"/>
                <w:noProof/>
                <w:kern w:val="2"/>
                <w:sz w:val="24"/>
                <w:szCs w:val="24"/>
                <w14:ligatures w14:val="standardContextual"/>
              </w:rPr>
              <w:tab/>
            </w:r>
            <w:r w:rsidRPr="00534776">
              <w:rPr>
                <w:rStyle w:val="Hyperlink"/>
                <w:noProof/>
              </w:rPr>
              <w:t>BM04: Biểu mẫu đặt phòng</w:t>
            </w:r>
            <w:r>
              <w:rPr>
                <w:noProof/>
                <w:webHidden/>
              </w:rPr>
              <w:tab/>
            </w:r>
            <w:r>
              <w:rPr>
                <w:noProof/>
                <w:webHidden/>
              </w:rPr>
              <w:fldChar w:fldCharType="begin"/>
            </w:r>
            <w:r>
              <w:rPr>
                <w:noProof/>
                <w:webHidden/>
              </w:rPr>
              <w:instrText xml:space="preserve"> PAGEREF _Toc173188442 \h </w:instrText>
            </w:r>
            <w:r>
              <w:rPr>
                <w:noProof/>
                <w:webHidden/>
              </w:rPr>
            </w:r>
            <w:r>
              <w:rPr>
                <w:noProof/>
                <w:webHidden/>
              </w:rPr>
              <w:fldChar w:fldCharType="separate"/>
            </w:r>
            <w:r w:rsidR="00D42EC5">
              <w:rPr>
                <w:noProof/>
                <w:webHidden/>
              </w:rPr>
              <w:t>13</w:t>
            </w:r>
            <w:r>
              <w:rPr>
                <w:noProof/>
                <w:webHidden/>
              </w:rPr>
              <w:fldChar w:fldCharType="end"/>
            </w:r>
          </w:hyperlink>
        </w:p>
        <w:p w14:paraId="1D25B600" w14:textId="1591031E"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3" w:history="1">
            <w:r w:rsidRPr="00534776">
              <w:rPr>
                <w:rStyle w:val="Hyperlink"/>
                <w:noProof/>
              </w:rPr>
              <w:t>1.3.5</w:t>
            </w:r>
            <w:r>
              <w:rPr>
                <w:rFonts w:eastAsiaTheme="minorEastAsia"/>
                <w:noProof/>
                <w:kern w:val="2"/>
                <w:sz w:val="24"/>
                <w:szCs w:val="24"/>
                <w14:ligatures w14:val="standardContextual"/>
              </w:rPr>
              <w:tab/>
            </w:r>
            <w:r w:rsidRPr="00534776">
              <w:rPr>
                <w:rStyle w:val="Hyperlink"/>
                <w:noProof/>
              </w:rPr>
              <w:t>BM05: Biểu mẫu xuất hóa đơn điện tử</w:t>
            </w:r>
            <w:r>
              <w:rPr>
                <w:noProof/>
                <w:webHidden/>
              </w:rPr>
              <w:tab/>
            </w:r>
            <w:r>
              <w:rPr>
                <w:noProof/>
                <w:webHidden/>
              </w:rPr>
              <w:fldChar w:fldCharType="begin"/>
            </w:r>
            <w:r>
              <w:rPr>
                <w:noProof/>
                <w:webHidden/>
              </w:rPr>
              <w:instrText xml:space="preserve"> PAGEREF _Toc173188443 \h </w:instrText>
            </w:r>
            <w:r>
              <w:rPr>
                <w:noProof/>
                <w:webHidden/>
              </w:rPr>
            </w:r>
            <w:r>
              <w:rPr>
                <w:noProof/>
                <w:webHidden/>
              </w:rPr>
              <w:fldChar w:fldCharType="separate"/>
            </w:r>
            <w:r w:rsidR="00D42EC5">
              <w:rPr>
                <w:noProof/>
                <w:webHidden/>
              </w:rPr>
              <w:t>14</w:t>
            </w:r>
            <w:r>
              <w:rPr>
                <w:noProof/>
                <w:webHidden/>
              </w:rPr>
              <w:fldChar w:fldCharType="end"/>
            </w:r>
          </w:hyperlink>
        </w:p>
        <w:p w14:paraId="4AC3DEAA" w14:textId="3AD8628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4" w:history="1">
            <w:r w:rsidRPr="00534776">
              <w:rPr>
                <w:rStyle w:val="Hyperlink"/>
                <w:noProof/>
              </w:rPr>
              <w:t>1.3.6</w:t>
            </w:r>
            <w:r>
              <w:rPr>
                <w:rFonts w:eastAsiaTheme="minorEastAsia"/>
                <w:noProof/>
                <w:kern w:val="2"/>
                <w:sz w:val="24"/>
                <w:szCs w:val="24"/>
                <w14:ligatures w14:val="standardContextual"/>
              </w:rPr>
              <w:tab/>
            </w:r>
            <w:r w:rsidRPr="00534776">
              <w:rPr>
                <w:rStyle w:val="Hyperlink"/>
                <w:noProof/>
              </w:rPr>
              <w:t>BM06 : Biểu mẫu đăng ký thông tin doanh nghiệp</w:t>
            </w:r>
            <w:r>
              <w:rPr>
                <w:noProof/>
                <w:webHidden/>
              </w:rPr>
              <w:tab/>
            </w:r>
            <w:r>
              <w:rPr>
                <w:noProof/>
                <w:webHidden/>
              </w:rPr>
              <w:fldChar w:fldCharType="begin"/>
            </w:r>
            <w:r>
              <w:rPr>
                <w:noProof/>
                <w:webHidden/>
              </w:rPr>
              <w:instrText xml:space="preserve"> PAGEREF _Toc173188444 \h </w:instrText>
            </w:r>
            <w:r>
              <w:rPr>
                <w:noProof/>
                <w:webHidden/>
              </w:rPr>
            </w:r>
            <w:r>
              <w:rPr>
                <w:noProof/>
                <w:webHidden/>
              </w:rPr>
              <w:fldChar w:fldCharType="separate"/>
            </w:r>
            <w:r w:rsidR="00D42EC5">
              <w:rPr>
                <w:noProof/>
                <w:webHidden/>
              </w:rPr>
              <w:t>15</w:t>
            </w:r>
            <w:r>
              <w:rPr>
                <w:noProof/>
                <w:webHidden/>
              </w:rPr>
              <w:fldChar w:fldCharType="end"/>
            </w:r>
          </w:hyperlink>
        </w:p>
        <w:p w14:paraId="5741F03B" w14:textId="70A66E91"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5" w:history="1">
            <w:r w:rsidRPr="00534776">
              <w:rPr>
                <w:rStyle w:val="Hyperlink"/>
                <w:noProof/>
              </w:rPr>
              <w:t>1.3.7</w:t>
            </w:r>
            <w:r>
              <w:rPr>
                <w:rFonts w:eastAsiaTheme="minorEastAsia"/>
                <w:noProof/>
                <w:kern w:val="2"/>
                <w:sz w:val="24"/>
                <w:szCs w:val="24"/>
                <w14:ligatures w14:val="standardContextual"/>
              </w:rPr>
              <w:tab/>
            </w:r>
            <w:r w:rsidRPr="00534776">
              <w:rPr>
                <w:rStyle w:val="Hyperlink"/>
                <w:noProof/>
              </w:rPr>
              <w:t>BM07 : Biểu mẫu tạo hồ sơ phòng cho thuê</w:t>
            </w:r>
            <w:r>
              <w:rPr>
                <w:noProof/>
                <w:webHidden/>
              </w:rPr>
              <w:tab/>
            </w:r>
            <w:r>
              <w:rPr>
                <w:noProof/>
                <w:webHidden/>
              </w:rPr>
              <w:fldChar w:fldCharType="begin"/>
            </w:r>
            <w:r>
              <w:rPr>
                <w:noProof/>
                <w:webHidden/>
              </w:rPr>
              <w:instrText xml:space="preserve"> PAGEREF _Toc173188445 \h </w:instrText>
            </w:r>
            <w:r>
              <w:rPr>
                <w:noProof/>
                <w:webHidden/>
              </w:rPr>
            </w:r>
            <w:r>
              <w:rPr>
                <w:noProof/>
                <w:webHidden/>
              </w:rPr>
              <w:fldChar w:fldCharType="separate"/>
            </w:r>
            <w:r w:rsidR="00D42EC5">
              <w:rPr>
                <w:noProof/>
                <w:webHidden/>
              </w:rPr>
              <w:t>15</w:t>
            </w:r>
            <w:r>
              <w:rPr>
                <w:noProof/>
                <w:webHidden/>
              </w:rPr>
              <w:fldChar w:fldCharType="end"/>
            </w:r>
          </w:hyperlink>
        </w:p>
        <w:p w14:paraId="17A9E46C" w14:textId="7E39E84C"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6" w:history="1">
            <w:r w:rsidRPr="00534776">
              <w:rPr>
                <w:rStyle w:val="Hyperlink"/>
                <w:noProof/>
              </w:rPr>
              <w:t>1.3.8</w:t>
            </w:r>
            <w:r>
              <w:rPr>
                <w:rFonts w:eastAsiaTheme="minorEastAsia"/>
                <w:noProof/>
                <w:kern w:val="2"/>
                <w:sz w:val="24"/>
                <w:szCs w:val="24"/>
                <w14:ligatures w14:val="standardContextual"/>
              </w:rPr>
              <w:tab/>
            </w:r>
            <w:r w:rsidRPr="00534776">
              <w:rPr>
                <w:rStyle w:val="Hyperlink"/>
                <w:noProof/>
              </w:rPr>
              <w:t>BM08 : Biểu mẫu hủy phòng đã đặt</w:t>
            </w:r>
            <w:r>
              <w:rPr>
                <w:noProof/>
                <w:webHidden/>
              </w:rPr>
              <w:tab/>
            </w:r>
            <w:r>
              <w:rPr>
                <w:noProof/>
                <w:webHidden/>
              </w:rPr>
              <w:fldChar w:fldCharType="begin"/>
            </w:r>
            <w:r>
              <w:rPr>
                <w:noProof/>
                <w:webHidden/>
              </w:rPr>
              <w:instrText xml:space="preserve"> PAGEREF _Toc173188446 \h </w:instrText>
            </w:r>
            <w:r>
              <w:rPr>
                <w:noProof/>
                <w:webHidden/>
              </w:rPr>
            </w:r>
            <w:r>
              <w:rPr>
                <w:noProof/>
                <w:webHidden/>
              </w:rPr>
              <w:fldChar w:fldCharType="separate"/>
            </w:r>
            <w:r w:rsidR="00D42EC5">
              <w:rPr>
                <w:noProof/>
                <w:webHidden/>
              </w:rPr>
              <w:t>16</w:t>
            </w:r>
            <w:r>
              <w:rPr>
                <w:noProof/>
                <w:webHidden/>
              </w:rPr>
              <w:fldChar w:fldCharType="end"/>
            </w:r>
          </w:hyperlink>
        </w:p>
        <w:p w14:paraId="6BACC6AB" w14:textId="05CC787D"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47" w:history="1">
            <w:r w:rsidRPr="00534776">
              <w:rPr>
                <w:rStyle w:val="Hyperlink"/>
                <w:noProof/>
              </w:rPr>
              <w:t>1.3.9</w:t>
            </w:r>
            <w:r>
              <w:rPr>
                <w:rFonts w:eastAsiaTheme="minorEastAsia"/>
                <w:noProof/>
                <w:kern w:val="2"/>
                <w:sz w:val="24"/>
                <w:szCs w:val="24"/>
                <w14:ligatures w14:val="standardContextual"/>
              </w:rPr>
              <w:tab/>
            </w:r>
            <w:r w:rsidRPr="00534776">
              <w:rPr>
                <w:rStyle w:val="Hyperlink"/>
                <w:noProof/>
              </w:rPr>
              <w:t>BM09: Biểu mẫu đánh giá căn phòng đã đặt</w:t>
            </w:r>
            <w:r>
              <w:rPr>
                <w:noProof/>
                <w:webHidden/>
              </w:rPr>
              <w:tab/>
            </w:r>
            <w:r>
              <w:rPr>
                <w:noProof/>
                <w:webHidden/>
              </w:rPr>
              <w:fldChar w:fldCharType="begin"/>
            </w:r>
            <w:r>
              <w:rPr>
                <w:noProof/>
                <w:webHidden/>
              </w:rPr>
              <w:instrText xml:space="preserve"> PAGEREF _Toc173188447 \h </w:instrText>
            </w:r>
            <w:r>
              <w:rPr>
                <w:noProof/>
                <w:webHidden/>
              </w:rPr>
            </w:r>
            <w:r>
              <w:rPr>
                <w:noProof/>
                <w:webHidden/>
              </w:rPr>
              <w:fldChar w:fldCharType="separate"/>
            </w:r>
            <w:r w:rsidR="00D42EC5">
              <w:rPr>
                <w:noProof/>
                <w:webHidden/>
              </w:rPr>
              <w:t>16</w:t>
            </w:r>
            <w:r>
              <w:rPr>
                <w:noProof/>
                <w:webHidden/>
              </w:rPr>
              <w:fldChar w:fldCharType="end"/>
            </w:r>
          </w:hyperlink>
        </w:p>
        <w:p w14:paraId="5E4E7A3E" w14:textId="29552C8B"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48" w:history="1">
            <w:r w:rsidRPr="00534776">
              <w:rPr>
                <w:rStyle w:val="Hyperlink"/>
                <w:noProof/>
              </w:rPr>
              <w:t>1.4</w:t>
            </w:r>
            <w:r>
              <w:rPr>
                <w:rFonts w:eastAsiaTheme="minorEastAsia"/>
                <w:noProof/>
                <w:kern w:val="2"/>
                <w:sz w:val="24"/>
                <w:szCs w:val="24"/>
                <w14:ligatures w14:val="standardContextual"/>
              </w:rPr>
              <w:tab/>
            </w:r>
            <w:r w:rsidRPr="00534776">
              <w:rPr>
                <w:rStyle w:val="Hyperlink"/>
                <w:noProof/>
              </w:rPr>
              <w:t>Quy định</w:t>
            </w:r>
            <w:r>
              <w:rPr>
                <w:noProof/>
                <w:webHidden/>
              </w:rPr>
              <w:tab/>
            </w:r>
            <w:r>
              <w:rPr>
                <w:noProof/>
                <w:webHidden/>
              </w:rPr>
              <w:fldChar w:fldCharType="begin"/>
            </w:r>
            <w:r>
              <w:rPr>
                <w:noProof/>
                <w:webHidden/>
              </w:rPr>
              <w:instrText xml:space="preserve"> PAGEREF _Toc173188448 \h </w:instrText>
            </w:r>
            <w:r>
              <w:rPr>
                <w:noProof/>
                <w:webHidden/>
              </w:rPr>
            </w:r>
            <w:r>
              <w:rPr>
                <w:noProof/>
                <w:webHidden/>
              </w:rPr>
              <w:fldChar w:fldCharType="separate"/>
            </w:r>
            <w:r w:rsidR="00D42EC5">
              <w:rPr>
                <w:noProof/>
                <w:webHidden/>
              </w:rPr>
              <w:t>16</w:t>
            </w:r>
            <w:r>
              <w:rPr>
                <w:noProof/>
                <w:webHidden/>
              </w:rPr>
              <w:fldChar w:fldCharType="end"/>
            </w:r>
          </w:hyperlink>
        </w:p>
        <w:p w14:paraId="03B47A90" w14:textId="1F5A58DB"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49" w:history="1">
            <w:r w:rsidRPr="00534776">
              <w:rPr>
                <w:rStyle w:val="Hyperlink"/>
                <w:noProof/>
              </w:rPr>
              <w:t>1.5</w:t>
            </w:r>
            <w:r>
              <w:rPr>
                <w:rFonts w:eastAsiaTheme="minorEastAsia"/>
                <w:noProof/>
                <w:kern w:val="2"/>
                <w:sz w:val="24"/>
                <w:szCs w:val="24"/>
                <w14:ligatures w14:val="standardContextual"/>
              </w:rPr>
              <w:tab/>
            </w:r>
            <w:r w:rsidRPr="00534776">
              <w:rPr>
                <w:rStyle w:val="Hyperlink"/>
                <w:noProof/>
              </w:rPr>
              <w:t>Danh sách yêu cầu</w:t>
            </w:r>
            <w:r>
              <w:rPr>
                <w:noProof/>
                <w:webHidden/>
              </w:rPr>
              <w:tab/>
            </w:r>
            <w:r>
              <w:rPr>
                <w:noProof/>
                <w:webHidden/>
              </w:rPr>
              <w:fldChar w:fldCharType="begin"/>
            </w:r>
            <w:r>
              <w:rPr>
                <w:noProof/>
                <w:webHidden/>
              </w:rPr>
              <w:instrText xml:space="preserve"> PAGEREF _Toc173188449 \h </w:instrText>
            </w:r>
            <w:r>
              <w:rPr>
                <w:noProof/>
                <w:webHidden/>
              </w:rPr>
            </w:r>
            <w:r>
              <w:rPr>
                <w:noProof/>
                <w:webHidden/>
              </w:rPr>
              <w:fldChar w:fldCharType="separate"/>
            </w:r>
            <w:r w:rsidR="00D42EC5">
              <w:rPr>
                <w:noProof/>
                <w:webHidden/>
              </w:rPr>
              <w:t>17</w:t>
            </w:r>
            <w:r>
              <w:rPr>
                <w:noProof/>
                <w:webHidden/>
              </w:rPr>
              <w:fldChar w:fldCharType="end"/>
            </w:r>
          </w:hyperlink>
        </w:p>
        <w:p w14:paraId="3DCE9837" w14:textId="38AF0C3D"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0" w:history="1">
            <w:r w:rsidRPr="00534776">
              <w:rPr>
                <w:rStyle w:val="Hyperlink"/>
                <w:noProof/>
              </w:rPr>
              <w:t>1.5.1</w:t>
            </w:r>
            <w:r>
              <w:rPr>
                <w:rFonts w:eastAsiaTheme="minorEastAsia"/>
                <w:noProof/>
                <w:kern w:val="2"/>
                <w:sz w:val="24"/>
                <w:szCs w:val="24"/>
                <w14:ligatures w14:val="standardContextual"/>
              </w:rPr>
              <w:tab/>
            </w:r>
            <w:r w:rsidRPr="00534776">
              <w:rPr>
                <w:rStyle w:val="Hyperlink"/>
                <w:noProof/>
              </w:rPr>
              <w:t>Danh sách yêu cầu nghiệp vụ</w:t>
            </w:r>
            <w:r>
              <w:rPr>
                <w:noProof/>
                <w:webHidden/>
              </w:rPr>
              <w:tab/>
            </w:r>
            <w:r>
              <w:rPr>
                <w:noProof/>
                <w:webHidden/>
              </w:rPr>
              <w:fldChar w:fldCharType="begin"/>
            </w:r>
            <w:r>
              <w:rPr>
                <w:noProof/>
                <w:webHidden/>
              </w:rPr>
              <w:instrText xml:space="preserve"> PAGEREF _Toc173188450 \h </w:instrText>
            </w:r>
            <w:r>
              <w:rPr>
                <w:noProof/>
                <w:webHidden/>
              </w:rPr>
            </w:r>
            <w:r>
              <w:rPr>
                <w:noProof/>
                <w:webHidden/>
              </w:rPr>
              <w:fldChar w:fldCharType="separate"/>
            </w:r>
            <w:r w:rsidR="00D42EC5">
              <w:rPr>
                <w:noProof/>
                <w:webHidden/>
              </w:rPr>
              <w:t>17</w:t>
            </w:r>
            <w:r>
              <w:rPr>
                <w:noProof/>
                <w:webHidden/>
              </w:rPr>
              <w:fldChar w:fldCharType="end"/>
            </w:r>
          </w:hyperlink>
        </w:p>
        <w:p w14:paraId="39B24EC5" w14:textId="6718E306"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1" w:history="1">
            <w:r w:rsidRPr="00534776">
              <w:rPr>
                <w:rStyle w:val="Hyperlink"/>
                <w:noProof/>
              </w:rPr>
              <w:t>1.5.2</w:t>
            </w:r>
            <w:r>
              <w:rPr>
                <w:rFonts w:eastAsiaTheme="minorEastAsia"/>
                <w:noProof/>
                <w:kern w:val="2"/>
                <w:sz w:val="24"/>
                <w:szCs w:val="24"/>
                <w14:ligatures w14:val="standardContextual"/>
              </w:rPr>
              <w:tab/>
            </w:r>
            <w:r w:rsidRPr="00534776">
              <w:rPr>
                <w:rStyle w:val="Hyperlink"/>
                <w:noProof/>
              </w:rPr>
              <w:t>Danh sách yêu cầu tiến hóa</w:t>
            </w:r>
            <w:r>
              <w:rPr>
                <w:noProof/>
                <w:webHidden/>
              </w:rPr>
              <w:tab/>
            </w:r>
            <w:r>
              <w:rPr>
                <w:noProof/>
                <w:webHidden/>
              </w:rPr>
              <w:fldChar w:fldCharType="begin"/>
            </w:r>
            <w:r>
              <w:rPr>
                <w:noProof/>
                <w:webHidden/>
              </w:rPr>
              <w:instrText xml:space="preserve"> PAGEREF _Toc173188451 \h </w:instrText>
            </w:r>
            <w:r>
              <w:rPr>
                <w:noProof/>
                <w:webHidden/>
              </w:rPr>
            </w:r>
            <w:r>
              <w:rPr>
                <w:noProof/>
                <w:webHidden/>
              </w:rPr>
              <w:fldChar w:fldCharType="separate"/>
            </w:r>
            <w:r w:rsidR="00D42EC5">
              <w:rPr>
                <w:noProof/>
                <w:webHidden/>
              </w:rPr>
              <w:t>20</w:t>
            </w:r>
            <w:r>
              <w:rPr>
                <w:noProof/>
                <w:webHidden/>
              </w:rPr>
              <w:fldChar w:fldCharType="end"/>
            </w:r>
          </w:hyperlink>
        </w:p>
        <w:p w14:paraId="0884BEC6" w14:textId="2B458E9E"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2" w:history="1">
            <w:r w:rsidRPr="00534776">
              <w:rPr>
                <w:rStyle w:val="Hyperlink"/>
                <w:noProof/>
              </w:rPr>
              <w:t>1.5.3</w:t>
            </w:r>
            <w:r>
              <w:rPr>
                <w:rFonts w:eastAsiaTheme="minorEastAsia"/>
                <w:noProof/>
                <w:kern w:val="2"/>
                <w:sz w:val="24"/>
                <w:szCs w:val="24"/>
                <w14:ligatures w14:val="standardContextual"/>
              </w:rPr>
              <w:tab/>
            </w:r>
            <w:r w:rsidRPr="00534776">
              <w:rPr>
                <w:rStyle w:val="Hyperlink"/>
                <w:noProof/>
              </w:rPr>
              <w:t>Danh sách yêu cầu hiệu quả</w:t>
            </w:r>
            <w:r>
              <w:rPr>
                <w:noProof/>
                <w:webHidden/>
              </w:rPr>
              <w:tab/>
            </w:r>
            <w:r>
              <w:rPr>
                <w:noProof/>
                <w:webHidden/>
              </w:rPr>
              <w:fldChar w:fldCharType="begin"/>
            </w:r>
            <w:r>
              <w:rPr>
                <w:noProof/>
                <w:webHidden/>
              </w:rPr>
              <w:instrText xml:space="preserve"> PAGEREF _Toc173188452 \h </w:instrText>
            </w:r>
            <w:r>
              <w:rPr>
                <w:noProof/>
                <w:webHidden/>
              </w:rPr>
            </w:r>
            <w:r>
              <w:rPr>
                <w:noProof/>
                <w:webHidden/>
              </w:rPr>
              <w:fldChar w:fldCharType="separate"/>
            </w:r>
            <w:r w:rsidR="00D42EC5">
              <w:rPr>
                <w:noProof/>
                <w:webHidden/>
              </w:rPr>
              <w:t>21</w:t>
            </w:r>
            <w:r>
              <w:rPr>
                <w:noProof/>
                <w:webHidden/>
              </w:rPr>
              <w:fldChar w:fldCharType="end"/>
            </w:r>
          </w:hyperlink>
        </w:p>
        <w:p w14:paraId="67977849" w14:textId="2417958A"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3" w:history="1">
            <w:r w:rsidRPr="00534776">
              <w:rPr>
                <w:rStyle w:val="Hyperlink"/>
                <w:noProof/>
              </w:rPr>
              <w:t>1.5.4</w:t>
            </w:r>
            <w:r>
              <w:rPr>
                <w:rFonts w:eastAsiaTheme="minorEastAsia"/>
                <w:noProof/>
                <w:kern w:val="2"/>
                <w:sz w:val="24"/>
                <w:szCs w:val="24"/>
                <w14:ligatures w14:val="standardContextual"/>
              </w:rPr>
              <w:tab/>
            </w:r>
            <w:r w:rsidRPr="00534776">
              <w:rPr>
                <w:rStyle w:val="Hyperlink"/>
                <w:noProof/>
              </w:rPr>
              <w:t>Danh sách yêu cầu tiện dụng</w:t>
            </w:r>
            <w:r>
              <w:rPr>
                <w:noProof/>
                <w:webHidden/>
              </w:rPr>
              <w:tab/>
            </w:r>
            <w:r>
              <w:rPr>
                <w:noProof/>
                <w:webHidden/>
              </w:rPr>
              <w:fldChar w:fldCharType="begin"/>
            </w:r>
            <w:r>
              <w:rPr>
                <w:noProof/>
                <w:webHidden/>
              </w:rPr>
              <w:instrText xml:space="preserve"> PAGEREF _Toc173188453 \h </w:instrText>
            </w:r>
            <w:r>
              <w:rPr>
                <w:noProof/>
                <w:webHidden/>
              </w:rPr>
            </w:r>
            <w:r>
              <w:rPr>
                <w:noProof/>
                <w:webHidden/>
              </w:rPr>
              <w:fldChar w:fldCharType="separate"/>
            </w:r>
            <w:r w:rsidR="00D42EC5">
              <w:rPr>
                <w:noProof/>
                <w:webHidden/>
              </w:rPr>
              <w:t>23</w:t>
            </w:r>
            <w:r>
              <w:rPr>
                <w:noProof/>
                <w:webHidden/>
              </w:rPr>
              <w:fldChar w:fldCharType="end"/>
            </w:r>
          </w:hyperlink>
        </w:p>
        <w:p w14:paraId="38EE77DD" w14:textId="57A4F005"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4" w:history="1">
            <w:r w:rsidRPr="00534776">
              <w:rPr>
                <w:rStyle w:val="Hyperlink"/>
                <w:noProof/>
              </w:rPr>
              <w:t>1.5.5</w:t>
            </w:r>
            <w:r>
              <w:rPr>
                <w:rFonts w:eastAsiaTheme="minorEastAsia"/>
                <w:noProof/>
                <w:kern w:val="2"/>
                <w:sz w:val="24"/>
                <w:szCs w:val="24"/>
                <w14:ligatures w14:val="standardContextual"/>
              </w:rPr>
              <w:tab/>
            </w:r>
            <w:r w:rsidRPr="00534776">
              <w:rPr>
                <w:rStyle w:val="Hyperlink"/>
                <w:noProof/>
              </w:rPr>
              <w:t>Danh sách yêu cầu bảo mật</w:t>
            </w:r>
            <w:r>
              <w:rPr>
                <w:noProof/>
                <w:webHidden/>
              </w:rPr>
              <w:tab/>
            </w:r>
            <w:r>
              <w:rPr>
                <w:noProof/>
                <w:webHidden/>
              </w:rPr>
              <w:fldChar w:fldCharType="begin"/>
            </w:r>
            <w:r>
              <w:rPr>
                <w:noProof/>
                <w:webHidden/>
              </w:rPr>
              <w:instrText xml:space="preserve"> PAGEREF _Toc173188454 \h </w:instrText>
            </w:r>
            <w:r>
              <w:rPr>
                <w:noProof/>
                <w:webHidden/>
              </w:rPr>
            </w:r>
            <w:r>
              <w:rPr>
                <w:noProof/>
                <w:webHidden/>
              </w:rPr>
              <w:fldChar w:fldCharType="separate"/>
            </w:r>
            <w:r w:rsidR="00D42EC5">
              <w:rPr>
                <w:noProof/>
                <w:webHidden/>
              </w:rPr>
              <w:t>25</w:t>
            </w:r>
            <w:r>
              <w:rPr>
                <w:noProof/>
                <w:webHidden/>
              </w:rPr>
              <w:fldChar w:fldCharType="end"/>
            </w:r>
          </w:hyperlink>
        </w:p>
        <w:p w14:paraId="2F792FFB" w14:textId="1C26450E"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5" w:history="1">
            <w:r w:rsidRPr="00534776">
              <w:rPr>
                <w:rStyle w:val="Hyperlink"/>
                <w:noProof/>
              </w:rPr>
              <w:t>1.5.6</w:t>
            </w:r>
            <w:r>
              <w:rPr>
                <w:rFonts w:eastAsiaTheme="minorEastAsia"/>
                <w:noProof/>
                <w:kern w:val="2"/>
                <w:sz w:val="24"/>
                <w:szCs w:val="24"/>
                <w14:ligatures w14:val="standardContextual"/>
              </w:rPr>
              <w:tab/>
            </w:r>
            <w:r w:rsidRPr="00534776">
              <w:rPr>
                <w:rStyle w:val="Hyperlink"/>
                <w:noProof/>
              </w:rPr>
              <w:t>Danh sách yêu cầu an toàn</w:t>
            </w:r>
            <w:r>
              <w:rPr>
                <w:noProof/>
                <w:webHidden/>
              </w:rPr>
              <w:tab/>
            </w:r>
            <w:r>
              <w:rPr>
                <w:noProof/>
                <w:webHidden/>
              </w:rPr>
              <w:fldChar w:fldCharType="begin"/>
            </w:r>
            <w:r>
              <w:rPr>
                <w:noProof/>
                <w:webHidden/>
              </w:rPr>
              <w:instrText xml:space="preserve"> PAGEREF _Toc173188455 \h </w:instrText>
            </w:r>
            <w:r>
              <w:rPr>
                <w:noProof/>
                <w:webHidden/>
              </w:rPr>
            </w:r>
            <w:r>
              <w:rPr>
                <w:noProof/>
                <w:webHidden/>
              </w:rPr>
              <w:fldChar w:fldCharType="separate"/>
            </w:r>
            <w:r w:rsidR="00D42EC5">
              <w:rPr>
                <w:noProof/>
                <w:webHidden/>
              </w:rPr>
              <w:t>29</w:t>
            </w:r>
            <w:r>
              <w:rPr>
                <w:noProof/>
                <w:webHidden/>
              </w:rPr>
              <w:fldChar w:fldCharType="end"/>
            </w:r>
          </w:hyperlink>
        </w:p>
        <w:p w14:paraId="573269BA" w14:textId="7AD58BCE"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6" w:history="1">
            <w:r w:rsidRPr="00534776">
              <w:rPr>
                <w:rStyle w:val="Hyperlink"/>
                <w:noProof/>
              </w:rPr>
              <w:t>1.5.7</w:t>
            </w:r>
            <w:r>
              <w:rPr>
                <w:rFonts w:eastAsiaTheme="minorEastAsia"/>
                <w:noProof/>
                <w:kern w:val="2"/>
                <w:sz w:val="24"/>
                <w:szCs w:val="24"/>
                <w14:ligatures w14:val="standardContextual"/>
              </w:rPr>
              <w:tab/>
            </w:r>
            <w:r w:rsidRPr="00534776">
              <w:rPr>
                <w:rStyle w:val="Hyperlink"/>
                <w:noProof/>
              </w:rPr>
              <w:t>Danh sách yêu cầu tương thích</w:t>
            </w:r>
            <w:r>
              <w:rPr>
                <w:noProof/>
                <w:webHidden/>
              </w:rPr>
              <w:tab/>
            </w:r>
            <w:r>
              <w:rPr>
                <w:noProof/>
                <w:webHidden/>
              </w:rPr>
              <w:fldChar w:fldCharType="begin"/>
            </w:r>
            <w:r>
              <w:rPr>
                <w:noProof/>
                <w:webHidden/>
              </w:rPr>
              <w:instrText xml:space="preserve"> PAGEREF _Toc173188456 \h </w:instrText>
            </w:r>
            <w:r>
              <w:rPr>
                <w:noProof/>
                <w:webHidden/>
              </w:rPr>
            </w:r>
            <w:r>
              <w:rPr>
                <w:noProof/>
                <w:webHidden/>
              </w:rPr>
              <w:fldChar w:fldCharType="separate"/>
            </w:r>
            <w:r w:rsidR="00D42EC5">
              <w:rPr>
                <w:noProof/>
                <w:webHidden/>
              </w:rPr>
              <w:t>31</w:t>
            </w:r>
            <w:r>
              <w:rPr>
                <w:noProof/>
                <w:webHidden/>
              </w:rPr>
              <w:fldChar w:fldCharType="end"/>
            </w:r>
          </w:hyperlink>
        </w:p>
        <w:p w14:paraId="440EF197" w14:textId="4A0E5D91"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7" w:history="1">
            <w:r w:rsidRPr="00534776">
              <w:rPr>
                <w:rStyle w:val="Hyperlink"/>
                <w:noProof/>
              </w:rPr>
              <w:t>1.5.8</w:t>
            </w:r>
            <w:r>
              <w:rPr>
                <w:rFonts w:eastAsiaTheme="minorEastAsia"/>
                <w:noProof/>
                <w:kern w:val="2"/>
                <w:sz w:val="24"/>
                <w:szCs w:val="24"/>
                <w14:ligatures w14:val="standardContextual"/>
              </w:rPr>
              <w:tab/>
            </w:r>
            <w:r w:rsidRPr="00534776">
              <w:rPr>
                <w:rStyle w:val="Hyperlink"/>
                <w:noProof/>
              </w:rPr>
              <w:t>Danh sách yêu cầu công nghệ</w:t>
            </w:r>
            <w:r>
              <w:rPr>
                <w:noProof/>
                <w:webHidden/>
              </w:rPr>
              <w:tab/>
            </w:r>
            <w:r>
              <w:rPr>
                <w:noProof/>
                <w:webHidden/>
              </w:rPr>
              <w:fldChar w:fldCharType="begin"/>
            </w:r>
            <w:r>
              <w:rPr>
                <w:noProof/>
                <w:webHidden/>
              </w:rPr>
              <w:instrText xml:space="preserve"> PAGEREF _Toc173188457 \h </w:instrText>
            </w:r>
            <w:r>
              <w:rPr>
                <w:noProof/>
                <w:webHidden/>
              </w:rPr>
            </w:r>
            <w:r>
              <w:rPr>
                <w:noProof/>
                <w:webHidden/>
              </w:rPr>
              <w:fldChar w:fldCharType="separate"/>
            </w:r>
            <w:r w:rsidR="00D42EC5">
              <w:rPr>
                <w:noProof/>
                <w:webHidden/>
              </w:rPr>
              <w:t>31</w:t>
            </w:r>
            <w:r>
              <w:rPr>
                <w:noProof/>
                <w:webHidden/>
              </w:rPr>
              <w:fldChar w:fldCharType="end"/>
            </w:r>
          </w:hyperlink>
        </w:p>
        <w:p w14:paraId="0C5712B6" w14:textId="3E10C62C"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58" w:history="1">
            <w:r w:rsidRPr="00534776">
              <w:rPr>
                <w:rStyle w:val="Hyperlink"/>
                <w:noProof/>
              </w:rPr>
              <w:t>1.6</w:t>
            </w:r>
            <w:r>
              <w:rPr>
                <w:rFonts w:eastAsiaTheme="minorEastAsia"/>
                <w:noProof/>
                <w:kern w:val="2"/>
                <w:sz w:val="24"/>
                <w:szCs w:val="24"/>
                <w14:ligatures w14:val="standardContextual"/>
              </w:rPr>
              <w:tab/>
            </w:r>
            <w:r w:rsidRPr="00534776">
              <w:rPr>
                <w:rStyle w:val="Hyperlink"/>
                <w:noProof/>
              </w:rPr>
              <w:t>Bảng trách nhiệm</w:t>
            </w:r>
            <w:r>
              <w:rPr>
                <w:noProof/>
                <w:webHidden/>
              </w:rPr>
              <w:tab/>
            </w:r>
            <w:r>
              <w:rPr>
                <w:noProof/>
                <w:webHidden/>
              </w:rPr>
              <w:fldChar w:fldCharType="begin"/>
            </w:r>
            <w:r>
              <w:rPr>
                <w:noProof/>
                <w:webHidden/>
              </w:rPr>
              <w:instrText xml:space="preserve"> PAGEREF _Toc173188458 \h </w:instrText>
            </w:r>
            <w:r>
              <w:rPr>
                <w:noProof/>
                <w:webHidden/>
              </w:rPr>
            </w:r>
            <w:r>
              <w:rPr>
                <w:noProof/>
                <w:webHidden/>
              </w:rPr>
              <w:fldChar w:fldCharType="separate"/>
            </w:r>
            <w:r w:rsidR="00D42EC5">
              <w:rPr>
                <w:noProof/>
                <w:webHidden/>
              </w:rPr>
              <w:t>32</w:t>
            </w:r>
            <w:r>
              <w:rPr>
                <w:noProof/>
                <w:webHidden/>
              </w:rPr>
              <w:fldChar w:fldCharType="end"/>
            </w:r>
          </w:hyperlink>
        </w:p>
        <w:p w14:paraId="03759654" w14:textId="2D671BCA"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59" w:history="1">
            <w:r w:rsidRPr="00534776">
              <w:rPr>
                <w:rStyle w:val="Hyperlink"/>
                <w:noProof/>
              </w:rPr>
              <w:t>1.6.1</w:t>
            </w:r>
            <w:r>
              <w:rPr>
                <w:rFonts w:eastAsiaTheme="minorEastAsia"/>
                <w:noProof/>
                <w:kern w:val="2"/>
                <w:sz w:val="24"/>
                <w:szCs w:val="24"/>
                <w14:ligatures w14:val="standardContextual"/>
              </w:rPr>
              <w:tab/>
            </w:r>
            <w:r w:rsidRPr="00534776">
              <w:rPr>
                <w:rStyle w:val="Hyperlink"/>
                <w:noProof/>
              </w:rPr>
              <w:t>Bảng trách nhiệm yêu cầu nghiệp vụ</w:t>
            </w:r>
            <w:r>
              <w:rPr>
                <w:noProof/>
                <w:webHidden/>
              </w:rPr>
              <w:tab/>
            </w:r>
            <w:r>
              <w:rPr>
                <w:noProof/>
                <w:webHidden/>
              </w:rPr>
              <w:fldChar w:fldCharType="begin"/>
            </w:r>
            <w:r>
              <w:rPr>
                <w:noProof/>
                <w:webHidden/>
              </w:rPr>
              <w:instrText xml:space="preserve"> PAGEREF _Toc173188459 \h </w:instrText>
            </w:r>
            <w:r>
              <w:rPr>
                <w:noProof/>
                <w:webHidden/>
              </w:rPr>
            </w:r>
            <w:r>
              <w:rPr>
                <w:noProof/>
                <w:webHidden/>
              </w:rPr>
              <w:fldChar w:fldCharType="separate"/>
            </w:r>
            <w:r w:rsidR="00D42EC5">
              <w:rPr>
                <w:noProof/>
                <w:webHidden/>
              </w:rPr>
              <w:t>32</w:t>
            </w:r>
            <w:r>
              <w:rPr>
                <w:noProof/>
                <w:webHidden/>
              </w:rPr>
              <w:fldChar w:fldCharType="end"/>
            </w:r>
          </w:hyperlink>
        </w:p>
        <w:p w14:paraId="5114CF8F" w14:textId="4700F7A0"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0" w:history="1">
            <w:r w:rsidRPr="00534776">
              <w:rPr>
                <w:rStyle w:val="Hyperlink"/>
                <w:noProof/>
              </w:rPr>
              <w:t>1.6.2</w:t>
            </w:r>
            <w:r>
              <w:rPr>
                <w:rFonts w:eastAsiaTheme="minorEastAsia"/>
                <w:noProof/>
                <w:kern w:val="2"/>
                <w:sz w:val="24"/>
                <w:szCs w:val="24"/>
                <w14:ligatures w14:val="standardContextual"/>
              </w:rPr>
              <w:tab/>
            </w:r>
            <w:r w:rsidRPr="00534776">
              <w:rPr>
                <w:rStyle w:val="Hyperlink"/>
                <w:noProof/>
              </w:rPr>
              <w:t>Bảng trách nhiệm yêu cầu tiến hóa</w:t>
            </w:r>
            <w:r>
              <w:rPr>
                <w:noProof/>
                <w:webHidden/>
              </w:rPr>
              <w:tab/>
            </w:r>
            <w:r>
              <w:rPr>
                <w:noProof/>
                <w:webHidden/>
              </w:rPr>
              <w:fldChar w:fldCharType="begin"/>
            </w:r>
            <w:r>
              <w:rPr>
                <w:noProof/>
                <w:webHidden/>
              </w:rPr>
              <w:instrText xml:space="preserve"> PAGEREF _Toc173188460 \h </w:instrText>
            </w:r>
            <w:r>
              <w:rPr>
                <w:noProof/>
                <w:webHidden/>
              </w:rPr>
            </w:r>
            <w:r>
              <w:rPr>
                <w:noProof/>
                <w:webHidden/>
              </w:rPr>
              <w:fldChar w:fldCharType="separate"/>
            </w:r>
            <w:r w:rsidR="00D42EC5">
              <w:rPr>
                <w:noProof/>
                <w:webHidden/>
              </w:rPr>
              <w:t>35</w:t>
            </w:r>
            <w:r>
              <w:rPr>
                <w:noProof/>
                <w:webHidden/>
              </w:rPr>
              <w:fldChar w:fldCharType="end"/>
            </w:r>
          </w:hyperlink>
        </w:p>
        <w:p w14:paraId="266B7FE3" w14:textId="2D943051"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1" w:history="1">
            <w:r w:rsidRPr="00534776">
              <w:rPr>
                <w:rStyle w:val="Hyperlink"/>
                <w:noProof/>
              </w:rPr>
              <w:t>1.6.3</w:t>
            </w:r>
            <w:r>
              <w:rPr>
                <w:rFonts w:eastAsiaTheme="minorEastAsia"/>
                <w:noProof/>
                <w:kern w:val="2"/>
                <w:sz w:val="24"/>
                <w:szCs w:val="24"/>
                <w14:ligatures w14:val="standardContextual"/>
              </w:rPr>
              <w:tab/>
            </w:r>
            <w:r w:rsidRPr="00534776">
              <w:rPr>
                <w:rStyle w:val="Hyperlink"/>
                <w:noProof/>
              </w:rPr>
              <w:t>Bảng trách nhiệm yêu cầu hiệu quả</w:t>
            </w:r>
            <w:r>
              <w:rPr>
                <w:noProof/>
                <w:webHidden/>
              </w:rPr>
              <w:tab/>
            </w:r>
            <w:r>
              <w:rPr>
                <w:noProof/>
                <w:webHidden/>
              </w:rPr>
              <w:fldChar w:fldCharType="begin"/>
            </w:r>
            <w:r>
              <w:rPr>
                <w:noProof/>
                <w:webHidden/>
              </w:rPr>
              <w:instrText xml:space="preserve"> PAGEREF _Toc173188461 \h </w:instrText>
            </w:r>
            <w:r>
              <w:rPr>
                <w:noProof/>
                <w:webHidden/>
              </w:rPr>
            </w:r>
            <w:r>
              <w:rPr>
                <w:noProof/>
                <w:webHidden/>
              </w:rPr>
              <w:fldChar w:fldCharType="separate"/>
            </w:r>
            <w:r w:rsidR="00D42EC5">
              <w:rPr>
                <w:noProof/>
                <w:webHidden/>
              </w:rPr>
              <w:t>38</w:t>
            </w:r>
            <w:r>
              <w:rPr>
                <w:noProof/>
                <w:webHidden/>
              </w:rPr>
              <w:fldChar w:fldCharType="end"/>
            </w:r>
          </w:hyperlink>
        </w:p>
        <w:p w14:paraId="0515E044" w14:textId="29EA16B9"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2" w:history="1">
            <w:r w:rsidRPr="00534776">
              <w:rPr>
                <w:rStyle w:val="Hyperlink"/>
                <w:noProof/>
              </w:rPr>
              <w:t>1.6.4</w:t>
            </w:r>
            <w:r>
              <w:rPr>
                <w:rFonts w:eastAsiaTheme="minorEastAsia"/>
                <w:noProof/>
                <w:kern w:val="2"/>
                <w:sz w:val="24"/>
                <w:szCs w:val="24"/>
                <w14:ligatures w14:val="standardContextual"/>
              </w:rPr>
              <w:tab/>
            </w:r>
            <w:r w:rsidRPr="00534776">
              <w:rPr>
                <w:rStyle w:val="Hyperlink"/>
                <w:noProof/>
              </w:rPr>
              <w:t>Bảng trách nhiệm yêu cầu tiện dụng</w:t>
            </w:r>
            <w:r>
              <w:rPr>
                <w:noProof/>
                <w:webHidden/>
              </w:rPr>
              <w:tab/>
            </w:r>
            <w:r>
              <w:rPr>
                <w:noProof/>
                <w:webHidden/>
              </w:rPr>
              <w:fldChar w:fldCharType="begin"/>
            </w:r>
            <w:r>
              <w:rPr>
                <w:noProof/>
                <w:webHidden/>
              </w:rPr>
              <w:instrText xml:space="preserve"> PAGEREF _Toc173188462 \h </w:instrText>
            </w:r>
            <w:r>
              <w:rPr>
                <w:noProof/>
                <w:webHidden/>
              </w:rPr>
            </w:r>
            <w:r>
              <w:rPr>
                <w:noProof/>
                <w:webHidden/>
              </w:rPr>
              <w:fldChar w:fldCharType="separate"/>
            </w:r>
            <w:r w:rsidR="00D42EC5">
              <w:rPr>
                <w:noProof/>
                <w:webHidden/>
              </w:rPr>
              <w:t>40</w:t>
            </w:r>
            <w:r>
              <w:rPr>
                <w:noProof/>
                <w:webHidden/>
              </w:rPr>
              <w:fldChar w:fldCharType="end"/>
            </w:r>
          </w:hyperlink>
        </w:p>
        <w:p w14:paraId="3349380B" w14:textId="1E99C53B"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3" w:history="1">
            <w:r w:rsidRPr="00534776">
              <w:rPr>
                <w:rStyle w:val="Hyperlink"/>
                <w:noProof/>
              </w:rPr>
              <w:t>1.6.5</w:t>
            </w:r>
            <w:r>
              <w:rPr>
                <w:rFonts w:eastAsiaTheme="minorEastAsia"/>
                <w:noProof/>
                <w:kern w:val="2"/>
                <w:sz w:val="24"/>
                <w:szCs w:val="24"/>
                <w14:ligatures w14:val="standardContextual"/>
              </w:rPr>
              <w:tab/>
            </w:r>
            <w:r w:rsidRPr="00534776">
              <w:rPr>
                <w:rStyle w:val="Hyperlink"/>
                <w:noProof/>
              </w:rPr>
              <w:t>Bảng trách nhiệm yêu cầu bảo mật</w:t>
            </w:r>
            <w:r>
              <w:rPr>
                <w:noProof/>
                <w:webHidden/>
              </w:rPr>
              <w:tab/>
            </w:r>
            <w:r>
              <w:rPr>
                <w:noProof/>
                <w:webHidden/>
              </w:rPr>
              <w:fldChar w:fldCharType="begin"/>
            </w:r>
            <w:r>
              <w:rPr>
                <w:noProof/>
                <w:webHidden/>
              </w:rPr>
              <w:instrText xml:space="preserve"> PAGEREF _Toc173188463 \h </w:instrText>
            </w:r>
            <w:r>
              <w:rPr>
                <w:noProof/>
                <w:webHidden/>
              </w:rPr>
            </w:r>
            <w:r>
              <w:rPr>
                <w:noProof/>
                <w:webHidden/>
              </w:rPr>
              <w:fldChar w:fldCharType="separate"/>
            </w:r>
            <w:r w:rsidR="00D42EC5">
              <w:rPr>
                <w:noProof/>
                <w:webHidden/>
              </w:rPr>
              <w:t>41</w:t>
            </w:r>
            <w:r>
              <w:rPr>
                <w:noProof/>
                <w:webHidden/>
              </w:rPr>
              <w:fldChar w:fldCharType="end"/>
            </w:r>
          </w:hyperlink>
        </w:p>
        <w:p w14:paraId="1AF7BF56" w14:textId="2E8E759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4" w:history="1">
            <w:r w:rsidRPr="00534776">
              <w:rPr>
                <w:rStyle w:val="Hyperlink"/>
                <w:noProof/>
              </w:rPr>
              <w:t>1.6.6</w:t>
            </w:r>
            <w:r>
              <w:rPr>
                <w:rFonts w:eastAsiaTheme="minorEastAsia"/>
                <w:noProof/>
                <w:kern w:val="2"/>
                <w:sz w:val="24"/>
                <w:szCs w:val="24"/>
                <w14:ligatures w14:val="standardContextual"/>
              </w:rPr>
              <w:tab/>
            </w:r>
            <w:r w:rsidRPr="00534776">
              <w:rPr>
                <w:rStyle w:val="Hyperlink"/>
                <w:noProof/>
              </w:rPr>
              <w:t>Bảng trách nhiệm yêu cầu an toàn</w:t>
            </w:r>
            <w:r>
              <w:rPr>
                <w:noProof/>
                <w:webHidden/>
              </w:rPr>
              <w:tab/>
            </w:r>
            <w:r>
              <w:rPr>
                <w:noProof/>
                <w:webHidden/>
              </w:rPr>
              <w:fldChar w:fldCharType="begin"/>
            </w:r>
            <w:r>
              <w:rPr>
                <w:noProof/>
                <w:webHidden/>
              </w:rPr>
              <w:instrText xml:space="preserve"> PAGEREF _Toc173188464 \h </w:instrText>
            </w:r>
            <w:r>
              <w:rPr>
                <w:noProof/>
                <w:webHidden/>
              </w:rPr>
            </w:r>
            <w:r>
              <w:rPr>
                <w:noProof/>
                <w:webHidden/>
              </w:rPr>
              <w:fldChar w:fldCharType="separate"/>
            </w:r>
            <w:r w:rsidR="00D42EC5">
              <w:rPr>
                <w:noProof/>
                <w:webHidden/>
              </w:rPr>
              <w:t>42</w:t>
            </w:r>
            <w:r>
              <w:rPr>
                <w:noProof/>
                <w:webHidden/>
              </w:rPr>
              <w:fldChar w:fldCharType="end"/>
            </w:r>
          </w:hyperlink>
        </w:p>
        <w:p w14:paraId="2D7408B4" w14:textId="400B713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5" w:history="1">
            <w:r w:rsidRPr="00534776">
              <w:rPr>
                <w:rStyle w:val="Hyperlink"/>
                <w:noProof/>
              </w:rPr>
              <w:t>1.6.7</w:t>
            </w:r>
            <w:r>
              <w:rPr>
                <w:rFonts w:eastAsiaTheme="minorEastAsia"/>
                <w:noProof/>
                <w:kern w:val="2"/>
                <w:sz w:val="24"/>
                <w:szCs w:val="24"/>
                <w14:ligatures w14:val="standardContextual"/>
              </w:rPr>
              <w:tab/>
            </w:r>
            <w:r w:rsidRPr="00534776">
              <w:rPr>
                <w:rStyle w:val="Hyperlink"/>
                <w:noProof/>
              </w:rPr>
              <w:t>Bảng trách nhiệm yêu cầu tương thích</w:t>
            </w:r>
            <w:r>
              <w:rPr>
                <w:noProof/>
                <w:webHidden/>
              </w:rPr>
              <w:tab/>
            </w:r>
            <w:r>
              <w:rPr>
                <w:noProof/>
                <w:webHidden/>
              </w:rPr>
              <w:fldChar w:fldCharType="begin"/>
            </w:r>
            <w:r>
              <w:rPr>
                <w:noProof/>
                <w:webHidden/>
              </w:rPr>
              <w:instrText xml:space="preserve"> PAGEREF _Toc173188465 \h </w:instrText>
            </w:r>
            <w:r>
              <w:rPr>
                <w:noProof/>
                <w:webHidden/>
              </w:rPr>
            </w:r>
            <w:r>
              <w:rPr>
                <w:noProof/>
                <w:webHidden/>
              </w:rPr>
              <w:fldChar w:fldCharType="separate"/>
            </w:r>
            <w:r w:rsidR="00D42EC5">
              <w:rPr>
                <w:noProof/>
                <w:webHidden/>
              </w:rPr>
              <w:t>43</w:t>
            </w:r>
            <w:r>
              <w:rPr>
                <w:noProof/>
                <w:webHidden/>
              </w:rPr>
              <w:fldChar w:fldCharType="end"/>
            </w:r>
          </w:hyperlink>
        </w:p>
        <w:p w14:paraId="577EBFA6" w14:textId="1EDECFFF" w:rsidR="003B06F3" w:rsidRDefault="003B06F3">
          <w:pPr>
            <w:pStyle w:val="TOC1"/>
            <w:tabs>
              <w:tab w:val="left" w:pos="440"/>
              <w:tab w:val="right" w:leader="dot" w:pos="9017"/>
            </w:tabs>
            <w:rPr>
              <w:rFonts w:eastAsiaTheme="minorEastAsia"/>
              <w:noProof/>
              <w:kern w:val="2"/>
              <w:sz w:val="24"/>
              <w:szCs w:val="24"/>
              <w14:ligatures w14:val="standardContextual"/>
            </w:rPr>
          </w:pPr>
          <w:hyperlink w:anchor="_Toc173188466" w:history="1">
            <w:r w:rsidRPr="00534776">
              <w:rPr>
                <w:rStyle w:val="Hyperlink"/>
                <w:noProof/>
              </w:rPr>
              <w:t>2</w:t>
            </w:r>
            <w:r>
              <w:rPr>
                <w:rFonts w:eastAsiaTheme="minorEastAsia"/>
                <w:noProof/>
                <w:kern w:val="2"/>
                <w:sz w:val="24"/>
                <w:szCs w:val="24"/>
                <w14:ligatures w14:val="standardContextual"/>
              </w:rPr>
              <w:tab/>
            </w:r>
            <w:r w:rsidRPr="00534776">
              <w:rPr>
                <w:rStyle w:val="Hyperlink"/>
                <w:noProof/>
              </w:rPr>
              <w:t>LAB 2 - MÔ HÌNH HÓA YÊU CẦU</w:t>
            </w:r>
            <w:r>
              <w:rPr>
                <w:noProof/>
                <w:webHidden/>
              </w:rPr>
              <w:tab/>
            </w:r>
            <w:r>
              <w:rPr>
                <w:noProof/>
                <w:webHidden/>
              </w:rPr>
              <w:fldChar w:fldCharType="begin"/>
            </w:r>
            <w:r>
              <w:rPr>
                <w:noProof/>
                <w:webHidden/>
              </w:rPr>
              <w:instrText xml:space="preserve"> PAGEREF _Toc173188466 \h </w:instrText>
            </w:r>
            <w:r>
              <w:rPr>
                <w:noProof/>
                <w:webHidden/>
              </w:rPr>
            </w:r>
            <w:r>
              <w:rPr>
                <w:noProof/>
                <w:webHidden/>
              </w:rPr>
              <w:fldChar w:fldCharType="separate"/>
            </w:r>
            <w:r w:rsidR="00D42EC5">
              <w:rPr>
                <w:noProof/>
                <w:webHidden/>
              </w:rPr>
              <w:t>44</w:t>
            </w:r>
            <w:r>
              <w:rPr>
                <w:noProof/>
                <w:webHidden/>
              </w:rPr>
              <w:fldChar w:fldCharType="end"/>
            </w:r>
          </w:hyperlink>
        </w:p>
        <w:p w14:paraId="348B307A" w14:textId="3A48D99A"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67" w:history="1">
            <w:r w:rsidRPr="00534776">
              <w:rPr>
                <w:rStyle w:val="Hyperlink"/>
                <w:noProof/>
              </w:rPr>
              <w:t>2.1</w:t>
            </w:r>
            <w:r>
              <w:rPr>
                <w:rFonts w:eastAsiaTheme="minorEastAsia"/>
                <w:noProof/>
                <w:kern w:val="2"/>
                <w:sz w:val="24"/>
                <w:szCs w:val="24"/>
                <w14:ligatures w14:val="standardContextual"/>
              </w:rPr>
              <w:tab/>
            </w:r>
            <w:r w:rsidRPr="00534776">
              <w:rPr>
                <w:rStyle w:val="Hyperlink"/>
                <w:noProof/>
              </w:rPr>
              <w:t>Usecase Diagram</w:t>
            </w:r>
            <w:r>
              <w:rPr>
                <w:noProof/>
                <w:webHidden/>
              </w:rPr>
              <w:tab/>
            </w:r>
            <w:r>
              <w:rPr>
                <w:noProof/>
                <w:webHidden/>
              </w:rPr>
              <w:fldChar w:fldCharType="begin"/>
            </w:r>
            <w:r>
              <w:rPr>
                <w:noProof/>
                <w:webHidden/>
              </w:rPr>
              <w:instrText xml:space="preserve"> PAGEREF _Toc173188467 \h </w:instrText>
            </w:r>
            <w:r>
              <w:rPr>
                <w:noProof/>
                <w:webHidden/>
              </w:rPr>
            </w:r>
            <w:r>
              <w:rPr>
                <w:noProof/>
                <w:webHidden/>
              </w:rPr>
              <w:fldChar w:fldCharType="separate"/>
            </w:r>
            <w:r w:rsidR="00D42EC5">
              <w:rPr>
                <w:noProof/>
                <w:webHidden/>
              </w:rPr>
              <w:t>44</w:t>
            </w:r>
            <w:r>
              <w:rPr>
                <w:noProof/>
                <w:webHidden/>
              </w:rPr>
              <w:fldChar w:fldCharType="end"/>
            </w:r>
          </w:hyperlink>
        </w:p>
        <w:p w14:paraId="5ACF84BF" w14:textId="3D2F7D51"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8" w:history="1">
            <w:r w:rsidRPr="00534776">
              <w:rPr>
                <w:rStyle w:val="Hyperlink"/>
                <w:noProof/>
              </w:rPr>
              <w:t>2.1.1</w:t>
            </w:r>
            <w:r>
              <w:rPr>
                <w:rFonts w:eastAsiaTheme="minorEastAsia"/>
                <w:noProof/>
                <w:kern w:val="2"/>
                <w:sz w:val="24"/>
                <w:szCs w:val="24"/>
                <w14:ligatures w14:val="standardContextual"/>
              </w:rPr>
              <w:tab/>
            </w:r>
            <w:r w:rsidRPr="00534776">
              <w:rPr>
                <w:rStyle w:val="Hyperlink"/>
                <w:noProof/>
              </w:rPr>
              <w:t>Sơ đồ mức tổng quát</w:t>
            </w:r>
            <w:r>
              <w:rPr>
                <w:noProof/>
                <w:webHidden/>
              </w:rPr>
              <w:tab/>
            </w:r>
            <w:r>
              <w:rPr>
                <w:noProof/>
                <w:webHidden/>
              </w:rPr>
              <w:fldChar w:fldCharType="begin"/>
            </w:r>
            <w:r>
              <w:rPr>
                <w:noProof/>
                <w:webHidden/>
              </w:rPr>
              <w:instrText xml:space="preserve"> PAGEREF _Toc173188468 \h </w:instrText>
            </w:r>
            <w:r>
              <w:rPr>
                <w:noProof/>
                <w:webHidden/>
              </w:rPr>
            </w:r>
            <w:r>
              <w:rPr>
                <w:noProof/>
                <w:webHidden/>
              </w:rPr>
              <w:fldChar w:fldCharType="separate"/>
            </w:r>
            <w:r w:rsidR="00D42EC5">
              <w:rPr>
                <w:noProof/>
                <w:webHidden/>
              </w:rPr>
              <w:t>44</w:t>
            </w:r>
            <w:r>
              <w:rPr>
                <w:noProof/>
                <w:webHidden/>
              </w:rPr>
              <w:fldChar w:fldCharType="end"/>
            </w:r>
          </w:hyperlink>
        </w:p>
        <w:p w14:paraId="662477B7" w14:textId="022BF455"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69" w:history="1">
            <w:r w:rsidRPr="00534776">
              <w:rPr>
                <w:rStyle w:val="Hyperlink"/>
                <w:noProof/>
              </w:rPr>
              <w:t>2.1.2</w:t>
            </w:r>
            <w:r>
              <w:rPr>
                <w:rFonts w:eastAsiaTheme="minorEastAsia"/>
                <w:noProof/>
                <w:kern w:val="2"/>
                <w:sz w:val="24"/>
                <w:szCs w:val="24"/>
                <w14:ligatures w14:val="standardContextual"/>
              </w:rPr>
              <w:tab/>
            </w:r>
            <w:r w:rsidRPr="00534776">
              <w:rPr>
                <w:rStyle w:val="Hyperlink"/>
                <w:noProof/>
              </w:rPr>
              <w:t>Sơ đồ chi tiết: Đăng ký / Đăng nhập</w:t>
            </w:r>
            <w:r>
              <w:rPr>
                <w:noProof/>
                <w:webHidden/>
              </w:rPr>
              <w:tab/>
            </w:r>
            <w:r>
              <w:rPr>
                <w:noProof/>
                <w:webHidden/>
              </w:rPr>
              <w:fldChar w:fldCharType="begin"/>
            </w:r>
            <w:r>
              <w:rPr>
                <w:noProof/>
                <w:webHidden/>
              </w:rPr>
              <w:instrText xml:space="preserve"> PAGEREF _Toc173188469 \h </w:instrText>
            </w:r>
            <w:r>
              <w:rPr>
                <w:noProof/>
                <w:webHidden/>
              </w:rPr>
            </w:r>
            <w:r>
              <w:rPr>
                <w:noProof/>
                <w:webHidden/>
              </w:rPr>
              <w:fldChar w:fldCharType="separate"/>
            </w:r>
            <w:r w:rsidR="00D42EC5">
              <w:rPr>
                <w:noProof/>
                <w:webHidden/>
              </w:rPr>
              <w:t>44</w:t>
            </w:r>
            <w:r>
              <w:rPr>
                <w:noProof/>
                <w:webHidden/>
              </w:rPr>
              <w:fldChar w:fldCharType="end"/>
            </w:r>
          </w:hyperlink>
        </w:p>
        <w:p w14:paraId="201189A4" w14:textId="6CC4428F"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0" w:history="1">
            <w:r w:rsidRPr="00534776">
              <w:rPr>
                <w:rStyle w:val="Hyperlink"/>
                <w:noProof/>
              </w:rPr>
              <w:t>2.1.3</w:t>
            </w:r>
            <w:r>
              <w:rPr>
                <w:rFonts w:eastAsiaTheme="minorEastAsia"/>
                <w:noProof/>
                <w:kern w:val="2"/>
                <w:sz w:val="24"/>
                <w:szCs w:val="24"/>
                <w14:ligatures w14:val="standardContextual"/>
              </w:rPr>
              <w:tab/>
            </w:r>
            <w:r w:rsidRPr="00534776">
              <w:rPr>
                <w:rStyle w:val="Hyperlink"/>
                <w:noProof/>
              </w:rPr>
              <w:t>Sơ đồ chi tiết: Đặt phòng</w:t>
            </w:r>
            <w:r>
              <w:rPr>
                <w:noProof/>
                <w:webHidden/>
              </w:rPr>
              <w:tab/>
            </w:r>
            <w:r>
              <w:rPr>
                <w:noProof/>
                <w:webHidden/>
              </w:rPr>
              <w:fldChar w:fldCharType="begin"/>
            </w:r>
            <w:r>
              <w:rPr>
                <w:noProof/>
                <w:webHidden/>
              </w:rPr>
              <w:instrText xml:space="preserve"> PAGEREF _Toc173188470 \h </w:instrText>
            </w:r>
            <w:r>
              <w:rPr>
                <w:noProof/>
                <w:webHidden/>
              </w:rPr>
            </w:r>
            <w:r>
              <w:rPr>
                <w:noProof/>
                <w:webHidden/>
              </w:rPr>
              <w:fldChar w:fldCharType="separate"/>
            </w:r>
            <w:r w:rsidR="00D42EC5">
              <w:rPr>
                <w:noProof/>
                <w:webHidden/>
              </w:rPr>
              <w:t>45</w:t>
            </w:r>
            <w:r>
              <w:rPr>
                <w:noProof/>
                <w:webHidden/>
              </w:rPr>
              <w:fldChar w:fldCharType="end"/>
            </w:r>
          </w:hyperlink>
        </w:p>
        <w:p w14:paraId="5BDA0A1B" w14:textId="1A504236"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1" w:history="1">
            <w:r w:rsidRPr="00534776">
              <w:rPr>
                <w:rStyle w:val="Hyperlink"/>
                <w:noProof/>
              </w:rPr>
              <w:t>2.1.4</w:t>
            </w:r>
            <w:r>
              <w:rPr>
                <w:rFonts w:eastAsiaTheme="minorEastAsia"/>
                <w:noProof/>
                <w:kern w:val="2"/>
                <w:sz w:val="24"/>
                <w:szCs w:val="24"/>
                <w14:ligatures w14:val="standardContextual"/>
              </w:rPr>
              <w:tab/>
            </w:r>
            <w:r w:rsidRPr="00534776">
              <w:rPr>
                <w:rStyle w:val="Hyperlink"/>
                <w:noProof/>
              </w:rPr>
              <w:t>Sơ đồ chi tiết: Đăng phòng cho thuê</w:t>
            </w:r>
            <w:r>
              <w:rPr>
                <w:noProof/>
                <w:webHidden/>
              </w:rPr>
              <w:tab/>
            </w:r>
            <w:r>
              <w:rPr>
                <w:noProof/>
                <w:webHidden/>
              </w:rPr>
              <w:fldChar w:fldCharType="begin"/>
            </w:r>
            <w:r>
              <w:rPr>
                <w:noProof/>
                <w:webHidden/>
              </w:rPr>
              <w:instrText xml:space="preserve"> PAGEREF _Toc173188471 \h </w:instrText>
            </w:r>
            <w:r>
              <w:rPr>
                <w:noProof/>
                <w:webHidden/>
              </w:rPr>
            </w:r>
            <w:r>
              <w:rPr>
                <w:noProof/>
                <w:webHidden/>
              </w:rPr>
              <w:fldChar w:fldCharType="separate"/>
            </w:r>
            <w:r w:rsidR="00D42EC5">
              <w:rPr>
                <w:noProof/>
                <w:webHidden/>
              </w:rPr>
              <w:t>45</w:t>
            </w:r>
            <w:r>
              <w:rPr>
                <w:noProof/>
                <w:webHidden/>
              </w:rPr>
              <w:fldChar w:fldCharType="end"/>
            </w:r>
          </w:hyperlink>
        </w:p>
        <w:p w14:paraId="56C28A1F" w14:textId="338BACB4"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2" w:history="1">
            <w:r w:rsidRPr="00534776">
              <w:rPr>
                <w:rStyle w:val="Hyperlink"/>
                <w:noProof/>
              </w:rPr>
              <w:t>2.1.5</w:t>
            </w:r>
            <w:r>
              <w:rPr>
                <w:rFonts w:eastAsiaTheme="minorEastAsia"/>
                <w:noProof/>
                <w:kern w:val="2"/>
                <w:sz w:val="24"/>
                <w:szCs w:val="24"/>
                <w14:ligatures w14:val="standardContextual"/>
              </w:rPr>
              <w:tab/>
            </w:r>
            <w:r w:rsidRPr="00534776">
              <w:rPr>
                <w:rStyle w:val="Hyperlink"/>
                <w:noProof/>
              </w:rPr>
              <w:t>Sơ đồ chi tiết: Quản lý phòng</w:t>
            </w:r>
            <w:r>
              <w:rPr>
                <w:noProof/>
                <w:webHidden/>
              </w:rPr>
              <w:tab/>
            </w:r>
            <w:r>
              <w:rPr>
                <w:noProof/>
                <w:webHidden/>
              </w:rPr>
              <w:fldChar w:fldCharType="begin"/>
            </w:r>
            <w:r>
              <w:rPr>
                <w:noProof/>
                <w:webHidden/>
              </w:rPr>
              <w:instrText xml:space="preserve"> PAGEREF _Toc173188472 \h </w:instrText>
            </w:r>
            <w:r>
              <w:rPr>
                <w:noProof/>
                <w:webHidden/>
              </w:rPr>
            </w:r>
            <w:r>
              <w:rPr>
                <w:noProof/>
                <w:webHidden/>
              </w:rPr>
              <w:fldChar w:fldCharType="separate"/>
            </w:r>
            <w:r w:rsidR="00D42EC5">
              <w:rPr>
                <w:noProof/>
                <w:webHidden/>
              </w:rPr>
              <w:t>46</w:t>
            </w:r>
            <w:r>
              <w:rPr>
                <w:noProof/>
                <w:webHidden/>
              </w:rPr>
              <w:fldChar w:fldCharType="end"/>
            </w:r>
          </w:hyperlink>
        </w:p>
        <w:p w14:paraId="003998B7" w14:textId="4DB8EE44"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3" w:history="1">
            <w:r w:rsidRPr="00534776">
              <w:rPr>
                <w:rStyle w:val="Hyperlink"/>
                <w:noProof/>
              </w:rPr>
              <w:t>2.1.6</w:t>
            </w:r>
            <w:r>
              <w:rPr>
                <w:rFonts w:eastAsiaTheme="minorEastAsia"/>
                <w:noProof/>
                <w:kern w:val="2"/>
                <w:sz w:val="24"/>
                <w:szCs w:val="24"/>
                <w14:ligatures w14:val="standardContextual"/>
              </w:rPr>
              <w:tab/>
            </w:r>
            <w:r w:rsidRPr="00534776">
              <w:rPr>
                <w:rStyle w:val="Hyperlink"/>
                <w:noProof/>
              </w:rPr>
              <w:t>Sơ đồ chi tiết: Quản lý số liệu</w:t>
            </w:r>
            <w:r>
              <w:rPr>
                <w:noProof/>
                <w:webHidden/>
              </w:rPr>
              <w:tab/>
            </w:r>
            <w:r>
              <w:rPr>
                <w:noProof/>
                <w:webHidden/>
              </w:rPr>
              <w:fldChar w:fldCharType="begin"/>
            </w:r>
            <w:r>
              <w:rPr>
                <w:noProof/>
                <w:webHidden/>
              </w:rPr>
              <w:instrText xml:space="preserve"> PAGEREF _Toc173188473 \h </w:instrText>
            </w:r>
            <w:r>
              <w:rPr>
                <w:noProof/>
                <w:webHidden/>
              </w:rPr>
            </w:r>
            <w:r>
              <w:rPr>
                <w:noProof/>
                <w:webHidden/>
              </w:rPr>
              <w:fldChar w:fldCharType="separate"/>
            </w:r>
            <w:r w:rsidR="00D42EC5">
              <w:rPr>
                <w:noProof/>
                <w:webHidden/>
              </w:rPr>
              <w:t>46</w:t>
            </w:r>
            <w:r>
              <w:rPr>
                <w:noProof/>
                <w:webHidden/>
              </w:rPr>
              <w:fldChar w:fldCharType="end"/>
            </w:r>
          </w:hyperlink>
        </w:p>
        <w:p w14:paraId="3CA4429A" w14:textId="00BC6574"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4" w:history="1">
            <w:r w:rsidRPr="00534776">
              <w:rPr>
                <w:rStyle w:val="Hyperlink"/>
                <w:noProof/>
              </w:rPr>
              <w:t>2.1.7</w:t>
            </w:r>
            <w:r>
              <w:rPr>
                <w:rFonts w:eastAsiaTheme="minorEastAsia"/>
                <w:noProof/>
                <w:kern w:val="2"/>
                <w:sz w:val="24"/>
                <w:szCs w:val="24"/>
                <w14:ligatures w14:val="standardContextual"/>
              </w:rPr>
              <w:tab/>
            </w:r>
            <w:r w:rsidRPr="00534776">
              <w:rPr>
                <w:rStyle w:val="Hyperlink"/>
                <w:noProof/>
              </w:rPr>
              <w:t>Sơ đồ chi tiết: Chăm sóc khách hàng</w:t>
            </w:r>
            <w:r>
              <w:rPr>
                <w:noProof/>
                <w:webHidden/>
              </w:rPr>
              <w:tab/>
            </w:r>
            <w:r>
              <w:rPr>
                <w:noProof/>
                <w:webHidden/>
              </w:rPr>
              <w:fldChar w:fldCharType="begin"/>
            </w:r>
            <w:r>
              <w:rPr>
                <w:noProof/>
                <w:webHidden/>
              </w:rPr>
              <w:instrText xml:space="preserve"> PAGEREF _Toc173188474 \h </w:instrText>
            </w:r>
            <w:r>
              <w:rPr>
                <w:noProof/>
                <w:webHidden/>
              </w:rPr>
            </w:r>
            <w:r>
              <w:rPr>
                <w:noProof/>
                <w:webHidden/>
              </w:rPr>
              <w:fldChar w:fldCharType="separate"/>
            </w:r>
            <w:r w:rsidR="00D42EC5">
              <w:rPr>
                <w:noProof/>
                <w:webHidden/>
              </w:rPr>
              <w:t>47</w:t>
            </w:r>
            <w:r>
              <w:rPr>
                <w:noProof/>
                <w:webHidden/>
              </w:rPr>
              <w:fldChar w:fldCharType="end"/>
            </w:r>
          </w:hyperlink>
        </w:p>
        <w:p w14:paraId="049BE88A" w14:textId="7095999D"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75" w:history="1">
            <w:r w:rsidRPr="00534776">
              <w:rPr>
                <w:rStyle w:val="Hyperlink"/>
                <w:noProof/>
              </w:rPr>
              <w:t>2.2</w:t>
            </w:r>
            <w:r>
              <w:rPr>
                <w:rFonts w:eastAsiaTheme="minorEastAsia"/>
                <w:noProof/>
                <w:kern w:val="2"/>
                <w:sz w:val="24"/>
                <w:szCs w:val="24"/>
                <w14:ligatures w14:val="standardContextual"/>
              </w:rPr>
              <w:tab/>
            </w:r>
            <w:r w:rsidRPr="00534776">
              <w:rPr>
                <w:rStyle w:val="Hyperlink"/>
                <w:noProof/>
              </w:rPr>
              <w:t>Bảng Usecase</w:t>
            </w:r>
            <w:r>
              <w:rPr>
                <w:noProof/>
                <w:webHidden/>
              </w:rPr>
              <w:tab/>
            </w:r>
            <w:r>
              <w:rPr>
                <w:noProof/>
                <w:webHidden/>
              </w:rPr>
              <w:fldChar w:fldCharType="begin"/>
            </w:r>
            <w:r>
              <w:rPr>
                <w:noProof/>
                <w:webHidden/>
              </w:rPr>
              <w:instrText xml:space="preserve"> PAGEREF _Toc173188475 \h </w:instrText>
            </w:r>
            <w:r>
              <w:rPr>
                <w:noProof/>
                <w:webHidden/>
              </w:rPr>
            </w:r>
            <w:r>
              <w:rPr>
                <w:noProof/>
                <w:webHidden/>
              </w:rPr>
              <w:fldChar w:fldCharType="separate"/>
            </w:r>
            <w:r w:rsidR="00D42EC5">
              <w:rPr>
                <w:noProof/>
                <w:webHidden/>
              </w:rPr>
              <w:t>47</w:t>
            </w:r>
            <w:r>
              <w:rPr>
                <w:noProof/>
                <w:webHidden/>
              </w:rPr>
              <w:fldChar w:fldCharType="end"/>
            </w:r>
          </w:hyperlink>
        </w:p>
        <w:p w14:paraId="6C34A8C8" w14:textId="601FF54E"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476" w:history="1">
            <w:r w:rsidRPr="00534776">
              <w:rPr>
                <w:rStyle w:val="Hyperlink"/>
                <w:noProof/>
              </w:rPr>
              <w:t>2.3</w:t>
            </w:r>
            <w:r>
              <w:rPr>
                <w:rFonts w:eastAsiaTheme="minorEastAsia"/>
                <w:noProof/>
                <w:kern w:val="2"/>
                <w:sz w:val="24"/>
                <w:szCs w:val="24"/>
                <w14:ligatures w14:val="standardContextual"/>
              </w:rPr>
              <w:tab/>
            </w:r>
            <w:r w:rsidRPr="00534776">
              <w:rPr>
                <w:rStyle w:val="Hyperlink"/>
                <w:noProof/>
              </w:rPr>
              <w:t>Đặc tả Usecase</w:t>
            </w:r>
            <w:r>
              <w:rPr>
                <w:noProof/>
                <w:webHidden/>
              </w:rPr>
              <w:tab/>
            </w:r>
            <w:r>
              <w:rPr>
                <w:noProof/>
                <w:webHidden/>
              </w:rPr>
              <w:fldChar w:fldCharType="begin"/>
            </w:r>
            <w:r>
              <w:rPr>
                <w:noProof/>
                <w:webHidden/>
              </w:rPr>
              <w:instrText xml:space="preserve"> PAGEREF _Toc173188476 \h </w:instrText>
            </w:r>
            <w:r>
              <w:rPr>
                <w:noProof/>
                <w:webHidden/>
              </w:rPr>
            </w:r>
            <w:r>
              <w:rPr>
                <w:noProof/>
                <w:webHidden/>
              </w:rPr>
              <w:fldChar w:fldCharType="separate"/>
            </w:r>
            <w:r w:rsidR="00D42EC5">
              <w:rPr>
                <w:noProof/>
                <w:webHidden/>
              </w:rPr>
              <w:t>49</w:t>
            </w:r>
            <w:r>
              <w:rPr>
                <w:noProof/>
                <w:webHidden/>
              </w:rPr>
              <w:fldChar w:fldCharType="end"/>
            </w:r>
          </w:hyperlink>
        </w:p>
        <w:p w14:paraId="3B3BF8C4" w14:textId="7512DC44"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7" w:history="1">
            <w:r w:rsidRPr="00534776">
              <w:rPr>
                <w:rStyle w:val="Hyperlink"/>
                <w:noProof/>
              </w:rPr>
              <w:t>2.3.1</w:t>
            </w:r>
            <w:r>
              <w:rPr>
                <w:rFonts w:eastAsiaTheme="minorEastAsia"/>
                <w:noProof/>
                <w:kern w:val="2"/>
                <w:sz w:val="24"/>
                <w:szCs w:val="24"/>
                <w14:ligatures w14:val="standardContextual"/>
              </w:rPr>
              <w:tab/>
            </w:r>
            <w:r w:rsidRPr="00534776">
              <w:rPr>
                <w:rStyle w:val="Hyperlink"/>
                <w:noProof/>
              </w:rPr>
              <w:t>Usecase Liên hệ qua Kênh hỏi đáp</w:t>
            </w:r>
            <w:r>
              <w:rPr>
                <w:noProof/>
                <w:webHidden/>
              </w:rPr>
              <w:tab/>
            </w:r>
            <w:r>
              <w:rPr>
                <w:noProof/>
                <w:webHidden/>
              </w:rPr>
              <w:fldChar w:fldCharType="begin"/>
            </w:r>
            <w:r>
              <w:rPr>
                <w:noProof/>
                <w:webHidden/>
              </w:rPr>
              <w:instrText xml:space="preserve"> PAGEREF _Toc173188477 \h </w:instrText>
            </w:r>
            <w:r>
              <w:rPr>
                <w:noProof/>
                <w:webHidden/>
              </w:rPr>
            </w:r>
            <w:r>
              <w:rPr>
                <w:noProof/>
                <w:webHidden/>
              </w:rPr>
              <w:fldChar w:fldCharType="separate"/>
            </w:r>
            <w:r w:rsidR="00D42EC5">
              <w:rPr>
                <w:noProof/>
                <w:webHidden/>
              </w:rPr>
              <w:t>49</w:t>
            </w:r>
            <w:r>
              <w:rPr>
                <w:noProof/>
                <w:webHidden/>
              </w:rPr>
              <w:fldChar w:fldCharType="end"/>
            </w:r>
          </w:hyperlink>
        </w:p>
        <w:p w14:paraId="06C357A4" w14:textId="5C95890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8" w:history="1">
            <w:r w:rsidRPr="00534776">
              <w:rPr>
                <w:rStyle w:val="Hyperlink"/>
                <w:noProof/>
              </w:rPr>
              <w:t>2.3.2</w:t>
            </w:r>
            <w:r>
              <w:rPr>
                <w:rFonts w:eastAsiaTheme="minorEastAsia"/>
                <w:noProof/>
                <w:kern w:val="2"/>
                <w:sz w:val="24"/>
                <w:szCs w:val="24"/>
                <w14:ligatures w14:val="standardContextual"/>
              </w:rPr>
              <w:tab/>
            </w:r>
            <w:r w:rsidRPr="00534776">
              <w:rPr>
                <w:rStyle w:val="Hyperlink"/>
                <w:noProof/>
              </w:rPr>
              <w:t>Usecase Thống kê doanh thu</w:t>
            </w:r>
            <w:r>
              <w:rPr>
                <w:noProof/>
                <w:webHidden/>
              </w:rPr>
              <w:tab/>
            </w:r>
            <w:r>
              <w:rPr>
                <w:noProof/>
                <w:webHidden/>
              </w:rPr>
              <w:fldChar w:fldCharType="begin"/>
            </w:r>
            <w:r>
              <w:rPr>
                <w:noProof/>
                <w:webHidden/>
              </w:rPr>
              <w:instrText xml:space="preserve"> PAGEREF _Toc173188478 \h </w:instrText>
            </w:r>
            <w:r>
              <w:rPr>
                <w:noProof/>
                <w:webHidden/>
              </w:rPr>
            </w:r>
            <w:r>
              <w:rPr>
                <w:noProof/>
                <w:webHidden/>
              </w:rPr>
              <w:fldChar w:fldCharType="separate"/>
            </w:r>
            <w:r w:rsidR="00D42EC5">
              <w:rPr>
                <w:noProof/>
                <w:webHidden/>
              </w:rPr>
              <w:t>50</w:t>
            </w:r>
            <w:r>
              <w:rPr>
                <w:noProof/>
                <w:webHidden/>
              </w:rPr>
              <w:fldChar w:fldCharType="end"/>
            </w:r>
          </w:hyperlink>
        </w:p>
        <w:p w14:paraId="0F05D94A" w14:textId="51CD72C0"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79" w:history="1">
            <w:r w:rsidRPr="00534776">
              <w:rPr>
                <w:rStyle w:val="Hyperlink"/>
                <w:noProof/>
              </w:rPr>
              <w:t>2.3.3</w:t>
            </w:r>
            <w:r>
              <w:rPr>
                <w:rFonts w:eastAsiaTheme="minorEastAsia"/>
                <w:noProof/>
                <w:kern w:val="2"/>
                <w:sz w:val="24"/>
                <w:szCs w:val="24"/>
                <w14:ligatures w14:val="standardContextual"/>
              </w:rPr>
              <w:tab/>
            </w:r>
            <w:r w:rsidRPr="00534776">
              <w:rPr>
                <w:rStyle w:val="Hyperlink"/>
                <w:noProof/>
              </w:rPr>
              <w:t>Usecase Tra cứu thông tin khách hàng</w:t>
            </w:r>
            <w:r>
              <w:rPr>
                <w:noProof/>
                <w:webHidden/>
              </w:rPr>
              <w:tab/>
            </w:r>
            <w:r>
              <w:rPr>
                <w:noProof/>
                <w:webHidden/>
              </w:rPr>
              <w:fldChar w:fldCharType="begin"/>
            </w:r>
            <w:r>
              <w:rPr>
                <w:noProof/>
                <w:webHidden/>
              </w:rPr>
              <w:instrText xml:space="preserve"> PAGEREF _Toc173188479 \h </w:instrText>
            </w:r>
            <w:r>
              <w:rPr>
                <w:noProof/>
                <w:webHidden/>
              </w:rPr>
            </w:r>
            <w:r>
              <w:rPr>
                <w:noProof/>
                <w:webHidden/>
              </w:rPr>
              <w:fldChar w:fldCharType="separate"/>
            </w:r>
            <w:r w:rsidR="00D42EC5">
              <w:rPr>
                <w:noProof/>
                <w:webHidden/>
              </w:rPr>
              <w:t>50</w:t>
            </w:r>
            <w:r>
              <w:rPr>
                <w:noProof/>
                <w:webHidden/>
              </w:rPr>
              <w:fldChar w:fldCharType="end"/>
            </w:r>
          </w:hyperlink>
        </w:p>
        <w:p w14:paraId="6E6DB3E3" w14:textId="1D5D2BA2"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80" w:history="1">
            <w:r w:rsidRPr="00534776">
              <w:rPr>
                <w:rStyle w:val="Hyperlink"/>
                <w:noProof/>
              </w:rPr>
              <w:t>2.3.4</w:t>
            </w:r>
            <w:r>
              <w:rPr>
                <w:rFonts w:eastAsiaTheme="minorEastAsia"/>
                <w:noProof/>
                <w:kern w:val="2"/>
                <w:sz w:val="24"/>
                <w:szCs w:val="24"/>
                <w14:ligatures w14:val="standardContextual"/>
              </w:rPr>
              <w:tab/>
            </w:r>
            <w:r w:rsidRPr="00534776">
              <w:rPr>
                <w:rStyle w:val="Hyperlink"/>
                <w:noProof/>
              </w:rPr>
              <w:t>Usecase Thống kê số lượng yêu cầu hỗ trợ</w:t>
            </w:r>
            <w:r>
              <w:rPr>
                <w:noProof/>
                <w:webHidden/>
              </w:rPr>
              <w:tab/>
            </w:r>
            <w:r>
              <w:rPr>
                <w:noProof/>
                <w:webHidden/>
              </w:rPr>
              <w:fldChar w:fldCharType="begin"/>
            </w:r>
            <w:r>
              <w:rPr>
                <w:noProof/>
                <w:webHidden/>
              </w:rPr>
              <w:instrText xml:space="preserve"> PAGEREF _Toc173188480 \h </w:instrText>
            </w:r>
            <w:r>
              <w:rPr>
                <w:noProof/>
                <w:webHidden/>
              </w:rPr>
            </w:r>
            <w:r>
              <w:rPr>
                <w:noProof/>
                <w:webHidden/>
              </w:rPr>
              <w:fldChar w:fldCharType="separate"/>
            </w:r>
            <w:r w:rsidR="00D42EC5">
              <w:rPr>
                <w:noProof/>
                <w:webHidden/>
              </w:rPr>
              <w:t>51</w:t>
            </w:r>
            <w:r>
              <w:rPr>
                <w:noProof/>
                <w:webHidden/>
              </w:rPr>
              <w:fldChar w:fldCharType="end"/>
            </w:r>
          </w:hyperlink>
        </w:p>
        <w:p w14:paraId="019AFAAA" w14:textId="61253634"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81" w:history="1">
            <w:r w:rsidRPr="00534776">
              <w:rPr>
                <w:rStyle w:val="Hyperlink"/>
                <w:noProof/>
              </w:rPr>
              <w:t>2.3.5</w:t>
            </w:r>
            <w:r>
              <w:rPr>
                <w:rFonts w:eastAsiaTheme="minorEastAsia"/>
                <w:noProof/>
                <w:kern w:val="2"/>
                <w:sz w:val="24"/>
                <w:szCs w:val="24"/>
                <w14:ligatures w14:val="standardContextual"/>
              </w:rPr>
              <w:tab/>
            </w:r>
            <w:r w:rsidRPr="00534776">
              <w:rPr>
                <w:rStyle w:val="Hyperlink"/>
                <w:noProof/>
              </w:rPr>
              <w:t>Usecase Thống kê mức độ hài lòng của khách hàng</w:t>
            </w:r>
            <w:r>
              <w:rPr>
                <w:noProof/>
                <w:webHidden/>
              </w:rPr>
              <w:tab/>
            </w:r>
            <w:r>
              <w:rPr>
                <w:noProof/>
                <w:webHidden/>
              </w:rPr>
              <w:fldChar w:fldCharType="begin"/>
            </w:r>
            <w:r>
              <w:rPr>
                <w:noProof/>
                <w:webHidden/>
              </w:rPr>
              <w:instrText xml:space="preserve"> PAGEREF _Toc173188481 \h </w:instrText>
            </w:r>
            <w:r>
              <w:rPr>
                <w:noProof/>
                <w:webHidden/>
              </w:rPr>
            </w:r>
            <w:r>
              <w:rPr>
                <w:noProof/>
                <w:webHidden/>
              </w:rPr>
              <w:fldChar w:fldCharType="separate"/>
            </w:r>
            <w:r w:rsidR="00D42EC5">
              <w:rPr>
                <w:noProof/>
                <w:webHidden/>
              </w:rPr>
              <w:t>51</w:t>
            </w:r>
            <w:r>
              <w:rPr>
                <w:noProof/>
                <w:webHidden/>
              </w:rPr>
              <w:fldChar w:fldCharType="end"/>
            </w:r>
          </w:hyperlink>
        </w:p>
        <w:p w14:paraId="318EEE27" w14:textId="0C29C532"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82" w:history="1">
            <w:r w:rsidRPr="00534776">
              <w:rPr>
                <w:rStyle w:val="Hyperlink"/>
                <w:noProof/>
              </w:rPr>
              <w:t>2.3.6</w:t>
            </w:r>
            <w:r>
              <w:rPr>
                <w:rFonts w:eastAsiaTheme="minorEastAsia"/>
                <w:noProof/>
                <w:kern w:val="2"/>
                <w:sz w:val="24"/>
                <w:szCs w:val="24"/>
                <w14:ligatures w14:val="standardContextual"/>
              </w:rPr>
              <w:tab/>
            </w:r>
            <w:r w:rsidRPr="00534776">
              <w:rPr>
                <w:rStyle w:val="Hyperlink"/>
                <w:noProof/>
              </w:rPr>
              <w:t>Usecase Đăng ký tài khoản Chủ Nhà</w:t>
            </w:r>
            <w:r>
              <w:rPr>
                <w:noProof/>
                <w:webHidden/>
              </w:rPr>
              <w:tab/>
            </w:r>
            <w:r>
              <w:rPr>
                <w:noProof/>
                <w:webHidden/>
              </w:rPr>
              <w:fldChar w:fldCharType="begin"/>
            </w:r>
            <w:r>
              <w:rPr>
                <w:noProof/>
                <w:webHidden/>
              </w:rPr>
              <w:instrText xml:space="preserve"> PAGEREF _Toc173188482 \h </w:instrText>
            </w:r>
            <w:r>
              <w:rPr>
                <w:noProof/>
                <w:webHidden/>
              </w:rPr>
            </w:r>
            <w:r>
              <w:rPr>
                <w:noProof/>
                <w:webHidden/>
              </w:rPr>
              <w:fldChar w:fldCharType="separate"/>
            </w:r>
            <w:r w:rsidR="00D42EC5">
              <w:rPr>
                <w:noProof/>
                <w:webHidden/>
              </w:rPr>
              <w:t>52</w:t>
            </w:r>
            <w:r>
              <w:rPr>
                <w:noProof/>
                <w:webHidden/>
              </w:rPr>
              <w:fldChar w:fldCharType="end"/>
            </w:r>
          </w:hyperlink>
        </w:p>
        <w:p w14:paraId="53530FF5" w14:textId="4D267475"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83" w:history="1">
            <w:r w:rsidRPr="00534776">
              <w:rPr>
                <w:rStyle w:val="Hyperlink"/>
                <w:noProof/>
              </w:rPr>
              <w:t>2.3.7</w:t>
            </w:r>
            <w:r>
              <w:rPr>
                <w:rFonts w:eastAsiaTheme="minorEastAsia"/>
                <w:noProof/>
                <w:kern w:val="2"/>
                <w:sz w:val="24"/>
                <w:szCs w:val="24"/>
                <w14:ligatures w14:val="standardContextual"/>
              </w:rPr>
              <w:tab/>
            </w:r>
            <w:r w:rsidRPr="00534776">
              <w:rPr>
                <w:rStyle w:val="Hyperlink"/>
                <w:noProof/>
              </w:rPr>
              <w:t>Usecase  Kiểm duyệt thông tin Doanh Nghiệp</w:t>
            </w:r>
            <w:r>
              <w:rPr>
                <w:noProof/>
                <w:webHidden/>
              </w:rPr>
              <w:tab/>
            </w:r>
            <w:r>
              <w:rPr>
                <w:noProof/>
                <w:webHidden/>
              </w:rPr>
              <w:fldChar w:fldCharType="begin"/>
            </w:r>
            <w:r>
              <w:rPr>
                <w:noProof/>
                <w:webHidden/>
              </w:rPr>
              <w:instrText xml:space="preserve"> PAGEREF _Toc173188483 \h </w:instrText>
            </w:r>
            <w:r>
              <w:rPr>
                <w:noProof/>
                <w:webHidden/>
              </w:rPr>
            </w:r>
            <w:r>
              <w:rPr>
                <w:noProof/>
                <w:webHidden/>
              </w:rPr>
              <w:fldChar w:fldCharType="separate"/>
            </w:r>
            <w:r w:rsidR="00D42EC5">
              <w:rPr>
                <w:noProof/>
                <w:webHidden/>
              </w:rPr>
              <w:t>53</w:t>
            </w:r>
            <w:r>
              <w:rPr>
                <w:noProof/>
                <w:webHidden/>
              </w:rPr>
              <w:fldChar w:fldCharType="end"/>
            </w:r>
          </w:hyperlink>
        </w:p>
        <w:p w14:paraId="3497FB6A" w14:textId="7DFFC78C"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84" w:history="1">
            <w:r w:rsidRPr="00534776">
              <w:rPr>
                <w:rStyle w:val="Hyperlink"/>
                <w:noProof/>
              </w:rPr>
              <w:t>2.3.8</w:t>
            </w:r>
            <w:r>
              <w:rPr>
                <w:rFonts w:eastAsiaTheme="minorEastAsia"/>
                <w:noProof/>
                <w:kern w:val="2"/>
                <w:sz w:val="24"/>
                <w:szCs w:val="24"/>
                <w14:ligatures w14:val="standardContextual"/>
              </w:rPr>
              <w:tab/>
            </w:r>
            <w:r w:rsidRPr="00534776">
              <w:rPr>
                <w:rStyle w:val="Hyperlink"/>
                <w:noProof/>
              </w:rPr>
              <w:t>Usecase Tạo hồ sơ phòng cho thuê</w:t>
            </w:r>
            <w:r>
              <w:rPr>
                <w:noProof/>
                <w:webHidden/>
              </w:rPr>
              <w:tab/>
            </w:r>
            <w:r>
              <w:rPr>
                <w:noProof/>
                <w:webHidden/>
              </w:rPr>
              <w:fldChar w:fldCharType="begin"/>
            </w:r>
            <w:r>
              <w:rPr>
                <w:noProof/>
                <w:webHidden/>
              </w:rPr>
              <w:instrText xml:space="preserve"> PAGEREF _Toc173188484 \h </w:instrText>
            </w:r>
            <w:r>
              <w:rPr>
                <w:noProof/>
                <w:webHidden/>
              </w:rPr>
            </w:r>
            <w:r>
              <w:rPr>
                <w:noProof/>
                <w:webHidden/>
              </w:rPr>
              <w:fldChar w:fldCharType="separate"/>
            </w:r>
            <w:r w:rsidR="00D42EC5">
              <w:rPr>
                <w:noProof/>
                <w:webHidden/>
              </w:rPr>
              <w:t>53</w:t>
            </w:r>
            <w:r>
              <w:rPr>
                <w:noProof/>
                <w:webHidden/>
              </w:rPr>
              <w:fldChar w:fldCharType="end"/>
            </w:r>
          </w:hyperlink>
        </w:p>
        <w:p w14:paraId="4594E5BA" w14:textId="3C9BBA40"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485" w:history="1">
            <w:r w:rsidRPr="00534776">
              <w:rPr>
                <w:rStyle w:val="Hyperlink"/>
                <w:noProof/>
              </w:rPr>
              <w:t>2.3.9</w:t>
            </w:r>
            <w:r>
              <w:rPr>
                <w:rFonts w:eastAsiaTheme="minorEastAsia"/>
                <w:noProof/>
                <w:kern w:val="2"/>
                <w:sz w:val="24"/>
                <w:szCs w:val="24"/>
                <w14:ligatures w14:val="standardContextual"/>
              </w:rPr>
              <w:tab/>
            </w:r>
            <w:r w:rsidRPr="00534776">
              <w:rPr>
                <w:rStyle w:val="Hyperlink"/>
                <w:noProof/>
              </w:rPr>
              <w:t>Usecase Duyệt căn phòng lên hệ thống</w:t>
            </w:r>
            <w:r>
              <w:rPr>
                <w:noProof/>
                <w:webHidden/>
              </w:rPr>
              <w:tab/>
            </w:r>
            <w:r>
              <w:rPr>
                <w:noProof/>
                <w:webHidden/>
              </w:rPr>
              <w:fldChar w:fldCharType="begin"/>
            </w:r>
            <w:r>
              <w:rPr>
                <w:noProof/>
                <w:webHidden/>
              </w:rPr>
              <w:instrText xml:space="preserve"> PAGEREF _Toc173188485 \h </w:instrText>
            </w:r>
            <w:r>
              <w:rPr>
                <w:noProof/>
                <w:webHidden/>
              </w:rPr>
            </w:r>
            <w:r>
              <w:rPr>
                <w:noProof/>
                <w:webHidden/>
              </w:rPr>
              <w:fldChar w:fldCharType="separate"/>
            </w:r>
            <w:r w:rsidR="00D42EC5">
              <w:rPr>
                <w:noProof/>
                <w:webHidden/>
              </w:rPr>
              <w:t>54</w:t>
            </w:r>
            <w:r>
              <w:rPr>
                <w:noProof/>
                <w:webHidden/>
              </w:rPr>
              <w:fldChar w:fldCharType="end"/>
            </w:r>
          </w:hyperlink>
        </w:p>
        <w:p w14:paraId="7C3DF0B3" w14:textId="1DA2635D"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86" w:history="1">
            <w:r w:rsidRPr="00534776">
              <w:rPr>
                <w:rStyle w:val="Hyperlink"/>
                <w:noProof/>
              </w:rPr>
              <w:t>2.3.10</w:t>
            </w:r>
            <w:r>
              <w:rPr>
                <w:rFonts w:eastAsiaTheme="minorEastAsia"/>
                <w:noProof/>
                <w:kern w:val="2"/>
                <w:sz w:val="24"/>
                <w:szCs w:val="24"/>
                <w14:ligatures w14:val="standardContextual"/>
              </w:rPr>
              <w:tab/>
            </w:r>
            <w:r w:rsidRPr="00534776">
              <w:rPr>
                <w:rStyle w:val="Hyperlink"/>
                <w:noProof/>
              </w:rPr>
              <w:t>Usecase Chuyển trạng thái căn phòng sang vi phạm chính sách</w:t>
            </w:r>
            <w:r>
              <w:rPr>
                <w:noProof/>
                <w:webHidden/>
              </w:rPr>
              <w:tab/>
            </w:r>
            <w:r>
              <w:rPr>
                <w:noProof/>
                <w:webHidden/>
              </w:rPr>
              <w:fldChar w:fldCharType="begin"/>
            </w:r>
            <w:r>
              <w:rPr>
                <w:noProof/>
                <w:webHidden/>
              </w:rPr>
              <w:instrText xml:space="preserve"> PAGEREF _Toc173188486 \h </w:instrText>
            </w:r>
            <w:r>
              <w:rPr>
                <w:noProof/>
                <w:webHidden/>
              </w:rPr>
            </w:r>
            <w:r>
              <w:rPr>
                <w:noProof/>
                <w:webHidden/>
              </w:rPr>
              <w:fldChar w:fldCharType="separate"/>
            </w:r>
            <w:r w:rsidR="00D42EC5">
              <w:rPr>
                <w:noProof/>
                <w:webHidden/>
              </w:rPr>
              <w:t>55</w:t>
            </w:r>
            <w:r>
              <w:rPr>
                <w:noProof/>
                <w:webHidden/>
              </w:rPr>
              <w:fldChar w:fldCharType="end"/>
            </w:r>
          </w:hyperlink>
        </w:p>
        <w:p w14:paraId="6F4804F3" w14:textId="6E729827"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87" w:history="1">
            <w:r w:rsidRPr="00534776">
              <w:rPr>
                <w:rStyle w:val="Hyperlink"/>
                <w:noProof/>
              </w:rPr>
              <w:t>2.3.11</w:t>
            </w:r>
            <w:r>
              <w:rPr>
                <w:rFonts w:eastAsiaTheme="minorEastAsia"/>
                <w:noProof/>
                <w:kern w:val="2"/>
                <w:sz w:val="24"/>
                <w:szCs w:val="24"/>
                <w14:ligatures w14:val="standardContextual"/>
              </w:rPr>
              <w:tab/>
            </w:r>
            <w:r w:rsidRPr="00534776">
              <w:rPr>
                <w:rStyle w:val="Hyperlink"/>
                <w:noProof/>
              </w:rPr>
              <w:t>Usecase Cập nhật hồ sơ</w:t>
            </w:r>
            <w:r>
              <w:rPr>
                <w:noProof/>
                <w:webHidden/>
              </w:rPr>
              <w:tab/>
            </w:r>
            <w:r>
              <w:rPr>
                <w:noProof/>
                <w:webHidden/>
              </w:rPr>
              <w:fldChar w:fldCharType="begin"/>
            </w:r>
            <w:r>
              <w:rPr>
                <w:noProof/>
                <w:webHidden/>
              </w:rPr>
              <w:instrText xml:space="preserve"> PAGEREF _Toc173188487 \h </w:instrText>
            </w:r>
            <w:r>
              <w:rPr>
                <w:noProof/>
                <w:webHidden/>
              </w:rPr>
            </w:r>
            <w:r>
              <w:rPr>
                <w:noProof/>
                <w:webHidden/>
              </w:rPr>
              <w:fldChar w:fldCharType="separate"/>
            </w:r>
            <w:r w:rsidR="00D42EC5">
              <w:rPr>
                <w:noProof/>
                <w:webHidden/>
              </w:rPr>
              <w:t>55</w:t>
            </w:r>
            <w:r>
              <w:rPr>
                <w:noProof/>
                <w:webHidden/>
              </w:rPr>
              <w:fldChar w:fldCharType="end"/>
            </w:r>
          </w:hyperlink>
        </w:p>
        <w:p w14:paraId="38F2DD48" w14:textId="7643691E"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88" w:history="1">
            <w:r w:rsidRPr="00534776">
              <w:rPr>
                <w:rStyle w:val="Hyperlink"/>
                <w:noProof/>
              </w:rPr>
              <w:t>2.3.12</w:t>
            </w:r>
            <w:r>
              <w:rPr>
                <w:rFonts w:eastAsiaTheme="minorEastAsia"/>
                <w:noProof/>
                <w:kern w:val="2"/>
                <w:sz w:val="24"/>
                <w:szCs w:val="24"/>
                <w14:ligatures w14:val="standardContextual"/>
              </w:rPr>
              <w:tab/>
            </w:r>
            <w:r w:rsidRPr="00534776">
              <w:rPr>
                <w:rStyle w:val="Hyperlink"/>
                <w:noProof/>
              </w:rPr>
              <w:t>Usecase Xem Thống kê doanh thu các phòng</w:t>
            </w:r>
            <w:r>
              <w:rPr>
                <w:noProof/>
                <w:webHidden/>
              </w:rPr>
              <w:tab/>
            </w:r>
            <w:r>
              <w:rPr>
                <w:noProof/>
                <w:webHidden/>
              </w:rPr>
              <w:fldChar w:fldCharType="begin"/>
            </w:r>
            <w:r>
              <w:rPr>
                <w:noProof/>
                <w:webHidden/>
              </w:rPr>
              <w:instrText xml:space="preserve"> PAGEREF _Toc173188488 \h </w:instrText>
            </w:r>
            <w:r>
              <w:rPr>
                <w:noProof/>
                <w:webHidden/>
              </w:rPr>
            </w:r>
            <w:r>
              <w:rPr>
                <w:noProof/>
                <w:webHidden/>
              </w:rPr>
              <w:fldChar w:fldCharType="separate"/>
            </w:r>
            <w:r w:rsidR="00D42EC5">
              <w:rPr>
                <w:noProof/>
                <w:webHidden/>
              </w:rPr>
              <w:t>56</w:t>
            </w:r>
            <w:r>
              <w:rPr>
                <w:noProof/>
                <w:webHidden/>
              </w:rPr>
              <w:fldChar w:fldCharType="end"/>
            </w:r>
          </w:hyperlink>
        </w:p>
        <w:p w14:paraId="581FE880" w14:textId="00D4DE78"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89" w:history="1">
            <w:r w:rsidRPr="00534776">
              <w:rPr>
                <w:rStyle w:val="Hyperlink"/>
                <w:noProof/>
              </w:rPr>
              <w:t>2.3.13</w:t>
            </w:r>
            <w:r>
              <w:rPr>
                <w:rFonts w:eastAsiaTheme="minorEastAsia"/>
                <w:noProof/>
                <w:kern w:val="2"/>
                <w:sz w:val="24"/>
                <w:szCs w:val="24"/>
                <w14:ligatures w14:val="standardContextual"/>
              </w:rPr>
              <w:tab/>
            </w:r>
            <w:r w:rsidRPr="00534776">
              <w:rPr>
                <w:rStyle w:val="Hyperlink"/>
                <w:noProof/>
              </w:rPr>
              <w:t>Usecase Xem thông tin khách thuê</w:t>
            </w:r>
            <w:r>
              <w:rPr>
                <w:noProof/>
                <w:webHidden/>
              </w:rPr>
              <w:tab/>
            </w:r>
            <w:r>
              <w:rPr>
                <w:noProof/>
                <w:webHidden/>
              </w:rPr>
              <w:fldChar w:fldCharType="begin"/>
            </w:r>
            <w:r>
              <w:rPr>
                <w:noProof/>
                <w:webHidden/>
              </w:rPr>
              <w:instrText xml:space="preserve"> PAGEREF _Toc173188489 \h </w:instrText>
            </w:r>
            <w:r>
              <w:rPr>
                <w:noProof/>
                <w:webHidden/>
              </w:rPr>
            </w:r>
            <w:r>
              <w:rPr>
                <w:noProof/>
                <w:webHidden/>
              </w:rPr>
              <w:fldChar w:fldCharType="separate"/>
            </w:r>
            <w:r w:rsidR="00D42EC5">
              <w:rPr>
                <w:noProof/>
                <w:webHidden/>
              </w:rPr>
              <w:t>57</w:t>
            </w:r>
            <w:r>
              <w:rPr>
                <w:noProof/>
                <w:webHidden/>
              </w:rPr>
              <w:fldChar w:fldCharType="end"/>
            </w:r>
          </w:hyperlink>
        </w:p>
        <w:p w14:paraId="5B274C11" w14:textId="729697F6"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0" w:history="1">
            <w:r w:rsidRPr="00534776">
              <w:rPr>
                <w:rStyle w:val="Hyperlink"/>
                <w:noProof/>
              </w:rPr>
              <w:t>2.3.14</w:t>
            </w:r>
            <w:r>
              <w:rPr>
                <w:rFonts w:eastAsiaTheme="minorEastAsia"/>
                <w:noProof/>
                <w:kern w:val="2"/>
                <w:sz w:val="24"/>
                <w:szCs w:val="24"/>
                <w14:ligatures w14:val="standardContextual"/>
              </w:rPr>
              <w:tab/>
            </w:r>
            <w:r w:rsidRPr="00534776">
              <w:rPr>
                <w:rStyle w:val="Hyperlink"/>
                <w:noProof/>
              </w:rPr>
              <w:t>Usecase Xem danh sách phòng cho thuê theo trạng thái</w:t>
            </w:r>
            <w:r>
              <w:rPr>
                <w:noProof/>
                <w:webHidden/>
              </w:rPr>
              <w:tab/>
            </w:r>
            <w:r>
              <w:rPr>
                <w:noProof/>
                <w:webHidden/>
              </w:rPr>
              <w:fldChar w:fldCharType="begin"/>
            </w:r>
            <w:r>
              <w:rPr>
                <w:noProof/>
                <w:webHidden/>
              </w:rPr>
              <w:instrText xml:space="preserve"> PAGEREF _Toc173188490 \h </w:instrText>
            </w:r>
            <w:r>
              <w:rPr>
                <w:noProof/>
                <w:webHidden/>
              </w:rPr>
            </w:r>
            <w:r>
              <w:rPr>
                <w:noProof/>
                <w:webHidden/>
              </w:rPr>
              <w:fldChar w:fldCharType="separate"/>
            </w:r>
            <w:r w:rsidR="00D42EC5">
              <w:rPr>
                <w:noProof/>
                <w:webHidden/>
              </w:rPr>
              <w:t>58</w:t>
            </w:r>
            <w:r>
              <w:rPr>
                <w:noProof/>
                <w:webHidden/>
              </w:rPr>
              <w:fldChar w:fldCharType="end"/>
            </w:r>
          </w:hyperlink>
        </w:p>
        <w:p w14:paraId="0D9E12A7" w14:textId="30FDACCF"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1" w:history="1">
            <w:r w:rsidRPr="00534776">
              <w:rPr>
                <w:rStyle w:val="Hyperlink"/>
                <w:noProof/>
              </w:rPr>
              <w:t>2.3.15</w:t>
            </w:r>
            <w:r>
              <w:rPr>
                <w:rFonts w:eastAsiaTheme="minorEastAsia"/>
                <w:noProof/>
                <w:kern w:val="2"/>
                <w:sz w:val="24"/>
                <w:szCs w:val="24"/>
                <w14:ligatures w14:val="standardContextual"/>
              </w:rPr>
              <w:tab/>
            </w:r>
            <w:r w:rsidRPr="00534776">
              <w:rPr>
                <w:rStyle w:val="Hyperlink"/>
                <w:noProof/>
              </w:rPr>
              <w:t>Usecase Đẩy các phòng sở hữu lên trang nhất tìm kiếm</w:t>
            </w:r>
            <w:r>
              <w:rPr>
                <w:noProof/>
                <w:webHidden/>
              </w:rPr>
              <w:tab/>
            </w:r>
            <w:r>
              <w:rPr>
                <w:noProof/>
                <w:webHidden/>
              </w:rPr>
              <w:fldChar w:fldCharType="begin"/>
            </w:r>
            <w:r>
              <w:rPr>
                <w:noProof/>
                <w:webHidden/>
              </w:rPr>
              <w:instrText xml:space="preserve"> PAGEREF _Toc173188491 \h </w:instrText>
            </w:r>
            <w:r>
              <w:rPr>
                <w:noProof/>
                <w:webHidden/>
              </w:rPr>
            </w:r>
            <w:r>
              <w:rPr>
                <w:noProof/>
                <w:webHidden/>
              </w:rPr>
              <w:fldChar w:fldCharType="separate"/>
            </w:r>
            <w:r w:rsidR="00D42EC5">
              <w:rPr>
                <w:noProof/>
                <w:webHidden/>
              </w:rPr>
              <w:t>58</w:t>
            </w:r>
            <w:r>
              <w:rPr>
                <w:noProof/>
                <w:webHidden/>
              </w:rPr>
              <w:fldChar w:fldCharType="end"/>
            </w:r>
          </w:hyperlink>
        </w:p>
        <w:p w14:paraId="043E486B" w14:textId="1009C2C4"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2" w:history="1">
            <w:r w:rsidRPr="00534776">
              <w:rPr>
                <w:rStyle w:val="Hyperlink"/>
                <w:noProof/>
              </w:rPr>
              <w:t>2.3.16</w:t>
            </w:r>
            <w:r>
              <w:rPr>
                <w:rFonts w:eastAsiaTheme="minorEastAsia"/>
                <w:noProof/>
                <w:kern w:val="2"/>
                <w:sz w:val="24"/>
                <w:szCs w:val="24"/>
                <w14:ligatures w14:val="standardContextual"/>
              </w:rPr>
              <w:tab/>
            </w:r>
            <w:r w:rsidRPr="00534776">
              <w:rPr>
                <w:rStyle w:val="Hyperlink"/>
                <w:noProof/>
              </w:rPr>
              <w:t>Usecase Đăng ký tài khoản khách thuê</w:t>
            </w:r>
            <w:r>
              <w:rPr>
                <w:noProof/>
                <w:webHidden/>
              </w:rPr>
              <w:tab/>
            </w:r>
            <w:r>
              <w:rPr>
                <w:noProof/>
                <w:webHidden/>
              </w:rPr>
              <w:fldChar w:fldCharType="begin"/>
            </w:r>
            <w:r>
              <w:rPr>
                <w:noProof/>
                <w:webHidden/>
              </w:rPr>
              <w:instrText xml:space="preserve"> PAGEREF _Toc173188492 \h </w:instrText>
            </w:r>
            <w:r>
              <w:rPr>
                <w:noProof/>
                <w:webHidden/>
              </w:rPr>
            </w:r>
            <w:r>
              <w:rPr>
                <w:noProof/>
                <w:webHidden/>
              </w:rPr>
              <w:fldChar w:fldCharType="separate"/>
            </w:r>
            <w:r w:rsidR="00D42EC5">
              <w:rPr>
                <w:noProof/>
                <w:webHidden/>
              </w:rPr>
              <w:t>59</w:t>
            </w:r>
            <w:r>
              <w:rPr>
                <w:noProof/>
                <w:webHidden/>
              </w:rPr>
              <w:fldChar w:fldCharType="end"/>
            </w:r>
          </w:hyperlink>
        </w:p>
        <w:p w14:paraId="646CE9BD" w14:textId="4229DEF1"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3" w:history="1">
            <w:r w:rsidRPr="00534776">
              <w:rPr>
                <w:rStyle w:val="Hyperlink"/>
                <w:noProof/>
              </w:rPr>
              <w:t>2.3.17</w:t>
            </w:r>
            <w:r>
              <w:rPr>
                <w:rFonts w:eastAsiaTheme="minorEastAsia"/>
                <w:noProof/>
                <w:kern w:val="2"/>
                <w:sz w:val="24"/>
                <w:szCs w:val="24"/>
                <w14:ligatures w14:val="standardContextual"/>
              </w:rPr>
              <w:tab/>
            </w:r>
            <w:r w:rsidRPr="00534776">
              <w:rPr>
                <w:rStyle w:val="Hyperlink"/>
                <w:noProof/>
              </w:rPr>
              <w:t>Usecase Tìm khách sạn</w:t>
            </w:r>
            <w:r>
              <w:rPr>
                <w:noProof/>
                <w:webHidden/>
              </w:rPr>
              <w:tab/>
            </w:r>
            <w:r>
              <w:rPr>
                <w:noProof/>
                <w:webHidden/>
              </w:rPr>
              <w:fldChar w:fldCharType="begin"/>
            </w:r>
            <w:r>
              <w:rPr>
                <w:noProof/>
                <w:webHidden/>
              </w:rPr>
              <w:instrText xml:space="preserve"> PAGEREF _Toc173188493 \h </w:instrText>
            </w:r>
            <w:r>
              <w:rPr>
                <w:noProof/>
                <w:webHidden/>
              </w:rPr>
            </w:r>
            <w:r>
              <w:rPr>
                <w:noProof/>
                <w:webHidden/>
              </w:rPr>
              <w:fldChar w:fldCharType="separate"/>
            </w:r>
            <w:r w:rsidR="00D42EC5">
              <w:rPr>
                <w:noProof/>
                <w:webHidden/>
              </w:rPr>
              <w:t>60</w:t>
            </w:r>
            <w:r>
              <w:rPr>
                <w:noProof/>
                <w:webHidden/>
              </w:rPr>
              <w:fldChar w:fldCharType="end"/>
            </w:r>
          </w:hyperlink>
        </w:p>
        <w:p w14:paraId="414FF2B1" w14:textId="407F9E0A"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4" w:history="1">
            <w:r w:rsidRPr="00534776">
              <w:rPr>
                <w:rStyle w:val="Hyperlink"/>
                <w:noProof/>
              </w:rPr>
              <w:t>2.3.18</w:t>
            </w:r>
            <w:r>
              <w:rPr>
                <w:rFonts w:eastAsiaTheme="minorEastAsia"/>
                <w:noProof/>
                <w:kern w:val="2"/>
                <w:sz w:val="24"/>
                <w:szCs w:val="24"/>
                <w14:ligatures w14:val="standardContextual"/>
              </w:rPr>
              <w:tab/>
            </w:r>
            <w:r w:rsidRPr="00534776">
              <w:rPr>
                <w:rStyle w:val="Hyperlink"/>
                <w:noProof/>
              </w:rPr>
              <w:t>Usecase Đề xuất khách sạn khác ở khu vực lân cận ( bán kính &lt; 10km)</w:t>
            </w:r>
            <w:r>
              <w:rPr>
                <w:noProof/>
                <w:webHidden/>
              </w:rPr>
              <w:tab/>
            </w:r>
            <w:r>
              <w:rPr>
                <w:noProof/>
                <w:webHidden/>
              </w:rPr>
              <w:fldChar w:fldCharType="begin"/>
            </w:r>
            <w:r>
              <w:rPr>
                <w:noProof/>
                <w:webHidden/>
              </w:rPr>
              <w:instrText xml:space="preserve"> PAGEREF _Toc173188494 \h </w:instrText>
            </w:r>
            <w:r>
              <w:rPr>
                <w:noProof/>
                <w:webHidden/>
              </w:rPr>
            </w:r>
            <w:r>
              <w:rPr>
                <w:noProof/>
                <w:webHidden/>
              </w:rPr>
              <w:fldChar w:fldCharType="separate"/>
            </w:r>
            <w:r w:rsidR="00D42EC5">
              <w:rPr>
                <w:noProof/>
                <w:webHidden/>
              </w:rPr>
              <w:t>60</w:t>
            </w:r>
            <w:r>
              <w:rPr>
                <w:noProof/>
                <w:webHidden/>
              </w:rPr>
              <w:fldChar w:fldCharType="end"/>
            </w:r>
          </w:hyperlink>
        </w:p>
        <w:p w14:paraId="331E53E2" w14:textId="4FDCE5B0"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5" w:history="1">
            <w:r w:rsidRPr="00534776">
              <w:rPr>
                <w:rStyle w:val="Hyperlink"/>
                <w:noProof/>
              </w:rPr>
              <w:t>2.3.19</w:t>
            </w:r>
            <w:r>
              <w:rPr>
                <w:rFonts w:eastAsiaTheme="minorEastAsia"/>
                <w:noProof/>
                <w:kern w:val="2"/>
                <w:sz w:val="24"/>
                <w:szCs w:val="24"/>
                <w14:ligatures w14:val="standardContextual"/>
              </w:rPr>
              <w:tab/>
            </w:r>
            <w:r w:rsidRPr="00534776">
              <w:rPr>
                <w:rStyle w:val="Hyperlink"/>
                <w:noProof/>
              </w:rPr>
              <w:t>Usecase Đặt phòng khách sạn</w:t>
            </w:r>
            <w:r>
              <w:rPr>
                <w:noProof/>
                <w:webHidden/>
              </w:rPr>
              <w:tab/>
            </w:r>
            <w:r>
              <w:rPr>
                <w:noProof/>
                <w:webHidden/>
              </w:rPr>
              <w:fldChar w:fldCharType="begin"/>
            </w:r>
            <w:r>
              <w:rPr>
                <w:noProof/>
                <w:webHidden/>
              </w:rPr>
              <w:instrText xml:space="preserve"> PAGEREF _Toc173188495 \h </w:instrText>
            </w:r>
            <w:r>
              <w:rPr>
                <w:noProof/>
                <w:webHidden/>
              </w:rPr>
            </w:r>
            <w:r>
              <w:rPr>
                <w:noProof/>
                <w:webHidden/>
              </w:rPr>
              <w:fldChar w:fldCharType="separate"/>
            </w:r>
            <w:r w:rsidR="00D42EC5">
              <w:rPr>
                <w:noProof/>
                <w:webHidden/>
              </w:rPr>
              <w:t>61</w:t>
            </w:r>
            <w:r>
              <w:rPr>
                <w:noProof/>
                <w:webHidden/>
              </w:rPr>
              <w:fldChar w:fldCharType="end"/>
            </w:r>
          </w:hyperlink>
        </w:p>
        <w:p w14:paraId="2D84C7F0" w14:textId="6EE86B65"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6" w:history="1">
            <w:r w:rsidRPr="00534776">
              <w:rPr>
                <w:rStyle w:val="Hyperlink"/>
                <w:noProof/>
              </w:rPr>
              <w:t>2.3.20</w:t>
            </w:r>
            <w:r>
              <w:rPr>
                <w:rFonts w:eastAsiaTheme="minorEastAsia"/>
                <w:noProof/>
                <w:kern w:val="2"/>
                <w:sz w:val="24"/>
                <w:szCs w:val="24"/>
                <w14:ligatures w14:val="standardContextual"/>
              </w:rPr>
              <w:tab/>
            </w:r>
            <w:r w:rsidRPr="00534776">
              <w:rPr>
                <w:rStyle w:val="Hyperlink"/>
                <w:noProof/>
              </w:rPr>
              <w:t>Usecase Thanh toán biên lai đặt phòng</w:t>
            </w:r>
            <w:r>
              <w:rPr>
                <w:noProof/>
                <w:webHidden/>
              </w:rPr>
              <w:tab/>
            </w:r>
            <w:r>
              <w:rPr>
                <w:noProof/>
                <w:webHidden/>
              </w:rPr>
              <w:fldChar w:fldCharType="begin"/>
            </w:r>
            <w:r>
              <w:rPr>
                <w:noProof/>
                <w:webHidden/>
              </w:rPr>
              <w:instrText xml:space="preserve"> PAGEREF _Toc173188496 \h </w:instrText>
            </w:r>
            <w:r>
              <w:rPr>
                <w:noProof/>
                <w:webHidden/>
              </w:rPr>
            </w:r>
            <w:r>
              <w:rPr>
                <w:noProof/>
                <w:webHidden/>
              </w:rPr>
              <w:fldChar w:fldCharType="separate"/>
            </w:r>
            <w:r w:rsidR="00D42EC5">
              <w:rPr>
                <w:noProof/>
                <w:webHidden/>
              </w:rPr>
              <w:t>61</w:t>
            </w:r>
            <w:r>
              <w:rPr>
                <w:noProof/>
                <w:webHidden/>
              </w:rPr>
              <w:fldChar w:fldCharType="end"/>
            </w:r>
          </w:hyperlink>
        </w:p>
        <w:p w14:paraId="59F71CED" w14:textId="1F0EA10C"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7" w:history="1">
            <w:r w:rsidRPr="00534776">
              <w:rPr>
                <w:rStyle w:val="Hyperlink"/>
                <w:noProof/>
              </w:rPr>
              <w:t>2.3.21</w:t>
            </w:r>
            <w:r>
              <w:rPr>
                <w:rFonts w:eastAsiaTheme="minorEastAsia"/>
                <w:noProof/>
                <w:kern w:val="2"/>
                <w:sz w:val="24"/>
                <w:szCs w:val="24"/>
                <w14:ligatures w14:val="standardContextual"/>
              </w:rPr>
              <w:tab/>
            </w:r>
            <w:r w:rsidRPr="00534776">
              <w:rPr>
                <w:rStyle w:val="Hyperlink"/>
                <w:noProof/>
              </w:rPr>
              <w:t>Usecase Xuất hóa đơn điện tử</w:t>
            </w:r>
            <w:r>
              <w:rPr>
                <w:noProof/>
                <w:webHidden/>
              </w:rPr>
              <w:tab/>
            </w:r>
            <w:r>
              <w:rPr>
                <w:noProof/>
                <w:webHidden/>
              </w:rPr>
              <w:fldChar w:fldCharType="begin"/>
            </w:r>
            <w:r>
              <w:rPr>
                <w:noProof/>
                <w:webHidden/>
              </w:rPr>
              <w:instrText xml:space="preserve"> PAGEREF _Toc173188497 \h </w:instrText>
            </w:r>
            <w:r>
              <w:rPr>
                <w:noProof/>
                <w:webHidden/>
              </w:rPr>
            </w:r>
            <w:r>
              <w:rPr>
                <w:noProof/>
                <w:webHidden/>
              </w:rPr>
              <w:fldChar w:fldCharType="separate"/>
            </w:r>
            <w:r w:rsidR="00D42EC5">
              <w:rPr>
                <w:noProof/>
                <w:webHidden/>
              </w:rPr>
              <w:t>62</w:t>
            </w:r>
            <w:r>
              <w:rPr>
                <w:noProof/>
                <w:webHidden/>
              </w:rPr>
              <w:fldChar w:fldCharType="end"/>
            </w:r>
          </w:hyperlink>
        </w:p>
        <w:p w14:paraId="781D88A9" w14:textId="687E630E"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8" w:history="1">
            <w:r w:rsidRPr="00534776">
              <w:rPr>
                <w:rStyle w:val="Hyperlink"/>
                <w:noProof/>
              </w:rPr>
              <w:t>2.3.22</w:t>
            </w:r>
            <w:r>
              <w:rPr>
                <w:rFonts w:eastAsiaTheme="minorEastAsia"/>
                <w:noProof/>
                <w:kern w:val="2"/>
                <w:sz w:val="24"/>
                <w:szCs w:val="24"/>
                <w14:ligatures w14:val="standardContextual"/>
              </w:rPr>
              <w:tab/>
            </w:r>
            <w:r w:rsidRPr="00534776">
              <w:rPr>
                <w:rStyle w:val="Hyperlink"/>
                <w:noProof/>
              </w:rPr>
              <w:t>Usecase Hủy biên lai đặt phòng</w:t>
            </w:r>
            <w:r>
              <w:rPr>
                <w:noProof/>
                <w:webHidden/>
              </w:rPr>
              <w:tab/>
            </w:r>
            <w:r>
              <w:rPr>
                <w:noProof/>
                <w:webHidden/>
              </w:rPr>
              <w:fldChar w:fldCharType="begin"/>
            </w:r>
            <w:r>
              <w:rPr>
                <w:noProof/>
                <w:webHidden/>
              </w:rPr>
              <w:instrText xml:space="preserve"> PAGEREF _Toc173188498 \h </w:instrText>
            </w:r>
            <w:r>
              <w:rPr>
                <w:noProof/>
                <w:webHidden/>
              </w:rPr>
            </w:r>
            <w:r>
              <w:rPr>
                <w:noProof/>
                <w:webHidden/>
              </w:rPr>
              <w:fldChar w:fldCharType="separate"/>
            </w:r>
            <w:r w:rsidR="00D42EC5">
              <w:rPr>
                <w:noProof/>
                <w:webHidden/>
              </w:rPr>
              <w:t>62</w:t>
            </w:r>
            <w:r>
              <w:rPr>
                <w:noProof/>
                <w:webHidden/>
              </w:rPr>
              <w:fldChar w:fldCharType="end"/>
            </w:r>
          </w:hyperlink>
        </w:p>
        <w:p w14:paraId="2010B00F" w14:textId="5FAED154"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499" w:history="1">
            <w:r w:rsidRPr="00534776">
              <w:rPr>
                <w:rStyle w:val="Hyperlink"/>
                <w:noProof/>
              </w:rPr>
              <w:t>2.3.23</w:t>
            </w:r>
            <w:r>
              <w:rPr>
                <w:rFonts w:eastAsiaTheme="minorEastAsia"/>
                <w:noProof/>
                <w:kern w:val="2"/>
                <w:sz w:val="24"/>
                <w:szCs w:val="24"/>
                <w14:ligatures w14:val="standardContextual"/>
              </w:rPr>
              <w:tab/>
            </w:r>
            <w:r w:rsidRPr="00534776">
              <w:rPr>
                <w:rStyle w:val="Hyperlink"/>
                <w:noProof/>
              </w:rPr>
              <w:t>Usecase Hủy phòng đã đặt</w:t>
            </w:r>
            <w:r>
              <w:rPr>
                <w:noProof/>
                <w:webHidden/>
              </w:rPr>
              <w:tab/>
            </w:r>
            <w:r>
              <w:rPr>
                <w:noProof/>
                <w:webHidden/>
              </w:rPr>
              <w:fldChar w:fldCharType="begin"/>
            </w:r>
            <w:r>
              <w:rPr>
                <w:noProof/>
                <w:webHidden/>
              </w:rPr>
              <w:instrText xml:space="preserve"> PAGEREF _Toc173188499 \h </w:instrText>
            </w:r>
            <w:r>
              <w:rPr>
                <w:noProof/>
                <w:webHidden/>
              </w:rPr>
            </w:r>
            <w:r>
              <w:rPr>
                <w:noProof/>
                <w:webHidden/>
              </w:rPr>
              <w:fldChar w:fldCharType="separate"/>
            </w:r>
            <w:r w:rsidR="00D42EC5">
              <w:rPr>
                <w:noProof/>
                <w:webHidden/>
              </w:rPr>
              <w:t>63</w:t>
            </w:r>
            <w:r>
              <w:rPr>
                <w:noProof/>
                <w:webHidden/>
              </w:rPr>
              <w:fldChar w:fldCharType="end"/>
            </w:r>
          </w:hyperlink>
        </w:p>
        <w:p w14:paraId="3B3F023F" w14:textId="5A5ED408"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500" w:history="1">
            <w:r w:rsidRPr="00534776">
              <w:rPr>
                <w:rStyle w:val="Hyperlink"/>
                <w:noProof/>
              </w:rPr>
              <w:t>2.3.24</w:t>
            </w:r>
            <w:r>
              <w:rPr>
                <w:rFonts w:eastAsiaTheme="minorEastAsia"/>
                <w:noProof/>
                <w:kern w:val="2"/>
                <w:sz w:val="24"/>
                <w:szCs w:val="24"/>
                <w14:ligatures w14:val="standardContextual"/>
              </w:rPr>
              <w:tab/>
            </w:r>
            <w:r w:rsidRPr="00534776">
              <w:rPr>
                <w:rStyle w:val="Hyperlink"/>
                <w:noProof/>
              </w:rPr>
              <w:t>Usecase Xét duyệt yêu cầu hủy đặt phòng</w:t>
            </w:r>
            <w:r>
              <w:rPr>
                <w:noProof/>
                <w:webHidden/>
              </w:rPr>
              <w:tab/>
            </w:r>
            <w:r>
              <w:rPr>
                <w:noProof/>
                <w:webHidden/>
              </w:rPr>
              <w:fldChar w:fldCharType="begin"/>
            </w:r>
            <w:r>
              <w:rPr>
                <w:noProof/>
                <w:webHidden/>
              </w:rPr>
              <w:instrText xml:space="preserve"> PAGEREF _Toc173188500 \h </w:instrText>
            </w:r>
            <w:r>
              <w:rPr>
                <w:noProof/>
                <w:webHidden/>
              </w:rPr>
            </w:r>
            <w:r>
              <w:rPr>
                <w:noProof/>
                <w:webHidden/>
              </w:rPr>
              <w:fldChar w:fldCharType="separate"/>
            </w:r>
            <w:r w:rsidR="00D42EC5">
              <w:rPr>
                <w:noProof/>
                <w:webHidden/>
              </w:rPr>
              <w:t>63</w:t>
            </w:r>
            <w:r>
              <w:rPr>
                <w:noProof/>
                <w:webHidden/>
              </w:rPr>
              <w:fldChar w:fldCharType="end"/>
            </w:r>
          </w:hyperlink>
        </w:p>
        <w:p w14:paraId="7B45F9B5" w14:textId="279FA596"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501" w:history="1">
            <w:r w:rsidRPr="00534776">
              <w:rPr>
                <w:rStyle w:val="Hyperlink"/>
                <w:noProof/>
              </w:rPr>
              <w:t>2.3.25</w:t>
            </w:r>
            <w:r>
              <w:rPr>
                <w:rFonts w:eastAsiaTheme="minorEastAsia"/>
                <w:noProof/>
                <w:kern w:val="2"/>
                <w:sz w:val="24"/>
                <w:szCs w:val="24"/>
                <w14:ligatures w14:val="standardContextual"/>
              </w:rPr>
              <w:tab/>
            </w:r>
            <w:r w:rsidRPr="00534776">
              <w:rPr>
                <w:rStyle w:val="Hyperlink"/>
                <w:noProof/>
              </w:rPr>
              <w:t>Usecase Hoàn tiền đặt phòng</w:t>
            </w:r>
            <w:r>
              <w:rPr>
                <w:noProof/>
                <w:webHidden/>
              </w:rPr>
              <w:tab/>
            </w:r>
            <w:r>
              <w:rPr>
                <w:noProof/>
                <w:webHidden/>
              </w:rPr>
              <w:fldChar w:fldCharType="begin"/>
            </w:r>
            <w:r>
              <w:rPr>
                <w:noProof/>
                <w:webHidden/>
              </w:rPr>
              <w:instrText xml:space="preserve"> PAGEREF _Toc173188501 \h </w:instrText>
            </w:r>
            <w:r>
              <w:rPr>
                <w:noProof/>
                <w:webHidden/>
              </w:rPr>
            </w:r>
            <w:r>
              <w:rPr>
                <w:noProof/>
                <w:webHidden/>
              </w:rPr>
              <w:fldChar w:fldCharType="separate"/>
            </w:r>
            <w:r w:rsidR="00D42EC5">
              <w:rPr>
                <w:noProof/>
                <w:webHidden/>
              </w:rPr>
              <w:t>64</w:t>
            </w:r>
            <w:r>
              <w:rPr>
                <w:noProof/>
                <w:webHidden/>
              </w:rPr>
              <w:fldChar w:fldCharType="end"/>
            </w:r>
          </w:hyperlink>
        </w:p>
        <w:p w14:paraId="46899841" w14:textId="481DE73D" w:rsidR="003B06F3" w:rsidRDefault="003B06F3">
          <w:pPr>
            <w:pStyle w:val="TOC3"/>
            <w:tabs>
              <w:tab w:val="left" w:pos="1440"/>
              <w:tab w:val="right" w:leader="dot" w:pos="9017"/>
            </w:tabs>
            <w:rPr>
              <w:rFonts w:eastAsiaTheme="minorEastAsia"/>
              <w:noProof/>
              <w:kern w:val="2"/>
              <w:sz w:val="24"/>
              <w:szCs w:val="24"/>
              <w14:ligatures w14:val="standardContextual"/>
            </w:rPr>
          </w:pPr>
          <w:hyperlink w:anchor="_Toc173188502" w:history="1">
            <w:r w:rsidRPr="00534776">
              <w:rPr>
                <w:rStyle w:val="Hyperlink"/>
                <w:noProof/>
              </w:rPr>
              <w:t>2.3.26</w:t>
            </w:r>
            <w:r>
              <w:rPr>
                <w:rFonts w:eastAsiaTheme="minorEastAsia"/>
                <w:noProof/>
                <w:kern w:val="2"/>
                <w:sz w:val="24"/>
                <w:szCs w:val="24"/>
                <w14:ligatures w14:val="standardContextual"/>
              </w:rPr>
              <w:tab/>
            </w:r>
            <w:r w:rsidRPr="00534776">
              <w:rPr>
                <w:rStyle w:val="Hyperlink"/>
                <w:noProof/>
              </w:rPr>
              <w:t>Usecase Đánh giá căn phòng đã thuê</w:t>
            </w:r>
            <w:r>
              <w:rPr>
                <w:noProof/>
                <w:webHidden/>
              </w:rPr>
              <w:tab/>
            </w:r>
            <w:r>
              <w:rPr>
                <w:noProof/>
                <w:webHidden/>
              </w:rPr>
              <w:fldChar w:fldCharType="begin"/>
            </w:r>
            <w:r>
              <w:rPr>
                <w:noProof/>
                <w:webHidden/>
              </w:rPr>
              <w:instrText xml:space="preserve"> PAGEREF _Toc173188502 \h </w:instrText>
            </w:r>
            <w:r>
              <w:rPr>
                <w:noProof/>
                <w:webHidden/>
              </w:rPr>
            </w:r>
            <w:r>
              <w:rPr>
                <w:noProof/>
                <w:webHidden/>
              </w:rPr>
              <w:fldChar w:fldCharType="separate"/>
            </w:r>
            <w:r w:rsidR="00D42EC5">
              <w:rPr>
                <w:noProof/>
                <w:webHidden/>
              </w:rPr>
              <w:t>64</w:t>
            </w:r>
            <w:r>
              <w:rPr>
                <w:noProof/>
                <w:webHidden/>
              </w:rPr>
              <w:fldChar w:fldCharType="end"/>
            </w:r>
          </w:hyperlink>
        </w:p>
        <w:p w14:paraId="27A2C710" w14:textId="3F84908A"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03" w:history="1">
            <w:r w:rsidRPr="00534776">
              <w:rPr>
                <w:rStyle w:val="Hyperlink"/>
                <w:noProof/>
              </w:rPr>
              <w:t>2.4</w:t>
            </w:r>
            <w:r>
              <w:rPr>
                <w:rFonts w:eastAsiaTheme="minorEastAsia"/>
                <w:noProof/>
                <w:kern w:val="2"/>
                <w:sz w:val="24"/>
                <w:szCs w:val="24"/>
                <w14:ligatures w14:val="standardContextual"/>
              </w:rPr>
              <w:tab/>
            </w:r>
            <w:r w:rsidRPr="00534776">
              <w:rPr>
                <w:rStyle w:val="Hyperlink"/>
                <w:noProof/>
              </w:rPr>
              <w:t>Activity Diagram</w:t>
            </w:r>
            <w:r>
              <w:rPr>
                <w:noProof/>
                <w:webHidden/>
              </w:rPr>
              <w:tab/>
            </w:r>
            <w:r>
              <w:rPr>
                <w:noProof/>
                <w:webHidden/>
              </w:rPr>
              <w:fldChar w:fldCharType="begin"/>
            </w:r>
            <w:r>
              <w:rPr>
                <w:noProof/>
                <w:webHidden/>
              </w:rPr>
              <w:instrText xml:space="preserve"> PAGEREF _Toc173188503 \h </w:instrText>
            </w:r>
            <w:r>
              <w:rPr>
                <w:noProof/>
                <w:webHidden/>
              </w:rPr>
            </w:r>
            <w:r>
              <w:rPr>
                <w:noProof/>
                <w:webHidden/>
              </w:rPr>
              <w:fldChar w:fldCharType="separate"/>
            </w:r>
            <w:r w:rsidR="00D42EC5">
              <w:rPr>
                <w:noProof/>
                <w:webHidden/>
              </w:rPr>
              <w:t>65</w:t>
            </w:r>
            <w:r>
              <w:rPr>
                <w:noProof/>
                <w:webHidden/>
              </w:rPr>
              <w:fldChar w:fldCharType="end"/>
            </w:r>
          </w:hyperlink>
        </w:p>
        <w:p w14:paraId="2ABB754C" w14:textId="1AC7200D"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04" w:history="1">
            <w:r w:rsidRPr="00534776">
              <w:rPr>
                <w:rStyle w:val="Hyperlink"/>
                <w:noProof/>
              </w:rPr>
              <w:t>2.4.1</w:t>
            </w:r>
            <w:r>
              <w:rPr>
                <w:rFonts w:eastAsiaTheme="minorEastAsia"/>
                <w:noProof/>
                <w:kern w:val="2"/>
                <w:sz w:val="24"/>
                <w:szCs w:val="24"/>
                <w14:ligatures w14:val="standardContextual"/>
              </w:rPr>
              <w:tab/>
            </w:r>
            <w:r w:rsidRPr="00534776">
              <w:rPr>
                <w:rStyle w:val="Hyperlink"/>
                <w:noProof/>
              </w:rPr>
              <w:t>Quy trình Tổng quát</w:t>
            </w:r>
            <w:r>
              <w:rPr>
                <w:noProof/>
                <w:webHidden/>
              </w:rPr>
              <w:tab/>
            </w:r>
            <w:r>
              <w:rPr>
                <w:noProof/>
                <w:webHidden/>
              </w:rPr>
              <w:fldChar w:fldCharType="begin"/>
            </w:r>
            <w:r>
              <w:rPr>
                <w:noProof/>
                <w:webHidden/>
              </w:rPr>
              <w:instrText xml:space="preserve"> PAGEREF _Toc173188504 \h </w:instrText>
            </w:r>
            <w:r>
              <w:rPr>
                <w:noProof/>
                <w:webHidden/>
              </w:rPr>
            </w:r>
            <w:r>
              <w:rPr>
                <w:noProof/>
                <w:webHidden/>
              </w:rPr>
              <w:fldChar w:fldCharType="separate"/>
            </w:r>
            <w:r w:rsidR="00D42EC5">
              <w:rPr>
                <w:noProof/>
                <w:webHidden/>
              </w:rPr>
              <w:t>65</w:t>
            </w:r>
            <w:r>
              <w:rPr>
                <w:noProof/>
                <w:webHidden/>
              </w:rPr>
              <w:fldChar w:fldCharType="end"/>
            </w:r>
          </w:hyperlink>
        </w:p>
        <w:p w14:paraId="748FBF32" w14:textId="04F764B8"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05" w:history="1">
            <w:r w:rsidRPr="00534776">
              <w:rPr>
                <w:rStyle w:val="Hyperlink"/>
                <w:noProof/>
              </w:rPr>
              <w:t>2.4.2</w:t>
            </w:r>
            <w:r>
              <w:rPr>
                <w:rFonts w:eastAsiaTheme="minorEastAsia"/>
                <w:noProof/>
                <w:kern w:val="2"/>
                <w:sz w:val="24"/>
                <w:szCs w:val="24"/>
                <w14:ligatures w14:val="standardContextual"/>
              </w:rPr>
              <w:tab/>
            </w:r>
            <w:r w:rsidRPr="00534776">
              <w:rPr>
                <w:rStyle w:val="Hyperlink"/>
                <w:noProof/>
              </w:rPr>
              <w:t>Quy trình Đăng ký tài khoản người dùng</w:t>
            </w:r>
            <w:r>
              <w:rPr>
                <w:noProof/>
                <w:webHidden/>
              </w:rPr>
              <w:tab/>
            </w:r>
            <w:r>
              <w:rPr>
                <w:noProof/>
                <w:webHidden/>
              </w:rPr>
              <w:fldChar w:fldCharType="begin"/>
            </w:r>
            <w:r>
              <w:rPr>
                <w:noProof/>
                <w:webHidden/>
              </w:rPr>
              <w:instrText xml:space="preserve"> PAGEREF _Toc173188505 \h </w:instrText>
            </w:r>
            <w:r>
              <w:rPr>
                <w:noProof/>
                <w:webHidden/>
              </w:rPr>
            </w:r>
            <w:r>
              <w:rPr>
                <w:noProof/>
                <w:webHidden/>
              </w:rPr>
              <w:fldChar w:fldCharType="separate"/>
            </w:r>
            <w:r w:rsidR="00D42EC5">
              <w:rPr>
                <w:noProof/>
                <w:webHidden/>
              </w:rPr>
              <w:t>66</w:t>
            </w:r>
            <w:r>
              <w:rPr>
                <w:noProof/>
                <w:webHidden/>
              </w:rPr>
              <w:fldChar w:fldCharType="end"/>
            </w:r>
          </w:hyperlink>
        </w:p>
        <w:p w14:paraId="49A6D228" w14:textId="1C9731CA"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06" w:history="1">
            <w:r w:rsidRPr="00534776">
              <w:rPr>
                <w:rStyle w:val="Hyperlink"/>
                <w:noProof/>
              </w:rPr>
              <w:t>2.4.3</w:t>
            </w:r>
            <w:r>
              <w:rPr>
                <w:rFonts w:eastAsiaTheme="minorEastAsia"/>
                <w:noProof/>
                <w:kern w:val="2"/>
                <w:sz w:val="24"/>
                <w:szCs w:val="24"/>
                <w14:ligatures w14:val="standardContextual"/>
              </w:rPr>
              <w:tab/>
            </w:r>
            <w:r w:rsidRPr="00534776">
              <w:rPr>
                <w:rStyle w:val="Hyperlink"/>
                <w:noProof/>
              </w:rPr>
              <w:t>Quy trình Đăng ký tài khoản Chủ nhà</w:t>
            </w:r>
            <w:r>
              <w:rPr>
                <w:noProof/>
                <w:webHidden/>
              </w:rPr>
              <w:tab/>
            </w:r>
            <w:r>
              <w:rPr>
                <w:noProof/>
                <w:webHidden/>
              </w:rPr>
              <w:fldChar w:fldCharType="begin"/>
            </w:r>
            <w:r>
              <w:rPr>
                <w:noProof/>
                <w:webHidden/>
              </w:rPr>
              <w:instrText xml:space="preserve"> PAGEREF _Toc173188506 \h </w:instrText>
            </w:r>
            <w:r>
              <w:rPr>
                <w:noProof/>
                <w:webHidden/>
              </w:rPr>
            </w:r>
            <w:r>
              <w:rPr>
                <w:noProof/>
                <w:webHidden/>
              </w:rPr>
              <w:fldChar w:fldCharType="separate"/>
            </w:r>
            <w:r w:rsidR="00D42EC5">
              <w:rPr>
                <w:noProof/>
                <w:webHidden/>
              </w:rPr>
              <w:t>67</w:t>
            </w:r>
            <w:r>
              <w:rPr>
                <w:noProof/>
                <w:webHidden/>
              </w:rPr>
              <w:fldChar w:fldCharType="end"/>
            </w:r>
          </w:hyperlink>
        </w:p>
        <w:p w14:paraId="1FD91F13" w14:textId="7B7C5A9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07" w:history="1">
            <w:r w:rsidRPr="00534776">
              <w:rPr>
                <w:rStyle w:val="Hyperlink"/>
                <w:noProof/>
              </w:rPr>
              <w:t>2.4.4</w:t>
            </w:r>
            <w:r>
              <w:rPr>
                <w:rFonts w:eastAsiaTheme="minorEastAsia"/>
                <w:noProof/>
                <w:kern w:val="2"/>
                <w:sz w:val="24"/>
                <w:szCs w:val="24"/>
                <w14:ligatures w14:val="standardContextual"/>
              </w:rPr>
              <w:tab/>
            </w:r>
            <w:r w:rsidRPr="00534776">
              <w:rPr>
                <w:rStyle w:val="Hyperlink"/>
                <w:noProof/>
              </w:rPr>
              <w:t>Quy trình Đặt phòng</w:t>
            </w:r>
            <w:r>
              <w:rPr>
                <w:noProof/>
                <w:webHidden/>
              </w:rPr>
              <w:tab/>
            </w:r>
            <w:r>
              <w:rPr>
                <w:noProof/>
                <w:webHidden/>
              </w:rPr>
              <w:fldChar w:fldCharType="begin"/>
            </w:r>
            <w:r>
              <w:rPr>
                <w:noProof/>
                <w:webHidden/>
              </w:rPr>
              <w:instrText xml:space="preserve"> PAGEREF _Toc173188507 \h </w:instrText>
            </w:r>
            <w:r>
              <w:rPr>
                <w:noProof/>
                <w:webHidden/>
              </w:rPr>
            </w:r>
            <w:r>
              <w:rPr>
                <w:noProof/>
                <w:webHidden/>
              </w:rPr>
              <w:fldChar w:fldCharType="separate"/>
            </w:r>
            <w:r w:rsidR="00D42EC5">
              <w:rPr>
                <w:noProof/>
                <w:webHidden/>
              </w:rPr>
              <w:t>68</w:t>
            </w:r>
            <w:r>
              <w:rPr>
                <w:noProof/>
                <w:webHidden/>
              </w:rPr>
              <w:fldChar w:fldCharType="end"/>
            </w:r>
          </w:hyperlink>
        </w:p>
        <w:p w14:paraId="6789EDDF" w14:textId="29EFB8B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08" w:history="1">
            <w:r w:rsidRPr="00534776">
              <w:rPr>
                <w:rStyle w:val="Hyperlink"/>
                <w:noProof/>
              </w:rPr>
              <w:t>2.4.5</w:t>
            </w:r>
            <w:r>
              <w:rPr>
                <w:rFonts w:eastAsiaTheme="minorEastAsia"/>
                <w:noProof/>
                <w:kern w:val="2"/>
                <w:sz w:val="24"/>
                <w:szCs w:val="24"/>
                <w14:ligatures w14:val="standardContextual"/>
              </w:rPr>
              <w:tab/>
            </w:r>
            <w:r w:rsidRPr="00534776">
              <w:rPr>
                <w:rStyle w:val="Hyperlink"/>
                <w:noProof/>
              </w:rPr>
              <w:t>Quy trình Quản lý hồ sơ phòng</w:t>
            </w:r>
            <w:r>
              <w:rPr>
                <w:noProof/>
                <w:webHidden/>
              </w:rPr>
              <w:tab/>
            </w:r>
            <w:r>
              <w:rPr>
                <w:noProof/>
                <w:webHidden/>
              </w:rPr>
              <w:fldChar w:fldCharType="begin"/>
            </w:r>
            <w:r>
              <w:rPr>
                <w:noProof/>
                <w:webHidden/>
              </w:rPr>
              <w:instrText xml:space="preserve"> PAGEREF _Toc173188508 \h </w:instrText>
            </w:r>
            <w:r>
              <w:rPr>
                <w:noProof/>
                <w:webHidden/>
              </w:rPr>
            </w:r>
            <w:r>
              <w:rPr>
                <w:noProof/>
                <w:webHidden/>
              </w:rPr>
              <w:fldChar w:fldCharType="separate"/>
            </w:r>
            <w:r w:rsidR="00D42EC5">
              <w:rPr>
                <w:noProof/>
                <w:webHidden/>
              </w:rPr>
              <w:t>68</w:t>
            </w:r>
            <w:r>
              <w:rPr>
                <w:noProof/>
                <w:webHidden/>
              </w:rPr>
              <w:fldChar w:fldCharType="end"/>
            </w:r>
          </w:hyperlink>
        </w:p>
        <w:p w14:paraId="31777947" w14:textId="20E39BD8"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09" w:history="1">
            <w:r w:rsidRPr="00534776">
              <w:rPr>
                <w:rStyle w:val="Hyperlink"/>
                <w:noProof/>
              </w:rPr>
              <w:t>2.5</w:t>
            </w:r>
            <w:r>
              <w:rPr>
                <w:rFonts w:eastAsiaTheme="minorEastAsia"/>
                <w:noProof/>
                <w:kern w:val="2"/>
                <w:sz w:val="24"/>
                <w:szCs w:val="24"/>
                <w14:ligatures w14:val="standardContextual"/>
              </w:rPr>
              <w:tab/>
            </w:r>
            <w:r w:rsidRPr="00534776">
              <w:rPr>
                <w:rStyle w:val="Hyperlink"/>
                <w:noProof/>
              </w:rPr>
              <w:t>Sequence Diagram</w:t>
            </w:r>
            <w:r>
              <w:rPr>
                <w:noProof/>
                <w:webHidden/>
              </w:rPr>
              <w:tab/>
            </w:r>
            <w:r>
              <w:rPr>
                <w:noProof/>
                <w:webHidden/>
              </w:rPr>
              <w:fldChar w:fldCharType="begin"/>
            </w:r>
            <w:r>
              <w:rPr>
                <w:noProof/>
                <w:webHidden/>
              </w:rPr>
              <w:instrText xml:space="preserve"> PAGEREF _Toc173188509 \h </w:instrText>
            </w:r>
            <w:r>
              <w:rPr>
                <w:noProof/>
                <w:webHidden/>
              </w:rPr>
            </w:r>
            <w:r>
              <w:rPr>
                <w:noProof/>
                <w:webHidden/>
              </w:rPr>
              <w:fldChar w:fldCharType="separate"/>
            </w:r>
            <w:r w:rsidR="00D42EC5">
              <w:rPr>
                <w:noProof/>
                <w:webHidden/>
              </w:rPr>
              <w:t>69</w:t>
            </w:r>
            <w:r>
              <w:rPr>
                <w:noProof/>
                <w:webHidden/>
              </w:rPr>
              <w:fldChar w:fldCharType="end"/>
            </w:r>
          </w:hyperlink>
        </w:p>
        <w:p w14:paraId="4F745689" w14:textId="316FB994"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0" w:history="1">
            <w:r w:rsidRPr="00534776">
              <w:rPr>
                <w:rStyle w:val="Hyperlink"/>
                <w:noProof/>
              </w:rPr>
              <w:t>2.5.1</w:t>
            </w:r>
            <w:r>
              <w:rPr>
                <w:rFonts w:eastAsiaTheme="minorEastAsia"/>
                <w:noProof/>
                <w:kern w:val="2"/>
                <w:sz w:val="24"/>
                <w:szCs w:val="24"/>
                <w14:ligatures w14:val="standardContextual"/>
              </w:rPr>
              <w:tab/>
            </w:r>
            <w:r w:rsidRPr="00534776">
              <w:rPr>
                <w:rStyle w:val="Hyperlink"/>
                <w:noProof/>
              </w:rPr>
              <w:t>Quy trình Đăng Ký Tài Khoản</w:t>
            </w:r>
            <w:r>
              <w:rPr>
                <w:noProof/>
                <w:webHidden/>
              </w:rPr>
              <w:tab/>
            </w:r>
            <w:r>
              <w:rPr>
                <w:noProof/>
                <w:webHidden/>
              </w:rPr>
              <w:fldChar w:fldCharType="begin"/>
            </w:r>
            <w:r>
              <w:rPr>
                <w:noProof/>
                <w:webHidden/>
              </w:rPr>
              <w:instrText xml:space="preserve"> PAGEREF _Toc173188510 \h </w:instrText>
            </w:r>
            <w:r>
              <w:rPr>
                <w:noProof/>
                <w:webHidden/>
              </w:rPr>
            </w:r>
            <w:r>
              <w:rPr>
                <w:noProof/>
                <w:webHidden/>
              </w:rPr>
              <w:fldChar w:fldCharType="separate"/>
            </w:r>
            <w:r w:rsidR="00D42EC5">
              <w:rPr>
                <w:noProof/>
                <w:webHidden/>
              </w:rPr>
              <w:t>69</w:t>
            </w:r>
            <w:r>
              <w:rPr>
                <w:noProof/>
                <w:webHidden/>
              </w:rPr>
              <w:fldChar w:fldCharType="end"/>
            </w:r>
          </w:hyperlink>
        </w:p>
        <w:p w14:paraId="3D289305" w14:textId="7E098E68"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1" w:history="1">
            <w:r w:rsidRPr="00534776">
              <w:rPr>
                <w:rStyle w:val="Hyperlink"/>
                <w:noProof/>
              </w:rPr>
              <w:t>2.5.2</w:t>
            </w:r>
            <w:r>
              <w:rPr>
                <w:rFonts w:eastAsiaTheme="minorEastAsia"/>
                <w:noProof/>
                <w:kern w:val="2"/>
                <w:sz w:val="24"/>
                <w:szCs w:val="24"/>
                <w14:ligatures w14:val="standardContextual"/>
              </w:rPr>
              <w:tab/>
            </w:r>
            <w:r w:rsidRPr="00534776">
              <w:rPr>
                <w:rStyle w:val="Hyperlink"/>
                <w:noProof/>
              </w:rPr>
              <w:t>Quy trình Đăng Ký Tài Khoản Chủ Nhà</w:t>
            </w:r>
            <w:r>
              <w:rPr>
                <w:noProof/>
                <w:webHidden/>
              </w:rPr>
              <w:tab/>
            </w:r>
            <w:r>
              <w:rPr>
                <w:noProof/>
                <w:webHidden/>
              </w:rPr>
              <w:fldChar w:fldCharType="begin"/>
            </w:r>
            <w:r>
              <w:rPr>
                <w:noProof/>
                <w:webHidden/>
              </w:rPr>
              <w:instrText xml:space="preserve"> PAGEREF _Toc173188511 \h </w:instrText>
            </w:r>
            <w:r>
              <w:rPr>
                <w:noProof/>
                <w:webHidden/>
              </w:rPr>
            </w:r>
            <w:r>
              <w:rPr>
                <w:noProof/>
                <w:webHidden/>
              </w:rPr>
              <w:fldChar w:fldCharType="separate"/>
            </w:r>
            <w:r w:rsidR="00D42EC5">
              <w:rPr>
                <w:noProof/>
                <w:webHidden/>
              </w:rPr>
              <w:t>70</w:t>
            </w:r>
            <w:r>
              <w:rPr>
                <w:noProof/>
                <w:webHidden/>
              </w:rPr>
              <w:fldChar w:fldCharType="end"/>
            </w:r>
          </w:hyperlink>
        </w:p>
        <w:p w14:paraId="589D0B12" w14:textId="2842B1B5"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2" w:history="1">
            <w:r w:rsidRPr="00534776">
              <w:rPr>
                <w:rStyle w:val="Hyperlink"/>
                <w:noProof/>
              </w:rPr>
              <w:t>2.5.3</w:t>
            </w:r>
            <w:r>
              <w:rPr>
                <w:rFonts w:eastAsiaTheme="minorEastAsia"/>
                <w:noProof/>
                <w:kern w:val="2"/>
                <w:sz w:val="24"/>
                <w:szCs w:val="24"/>
                <w14:ligatures w14:val="standardContextual"/>
              </w:rPr>
              <w:tab/>
            </w:r>
            <w:r w:rsidRPr="00534776">
              <w:rPr>
                <w:rStyle w:val="Hyperlink"/>
                <w:noProof/>
              </w:rPr>
              <w:t>Quy trình Đặt Phòng</w:t>
            </w:r>
            <w:r>
              <w:rPr>
                <w:noProof/>
                <w:webHidden/>
              </w:rPr>
              <w:tab/>
            </w:r>
            <w:r>
              <w:rPr>
                <w:noProof/>
                <w:webHidden/>
              </w:rPr>
              <w:fldChar w:fldCharType="begin"/>
            </w:r>
            <w:r>
              <w:rPr>
                <w:noProof/>
                <w:webHidden/>
              </w:rPr>
              <w:instrText xml:space="preserve"> PAGEREF _Toc173188512 \h </w:instrText>
            </w:r>
            <w:r>
              <w:rPr>
                <w:noProof/>
                <w:webHidden/>
              </w:rPr>
            </w:r>
            <w:r>
              <w:rPr>
                <w:noProof/>
                <w:webHidden/>
              </w:rPr>
              <w:fldChar w:fldCharType="separate"/>
            </w:r>
            <w:r w:rsidR="00D42EC5">
              <w:rPr>
                <w:noProof/>
                <w:webHidden/>
              </w:rPr>
              <w:t>71</w:t>
            </w:r>
            <w:r>
              <w:rPr>
                <w:noProof/>
                <w:webHidden/>
              </w:rPr>
              <w:fldChar w:fldCharType="end"/>
            </w:r>
          </w:hyperlink>
        </w:p>
        <w:p w14:paraId="1BBE8CBB" w14:textId="4FC8A578"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3" w:history="1">
            <w:r w:rsidRPr="00534776">
              <w:rPr>
                <w:rStyle w:val="Hyperlink"/>
                <w:noProof/>
              </w:rPr>
              <w:t>2.5.4</w:t>
            </w:r>
            <w:r>
              <w:rPr>
                <w:rFonts w:eastAsiaTheme="minorEastAsia"/>
                <w:noProof/>
                <w:kern w:val="2"/>
                <w:sz w:val="24"/>
                <w:szCs w:val="24"/>
                <w14:ligatures w14:val="standardContextual"/>
              </w:rPr>
              <w:tab/>
            </w:r>
            <w:r w:rsidRPr="00534776">
              <w:rPr>
                <w:rStyle w:val="Hyperlink"/>
                <w:noProof/>
              </w:rPr>
              <w:t>Quy trình Tìm Phòng</w:t>
            </w:r>
            <w:r>
              <w:rPr>
                <w:noProof/>
                <w:webHidden/>
              </w:rPr>
              <w:tab/>
            </w:r>
            <w:r>
              <w:rPr>
                <w:noProof/>
                <w:webHidden/>
              </w:rPr>
              <w:fldChar w:fldCharType="begin"/>
            </w:r>
            <w:r>
              <w:rPr>
                <w:noProof/>
                <w:webHidden/>
              </w:rPr>
              <w:instrText xml:space="preserve"> PAGEREF _Toc173188513 \h </w:instrText>
            </w:r>
            <w:r>
              <w:rPr>
                <w:noProof/>
                <w:webHidden/>
              </w:rPr>
            </w:r>
            <w:r>
              <w:rPr>
                <w:noProof/>
                <w:webHidden/>
              </w:rPr>
              <w:fldChar w:fldCharType="separate"/>
            </w:r>
            <w:r w:rsidR="00D42EC5">
              <w:rPr>
                <w:noProof/>
                <w:webHidden/>
              </w:rPr>
              <w:t>72</w:t>
            </w:r>
            <w:r>
              <w:rPr>
                <w:noProof/>
                <w:webHidden/>
              </w:rPr>
              <w:fldChar w:fldCharType="end"/>
            </w:r>
          </w:hyperlink>
        </w:p>
        <w:p w14:paraId="78299794" w14:textId="692CCECC"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4" w:history="1">
            <w:r w:rsidRPr="00534776">
              <w:rPr>
                <w:rStyle w:val="Hyperlink"/>
                <w:noProof/>
              </w:rPr>
              <w:t>2.5.5</w:t>
            </w:r>
            <w:r>
              <w:rPr>
                <w:rFonts w:eastAsiaTheme="minorEastAsia"/>
                <w:noProof/>
                <w:kern w:val="2"/>
                <w:sz w:val="24"/>
                <w:szCs w:val="24"/>
                <w14:ligatures w14:val="standardContextual"/>
              </w:rPr>
              <w:tab/>
            </w:r>
            <w:r w:rsidRPr="00534776">
              <w:rPr>
                <w:rStyle w:val="Hyperlink"/>
                <w:noProof/>
              </w:rPr>
              <w:t>Quy trình Quản lý hồ sơ phòng</w:t>
            </w:r>
            <w:r>
              <w:rPr>
                <w:noProof/>
                <w:webHidden/>
              </w:rPr>
              <w:tab/>
            </w:r>
            <w:r>
              <w:rPr>
                <w:noProof/>
                <w:webHidden/>
              </w:rPr>
              <w:fldChar w:fldCharType="begin"/>
            </w:r>
            <w:r>
              <w:rPr>
                <w:noProof/>
                <w:webHidden/>
              </w:rPr>
              <w:instrText xml:space="preserve"> PAGEREF _Toc173188514 \h </w:instrText>
            </w:r>
            <w:r>
              <w:rPr>
                <w:noProof/>
                <w:webHidden/>
              </w:rPr>
            </w:r>
            <w:r>
              <w:rPr>
                <w:noProof/>
                <w:webHidden/>
              </w:rPr>
              <w:fldChar w:fldCharType="separate"/>
            </w:r>
            <w:r w:rsidR="00D42EC5">
              <w:rPr>
                <w:noProof/>
                <w:webHidden/>
              </w:rPr>
              <w:t>73</w:t>
            </w:r>
            <w:r>
              <w:rPr>
                <w:noProof/>
                <w:webHidden/>
              </w:rPr>
              <w:fldChar w:fldCharType="end"/>
            </w:r>
          </w:hyperlink>
        </w:p>
        <w:p w14:paraId="6EA90B10" w14:textId="49B1CFB2"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15" w:history="1">
            <w:r w:rsidRPr="00534776">
              <w:rPr>
                <w:rStyle w:val="Hyperlink"/>
                <w:noProof/>
              </w:rPr>
              <w:t>2.6</w:t>
            </w:r>
            <w:r>
              <w:rPr>
                <w:rFonts w:eastAsiaTheme="minorEastAsia"/>
                <w:noProof/>
                <w:kern w:val="2"/>
                <w:sz w:val="24"/>
                <w:szCs w:val="24"/>
                <w14:ligatures w14:val="standardContextual"/>
              </w:rPr>
              <w:tab/>
            </w:r>
            <w:r w:rsidRPr="00534776">
              <w:rPr>
                <w:rStyle w:val="Hyperlink"/>
                <w:noProof/>
              </w:rPr>
              <w:t>Statechart Diagram</w:t>
            </w:r>
            <w:r>
              <w:rPr>
                <w:noProof/>
                <w:webHidden/>
              </w:rPr>
              <w:tab/>
            </w:r>
            <w:r>
              <w:rPr>
                <w:noProof/>
                <w:webHidden/>
              </w:rPr>
              <w:fldChar w:fldCharType="begin"/>
            </w:r>
            <w:r>
              <w:rPr>
                <w:noProof/>
                <w:webHidden/>
              </w:rPr>
              <w:instrText xml:space="preserve"> PAGEREF _Toc173188515 \h </w:instrText>
            </w:r>
            <w:r>
              <w:rPr>
                <w:noProof/>
                <w:webHidden/>
              </w:rPr>
            </w:r>
            <w:r>
              <w:rPr>
                <w:noProof/>
                <w:webHidden/>
              </w:rPr>
              <w:fldChar w:fldCharType="separate"/>
            </w:r>
            <w:r w:rsidR="00D42EC5">
              <w:rPr>
                <w:noProof/>
                <w:webHidden/>
              </w:rPr>
              <w:t>74</w:t>
            </w:r>
            <w:r>
              <w:rPr>
                <w:noProof/>
                <w:webHidden/>
              </w:rPr>
              <w:fldChar w:fldCharType="end"/>
            </w:r>
          </w:hyperlink>
        </w:p>
        <w:p w14:paraId="661A6038" w14:textId="68362DE6"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6" w:history="1">
            <w:r w:rsidRPr="00534776">
              <w:rPr>
                <w:rStyle w:val="Hyperlink"/>
                <w:noProof/>
              </w:rPr>
              <w:t>2.6.1</w:t>
            </w:r>
            <w:r>
              <w:rPr>
                <w:rFonts w:eastAsiaTheme="minorEastAsia"/>
                <w:noProof/>
                <w:kern w:val="2"/>
                <w:sz w:val="24"/>
                <w:szCs w:val="24"/>
                <w14:ligatures w14:val="standardContextual"/>
              </w:rPr>
              <w:tab/>
            </w:r>
            <w:r w:rsidRPr="00534776">
              <w:rPr>
                <w:rStyle w:val="Hyperlink"/>
                <w:noProof/>
              </w:rPr>
              <w:t>Giả định 01:</w:t>
            </w:r>
            <w:r>
              <w:rPr>
                <w:noProof/>
                <w:webHidden/>
              </w:rPr>
              <w:tab/>
            </w:r>
            <w:r>
              <w:rPr>
                <w:noProof/>
                <w:webHidden/>
              </w:rPr>
              <w:fldChar w:fldCharType="begin"/>
            </w:r>
            <w:r>
              <w:rPr>
                <w:noProof/>
                <w:webHidden/>
              </w:rPr>
              <w:instrText xml:space="preserve"> PAGEREF _Toc173188516 \h </w:instrText>
            </w:r>
            <w:r>
              <w:rPr>
                <w:noProof/>
                <w:webHidden/>
              </w:rPr>
            </w:r>
            <w:r>
              <w:rPr>
                <w:noProof/>
                <w:webHidden/>
              </w:rPr>
              <w:fldChar w:fldCharType="separate"/>
            </w:r>
            <w:r w:rsidR="00D42EC5">
              <w:rPr>
                <w:noProof/>
                <w:webHidden/>
              </w:rPr>
              <w:t>74</w:t>
            </w:r>
            <w:r>
              <w:rPr>
                <w:noProof/>
                <w:webHidden/>
              </w:rPr>
              <w:fldChar w:fldCharType="end"/>
            </w:r>
          </w:hyperlink>
        </w:p>
        <w:p w14:paraId="1CEA247B" w14:textId="67792653"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17" w:history="1">
            <w:r w:rsidRPr="00534776">
              <w:rPr>
                <w:rStyle w:val="Hyperlink"/>
                <w:noProof/>
              </w:rPr>
              <w:t>2.6.2</w:t>
            </w:r>
            <w:r>
              <w:rPr>
                <w:rFonts w:eastAsiaTheme="minorEastAsia"/>
                <w:noProof/>
                <w:kern w:val="2"/>
                <w:sz w:val="24"/>
                <w:szCs w:val="24"/>
                <w14:ligatures w14:val="standardContextual"/>
              </w:rPr>
              <w:tab/>
            </w:r>
            <w:r w:rsidRPr="00534776">
              <w:rPr>
                <w:rStyle w:val="Hyperlink"/>
                <w:noProof/>
              </w:rPr>
              <w:t>Giả định 02:</w:t>
            </w:r>
            <w:r>
              <w:rPr>
                <w:noProof/>
                <w:webHidden/>
              </w:rPr>
              <w:tab/>
            </w:r>
            <w:r>
              <w:rPr>
                <w:noProof/>
                <w:webHidden/>
              </w:rPr>
              <w:fldChar w:fldCharType="begin"/>
            </w:r>
            <w:r>
              <w:rPr>
                <w:noProof/>
                <w:webHidden/>
              </w:rPr>
              <w:instrText xml:space="preserve"> PAGEREF _Toc173188517 \h </w:instrText>
            </w:r>
            <w:r>
              <w:rPr>
                <w:noProof/>
                <w:webHidden/>
              </w:rPr>
            </w:r>
            <w:r>
              <w:rPr>
                <w:noProof/>
                <w:webHidden/>
              </w:rPr>
              <w:fldChar w:fldCharType="separate"/>
            </w:r>
            <w:r w:rsidR="00D42EC5">
              <w:rPr>
                <w:noProof/>
                <w:webHidden/>
              </w:rPr>
              <w:t>75</w:t>
            </w:r>
            <w:r>
              <w:rPr>
                <w:noProof/>
                <w:webHidden/>
              </w:rPr>
              <w:fldChar w:fldCharType="end"/>
            </w:r>
          </w:hyperlink>
        </w:p>
        <w:p w14:paraId="5D8637E2" w14:textId="413C5C2E"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18" w:history="1">
            <w:r w:rsidRPr="00534776">
              <w:rPr>
                <w:rStyle w:val="Hyperlink"/>
                <w:noProof/>
              </w:rPr>
              <w:t>2.7</w:t>
            </w:r>
            <w:r>
              <w:rPr>
                <w:rFonts w:eastAsiaTheme="minorEastAsia"/>
                <w:noProof/>
                <w:kern w:val="2"/>
                <w:sz w:val="24"/>
                <w:szCs w:val="24"/>
                <w14:ligatures w14:val="standardContextual"/>
              </w:rPr>
              <w:tab/>
            </w:r>
            <w:r w:rsidRPr="00534776">
              <w:rPr>
                <w:rStyle w:val="Hyperlink"/>
                <w:noProof/>
              </w:rPr>
              <w:t>Class Diagram</w:t>
            </w:r>
            <w:r>
              <w:rPr>
                <w:noProof/>
                <w:webHidden/>
              </w:rPr>
              <w:tab/>
            </w:r>
            <w:r>
              <w:rPr>
                <w:noProof/>
                <w:webHidden/>
              </w:rPr>
              <w:fldChar w:fldCharType="begin"/>
            </w:r>
            <w:r>
              <w:rPr>
                <w:noProof/>
                <w:webHidden/>
              </w:rPr>
              <w:instrText xml:space="preserve"> PAGEREF _Toc173188518 \h </w:instrText>
            </w:r>
            <w:r>
              <w:rPr>
                <w:noProof/>
                <w:webHidden/>
              </w:rPr>
            </w:r>
            <w:r>
              <w:rPr>
                <w:noProof/>
                <w:webHidden/>
              </w:rPr>
              <w:fldChar w:fldCharType="separate"/>
            </w:r>
            <w:r w:rsidR="00D42EC5">
              <w:rPr>
                <w:noProof/>
                <w:webHidden/>
              </w:rPr>
              <w:t>76</w:t>
            </w:r>
            <w:r>
              <w:rPr>
                <w:noProof/>
                <w:webHidden/>
              </w:rPr>
              <w:fldChar w:fldCharType="end"/>
            </w:r>
          </w:hyperlink>
        </w:p>
        <w:p w14:paraId="011AB199" w14:textId="4C0E922E"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19" w:history="1">
            <w:r w:rsidRPr="00534776">
              <w:rPr>
                <w:rStyle w:val="Hyperlink"/>
                <w:noProof/>
              </w:rPr>
              <w:t>2.8</w:t>
            </w:r>
            <w:r>
              <w:rPr>
                <w:rFonts w:eastAsiaTheme="minorEastAsia"/>
                <w:noProof/>
                <w:kern w:val="2"/>
                <w:sz w:val="24"/>
                <w:szCs w:val="24"/>
                <w14:ligatures w14:val="standardContextual"/>
              </w:rPr>
              <w:tab/>
            </w:r>
            <w:r w:rsidRPr="00534776">
              <w:rPr>
                <w:rStyle w:val="Hyperlink"/>
                <w:noProof/>
              </w:rPr>
              <w:t>Sơ đồ khai thác hệ thống (Deployment Diagram)</w:t>
            </w:r>
            <w:r>
              <w:rPr>
                <w:noProof/>
                <w:webHidden/>
              </w:rPr>
              <w:tab/>
            </w:r>
            <w:r>
              <w:rPr>
                <w:noProof/>
                <w:webHidden/>
              </w:rPr>
              <w:fldChar w:fldCharType="begin"/>
            </w:r>
            <w:r>
              <w:rPr>
                <w:noProof/>
                <w:webHidden/>
              </w:rPr>
              <w:instrText xml:space="preserve"> PAGEREF _Toc173188519 \h </w:instrText>
            </w:r>
            <w:r>
              <w:rPr>
                <w:noProof/>
                <w:webHidden/>
              </w:rPr>
            </w:r>
            <w:r>
              <w:rPr>
                <w:noProof/>
                <w:webHidden/>
              </w:rPr>
              <w:fldChar w:fldCharType="separate"/>
            </w:r>
            <w:r w:rsidR="00D42EC5">
              <w:rPr>
                <w:noProof/>
                <w:webHidden/>
              </w:rPr>
              <w:t>77</w:t>
            </w:r>
            <w:r>
              <w:rPr>
                <w:noProof/>
                <w:webHidden/>
              </w:rPr>
              <w:fldChar w:fldCharType="end"/>
            </w:r>
          </w:hyperlink>
        </w:p>
        <w:p w14:paraId="781BDB8C" w14:textId="4532CC9D"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20" w:history="1">
            <w:r w:rsidRPr="00534776">
              <w:rPr>
                <w:rStyle w:val="Hyperlink"/>
                <w:noProof/>
              </w:rPr>
              <w:t>2.8.1</w:t>
            </w:r>
            <w:r>
              <w:rPr>
                <w:rFonts w:eastAsiaTheme="minorEastAsia"/>
                <w:noProof/>
                <w:kern w:val="2"/>
                <w:sz w:val="24"/>
                <w:szCs w:val="24"/>
                <w14:ligatures w14:val="standardContextual"/>
              </w:rPr>
              <w:tab/>
            </w:r>
            <w:r w:rsidRPr="00534776">
              <w:rPr>
                <w:rStyle w:val="Hyperlink"/>
                <w:noProof/>
              </w:rPr>
              <w:t>Cách thức triển khai</w:t>
            </w:r>
            <w:r>
              <w:rPr>
                <w:noProof/>
                <w:webHidden/>
              </w:rPr>
              <w:tab/>
            </w:r>
            <w:r>
              <w:rPr>
                <w:noProof/>
                <w:webHidden/>
              </w:rPr>
              <w:fldChar w:fldCharType="begin"/>
            </w:r>
            <w:r>
              <w:rPr>
                <w:noProof/>
                <w:webHidden/>
              </w:rPr>
              <w:instrText xml:space="preserve"> PAGEREF _Toc173188520 \h </w:instrText>
            </w:r>
            <w:r>
              <w:rPr>
                <w:noProof/>
                <w:webHidden/>
              </w:rPr>
            </w:r>
            <w:r>
              <w:rPr>
                <w:noProof/>
                <w:webHidden/>
              </w:rPr>
              <w:fldChar w:fldCharType="separate"/>
            </w:r>
            <w:r w:rsidR="00D42EC5">
              <w:rPr>
                <w:noProof/>
                <w:webHidden/>
              </w:rPr>
              <w:t>77</w:t>
            </w:r>
            <w:r>
              <w:rPr>
                <w:noProof/>
                <w:webHidden/>
              </w:rPr>
              <w:fldChar w:fldCharType="end"/>
            </w:r>
          </w:hyperlink>
        </w:p>
        <w:p w14:paraId="5FC28710" w14:textId="65716293"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21" w:history="1">
            <w:r w:rsidRPr="00534776">
              <w:rPr>
                <w:rStyle w:val="Hyperlink"/>
                <w:noProof/>
              </w:rPr>
              <w:t>2.8.2</w:t>
            </w:r>
            <w:r>
              <w:rPr>
                <w:rFonts w:eastAsiaTheme="minorEastAsia"/>
                <w:noProof/>
                <w:kern w:val="2"/>
                <w:sz w:val="24"/>
                <w:szCs w:val="24"/>
                <w14:ligatures w14:val="standardContextual"/>
              </w:rPr>
              <w:tab/>
            </w:r>
            <w:r w:rsidRPr="00534776">
              <w:rPr>
                <w:rStyle w:val="Hyperlink"/>
                <w:noProof/>
              </w:rPr>
              <w:t>Sơ đồ triển khai</w:t>
            </w:r>
            <w:r>
              <w:rPr>
                <w:noProof/>
                <w:webHidden/>
              </w:rPr>
              <w:tab/>
            </w:r>
            <w:r>
              <w:rPr>
                <w:noProof/>
                <w:webHidden/>
              </w:rPr>
              <w:fldChar w:fldCharType="begin"/>
            </w:r>
            <w:r>
              <w:rPr>
                <w:noProof/>
                <w:webHidden/>
              </w:rPr>
              <w:instrText xml:space="preserve"> PAGEREF _Toc173188521 \h </w:instrText>
            </w:r>
            <w:r>
              <w:rPr>
                <w:noProof/>
                <w:webHidden/>
              </w:rPr>
            </w:r>
            <w:r>
              <w:rPr>
                <w:noProof/>
                <w:webHidden/>
              </w:rPr>
              <w:fldChar w:fldCharType="separate"/>
            </w:r>
            <w:r w:rsidR="00D42EC5">
              <w:rPr>
                <w:noProof/>
                <w:webHidden/>
              </w:rPr>
              <w:t>77</w:t>
            </w:r>
            <w:r>
              <w:rPr>
                <w:noProof/>
                <w:webHidden/>
              </w:rPr>
              <w:fldChar w:fldCharType="end"/>
            </w:r>
          </w:hyperlink>
        </w:p>
        <w:p w14:paraId="44C46A45" w14:textId="1EBB5D5C" w:rsidR="003B06F3" w:rsidRDefault="003B06F3">
          <w:pPr>
            <w:pStyle w:val="TOC1"/>
            <w:tabs>
              <w:tab w:val="left" w:pos="440"/>
              <w:tab w:val="right" w:leader="dot" w:pos="9017"/>
            </w:tabs>
            <w:rPr>
              <w:rFonts w:eastAsiaTheme="minorEastAsia"/>
              <w:noProof/>
              <w:kern w:val="2"/>
              <w:sz w:val="24"/>
              <w:szCs w:val="24"/>
              <w14:ligatures w14:val="standardContextual"/>
            </w:rPr>
          </w:pPr>
          <w:hyperlink w:anchor="_Toc173188522" w:history="1">
            <w:r w:rsidRPr="00534776">
              <w:rPr>
                <w:rStyle w:val="Hyperlink"/>
                <w:noProof/>
              </w:rPr>
              <w:t>3</w:t>
            </w:r>
            <w:r>
              <w:rPr>
                <w:rFonts w:eastAsiaTheme="minorEastAsia"/>
                <w:noProof/>
                <w:kern w:val="2"/>
                <w:sz w:val="24"/>
                <w:szCs w:val="24"/>
                <w14:ligatures w14:val="standardContextual"/>
              </w:rPr>
              <w:tab/>
            </w:r>
            <w:r w:rsidRPr="00534776">
              <w:rPr>
                <w:rStyle w:val="Hyperlink"/>
                <w:noProof/>
              </w:rPr>
              <w:t>LAB 3: THIẾT KẾ DỮ LIỆU</w:t>
            </w:r>
            <w:r>
              <w:rPr>
                <w:noProof/>
                <w:webHidden/>
              </w:rPr>
              <w:tab/>
            </w:r>
            <w:r>
              <w:rPr>
                <w:noProof/>
                <w:webHidden/>
              </w:rPr>
              <w:fldChar w:fldCharType="begin"/>
            </w:r>
            <w:r>
              <w:rPr>
                <w:noProof/>
                <w:webHidden/>
              </w:rPr>
              <w:instrText xml:space="preserve"> PAGEREF _Toc173188522 \h </w:instrText>
            </w:r>
            <w:r>
              <w:rPr>
                <w:noProof/>
                <w:webHidden/>
              </w:rPr>
            </w:r>
            <w:r>
              <w:rPr>
                <w:noProof/>
                <w:webHidden/>
              </w:rPr>
              <w:fldChar w:fldCharType="separate"/>
            </w:r>
            <w:r w:rsidR="00D42EC5">
              <w:rPr>
                <w:noProof/>
                <w:webHidden/>
              </w:rPr>
              <w:t>78</w:t>
            </w:r>
            <w:r>
              <w:rPr>
                <w:noProof/>
                <w:webHidden/>
              </w:rPr>
              <w:fldChar w:fldCharType="end"/>
            </w:r>
          </w:hyperlink>
        </w:p>
        <w:p w14:paraId="3E2DC3C4" w14:textId="3CD29982"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23" w:history="1">
            <w:r w:rsidRPr="00534776">
              <w:rPr>
                <w:rStyle w:val="Hyperlink"/>
                <w:noProof/>
              </w:rPr>
              <w:t>3.1</w:t>
            </w:r>
            <w:r>
              <w:rPr>
                <w:rFonts w:eastAsiaTheme="minorEastAsia"/>
                <w:noProof/>
                <w:kern w:val="2"/>
                <w:sz w:val="24"/>
                <w:szCs w:val="24"/>
                <w14:ligatures w14:val="standardContextual"/>
              </w:rPr>
              <w:tab/>
            </w:r>
            <w:r w:rsidRPr="00534776">
              <w:rPr>
                <w:rStyle w:val="Hyperlink"/>
                <w:noProof/>
              </w:rPr>
              <w:t>Sơ đồ logic</w:t>
            </w:r>
            <w:r>
              <w:rPr>
                <w:noProof/>
                <w:webHidden/>
              </w:rPr>
              <w:tab/>
            </w:r>
            <w:r>
              <w:rPr>
                <w:noProof/>
                <w:webHidden/>
              </w:rPr>
              <w:fldChar w:fldCharType="begin"/>
            </w:r>
            <w:r>
              <w:rPr>
                <w:noProof/>
                <w:webHidden/>
              </w:rPr>
              <w:instrText xml:space="preserve"> PAGEREF _Toc173188523 \h </w:instrText>
            </w:r>
            <w:r>
              <w:rPr>
                <w:noProof/>
                <w:webHidden/>
              </w:rPr>
            </w:r>
            <w:r>
              <w:rPr>
                <w:noProof/>
                <w:webHidden/>
              </w:rPr>
              <w:fldChar w:fldCharType="separate"/>
            </w:r>
            <w:r w:rsidR="00D42EC5">
              <w:rPr>
                <w:noProof/>
                <w:webHidden/>
              </w:rPr>
              <w:t>78</w:t>
            </w:r>
            <w:r>
              <w:rPr>
                <w:noProof/>
                <w:webHidden/>
              </w:rPr>
              <w:fldChar w:fldCharType="end"/>
            </w:r>
          </w:hyperlink>
        </w:p>
        <w:p w14:paraId="7CBC02DA" w14:textId="24A48C65"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24" w:history="1">
            <w:r w:rsidRPr="00534776">
              <w:rPr>
                <w:rStyle w:val="Hyperlink"/>
                <w:noProof/>
              </w:rPr>
              <w:t>3.2</w:t>
            </w:r>
            <w:r>
              <w:rPr>
                <w:rFonts w:eastAsiaTheme="minorEastAsia"/>
                <w:noProof/>
                <w:kern w:val="2"/>
                <w:sz w:val="24"/>
                <w:szCs w:val="24"/>
                <w14:ligatures w14:val="standardContextual"/>
              </w:rPr>
              <w:tab/>
            </w:r>
            <w:r w:rsidRPr="00534776">
              <w:rPr>
                <w:rStyle w:val="Hyperlink"/>
                <w:noProof/>
              </w:rPr>
              <w:t>Chi tiết các bảng</w:t>
            </w:r>
            <w:r>
              <w:rPr>
                <w:noProof/>
                <w:webHidden/>
              </w:rPr>
              <w:tab/>
            </w:r>
            <w:r>
              <w:rPr>
                <w:noProof/>
                <w:webHidden/>
              </w:rPr>
              <w:fldChar w:fldCharType="begin"/>
            </w:r>
            <w:r>
              <w:rPr>
                <w:noProof/>
                <w:webHidden/>
              </w:rPr>
              <w:instrText xml:space="preserve"> PAGEREF _Toc173188524 \h </w:instrText>
            </w:r>
            <w:r>
              <w:rPr>
                <w:noProof/>
                <w:webHidden/>
              </w:rPr>
            </w:r>
            <w:r>
              <w:rPr>
                <w:noProof/>
                <w:webHidden/>
              </w:rPr>
              <w:fldChar w:fldCharType="separate"/>
            </w:r>
            <w:r w:rsidR="00D42EC5">
              <w:rPr>
                <w:noProof/>
                <w:webHidden/>
              </w:rPr>
              <w:t>79</w:t>
            </w:r>
            <w:r>
              <w:rPr>
                <w:noProof/>
                <w:webHidden/>
              </w:rPr>
              <w:fldChar w:fldCharType="end"/>
            </w:r>
          </w:hyperlink>
        </w:p>
        <w:p w14:paraId="53C65E6E" w14:textId="4CDD9222"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25" w:history="1">
            <w:r w:rsidRPr="00534776">
              <w:rPr>
                <w:rStyle w:val="Hyperlink"/>
                <w:noProof/>
              </w:rPr>
              <w:t>3.2.1</w:t>
            </w:r>
            <w:r>
              <w:rPr>
                <w:rFonts w:eastAsiaTheme="minorEastAsia"/>
                <w:noProof/>
                <w:kern w:val="2"/>
                <w:sz w:val="24"/>
                <w:szCs w:val="24"/>
                <w14:ligatures w14:val="standardContextual"/>
              </w:rPr>
              <w:tab/>
            </w:r>
            <w:r w:rsidRPr="00534776">
              <w:rPr>
                <w:rStyle w:val="Hyperlink"/>
                <w:noProof/>
              </w:rPr>
              <w:t>Bảng KhachThuePhong</w:t>
            </w:r>
            <w:r>
              <w:rPr>
                <w:noProof/>
                <w:webHidden/>
              </w:rPr>
              <w:tab/>
            </w:r>
            <w:r>
              <w:rPr>
                <w:noProof/>
                <w:webHidden/>
              </w:rPr>
              <w:fldChar w:fldCharType="begin"/>
            </w:r>
            <w:r>
              <w:rPr>
                <w:noProof/>
                <w:webHidden/>
              </w:rPr>
              <w:instrText xml:space="preserve"> PAGEREF _Toc173188525 \h </w:instrText>
            </w:r>
            <w:r>
              <w:rPr>
                <w:noProof/>
                <w:webHidden/>
              </w:rPr>
            </w:r>
            <w:r>
              <w:rPr>
                <w:noProof/>
                <w:webHidden/>
              </w:rPr>
              <w:fldChar w:fldCharType="separate"/>
            </w:r>
            <w:r w:rsidR="00D42EC5">
              <w:rPr>
                <w:noProof/>
                <w:webHidden/>
              </w:rPr>
              <w:t>79</w:t>
            </w:r>
            <w:r>
              <w:rPr>
                <w:noProof/>
                <w:webHidden/>
              </w:rPr>
              <w:fldChar w:fldCharType="end"/>
            </w:r>
          </w:hyperlink>
        </w:p>
        <w:p w14:paraId="7C2177E6" w14:textId="79BF1905" w:rsidR="003B06F3" w:rsidRDefault="003B06F3">
          <w:pPr>
            <w:pStyle w:val="TOC3"/>
            <w:tabs>
              <w:tab w:val="right" w:leader="dot" w:pos="9017"/>
            </w:tabs>
            <w:rPr>
              <w:rFonts w:eastAsiaTheme="minorEastAsia"/>
              <w:noProof/>
              <w:kern w:val="2"/>
              <w:sz w:val="24"/>
              <w:szCs w:val="24"/>
              <w14:ligatures w14:val="standardContextual"/>
            </w:rPr>
          </w:pPr>
          <w:hyperlink w:anchor="_Toc173188526" w:history="1">
            <w:r w:rsidRPr="00534776">
              <w:rPr>
                <w:rStyle w:val="Hyperlink"/>
                <w:noProof/>
              </w:rPr>
              <w:t>3.2.2 Bảng Phong</w:t>
            </w:r>
            <w:r>
              <w:rPr>
                <w:noProof/>
                <w:webHidden/>
              </w:rPr>
              <w:tab/>
            </w:r>
            <w:r>
              <w:rPr>
                <w:noProof/>
                <w:webHidden/>
              </w:rPr>
              <w:fldChar w:fldCharType="begin"/>
            </w:r>
            <w:r>
              <w:rPr>
                <w:noProof/>
                <w:webHidden/>
              </w:rPr>
              <w:instrText xml:space="preserve"> PAGEREF _Toc173188526 \h </w:instrText>
            </w:r>
            <w:r>
              <w:rPr>
                <w:noProof/>
                <w:webHidden/>
              </w:rPr>
            </w:r>
            <w:r>
              <w:rPr>
                <w:noProof/>
                <w:webHidden/>
              </w:rPr>
              <w:fldChar w:fldCharType="separate"/>
            </w:r>
            <w:r w:rsidR="00D42EC5">
              <w:rPr>
                <w:noProof/>
                <w:webHidden/>
              </w:rPr>
              <w:t>79</w:t>
            </w:r>
            <w:r>
              <w:rPr>
                <w:noProof/>
                <w:webHidden/>
              </w:rPr>
              <w:fldChar w:fldCharType="end"/>
            </w:r>
          </w:hyperlink>
        </w:p>
        <w:p w14:paraId="2B01BFDF" w14:textId="495D1CFB" w:rsidR="003B06F3" w:rsidRDefault="003B06F3">
          <w:pPr>
            <w:pStyle w:val="TOC3"/>
            <w:tabs>
              <w:tab w:val="right" w:leader="dot" w:pos="9017"/>
            </w:tabs>
            <w:rPr>
              <w:rFonts w:eastAsiaTheme="minorEastAsia"/>
              <w:noProof/>
              <w:kern w:val="2"/>
              <w:sz w:val="24"/>
              <w:szCs w:val="24"/>
              <w14:ligatures w14:val="standardContextual"/>
            </w:rPr>
          </w:pPr>
          <w:hyperlink w:anchor="_Toc173188527" w:history="1">
            <w:r w:rsidRPr="00534776">
              <w:rPr>
                <w:rStyle w:val="Hyperlink"/>
                <w:noProof/>
              </w:rPr>
              <w:t>3.2.3 Bảng KhachSan</w:t>
            </w:r>
            <w:r>
              <w:rPr>
                <w:noProof/>
                <w:webHidden/>
              </w:rPr>
              <w:tab/>
            </w:r>
            <w:r>
              <w:rPr>
                <w:noProof/>
                <w:webHidden/>
              </w:rPr>
              <w:fldChar w:fldCharType="begin"/>
            </w:r>
            <w:r>
              <w:rPr>
                <w:noProof/>
                <w:webHidden/>
              </w:rPr>
              <w:instrText xml:space="preserve"> PAGEREF _Toc173188527 \h </w:instrText>
            </w:r>
            <w:r>
              <w:rPr>
                <w:noProof/>
                <w:webHidden/>
              </w:rPr>
            </w:r>
            <w:r>
              <w:rPr>
                <w:noProof/>
                <w:webHidden/>
              </w:rPr>
              <w:fldChar w:fldCharType="separate"/>
            </w:r>
            <w:r w:rsidR="00D42EC5">
              <w:rPr>
                <w:noProof/>
                <w:webHidden/>
              </w:rPr>
              <w:t>80</w:t>
            </w:r>
            <w:r>
              <w:rPr>
                <w:noProof/>
                <w:webHidden/>
              </w:rPr>
              <w:fldChar w:fldCharType="end"/>
            </w:r>
          </w:hyperlink>
        </w:p>
        <w:p w14:paraId="7D2A97AA" w14:textId="3826F415" w:rsidR="003B06F3" w:rsidRDefault="003B06F3">
          <w:pPr>
            <w:pStyle w:val="TOC3"/>
            <w:tabs>
              <w:tab w:val="right" w:leader="dot" w:pos="9017"/>
            </w:tabs>
            <w:rPr>
              <w:rFonts w:eastAsiaTheme="minorEastAsia"/>
              <w:noProof/>
              <w:kern w:val="2"/>
              <w:sz w:val="24"/>
              <w:szCs w:val="24"/>
              <w14:ligatures w14:val="standardContextual"/>
            </w:rPr>
          </w:pPr>
          <w:hyperlink w:anchor="_Toc173188528" w:history="1">
            <w:r w:rsidRPr="00534776">
              <w:rPr>
                <w:rStyle w:val="Hyperlink"/>
                <w:noProof/>
              </w:rPr>
              <w:t>3.2.4 Bảng DanhGia</w:t>
            </w:r>
            <w:r>
              <w:rPr>
                <w:noProof/>
                <w:webHidden/>
              </w:rPr>
              <w:tab/>
            </w:r>
            <w:r>
              <w:rPr>
                <w:noProof/>
                <w:webHidden/>
              </w:rPr>
              <w:fldChar w:fldCharType="begin"/>
            </w:r>
            <w:r>
              <w:rPr>
                <w:noProof/>
                <w:webHidden/>
              </w:rPr>
              <w:instrText xml:space="preserve"> PAGEREF _Toc173188528 \h </w:instrText>
            </w:r>
            <w:r>
              <w:rPr>
                <w:noProof/>
                <w:webHidden/>
              </w:rPr>
            </w:r>
            <w:r>
              <w:rPr>
                <w:noProof/>
                <w:webHidden/>
              </w:rPr>
              <w:fldChar w:fldCharType="separate"/>
            </w:r>
            <w:r w:rsidR="00D42EC5">
              <w:rPr>
                <w:noProof/>
                <w:webHidden/>
              </w:rPr>
              <w:t>80</w:t>
            </w:r>
            <w:r>
              <w:rPr>
                <w:noProof/>
                <w:webHidden/>
              </w:rPr>
              <w:fldChar w:fldCharType="end"/>
            </w:r>
          </w:hyperlink>
        </w:p>
        <w:p w14:paraId="660943CD" w14:textId="3314F4B1" w:rsidR="003B06F3" w:rsidRDefault="003B06F3">
          <w:pPr>
            <w:pStyle w:val="TOC3"/>
            <w:tabs>
              <w:tab w:val="right" w:leader="dot" w:pos="9017"/>
            </w:tabs>
            <w:rPr>
              <w:rFonts w:eastAsiaTheme="minorEastAsia"/>
              <w:noProof/>
              <w:kern w:val="2"/>
              <w:sz w:val="24"/>
              <w:szCs w:val="24"/>
              <w14:ligatures w14:val="standardContextual"/>
            </w:rPr>
          </w:pPr>
          <w:hyperlink w:anchor="_Toc173188529" w:history="1">
            <w:r w:rsidRPr="00534776">
              <w:rPr>
                <w:rStyle w:val="Hyperlink"/>
                <w:noProof/>
              </w:rPr>
              <w:t>3.2.5 Bảng ChuNha</w:t>
            </w:r>
            <w:r>
              <w:rPr>
                <w:noProof/>
                <w:webHidden/>
              </w:rPr>
              <w:tab/>
            </w:r>
            <w:r>
              <w:rPr>
                <w:noProof/>
                <w:webHidden/>
              </w:rPr>
              <w:fldChar w:fldCharType="begin"/>
            </w:r>
            <w:r>
              <w:rPr>
                <w:noProof/>
                <w:webHidden/>
              </w:rPr>
              <w:instrText xml:space="preserve"> PAGEREF _Toc173188529 \h </w:instrText>
            </w:r>
            <w:r>
              <w:rPr>
                <w:noProof/>
                <w:webHidden/>
              </w:rPr>
            </w:r>
            <w:r>
              <w:rPr>
                <w:noProof/>
                <w:webHidden/>
              </w:rPr>
              <w:fldChar w:fldCharType="separate"/>
            </w:r>
            <w:r w:rsidR="00D42EC5">
              <w:rPr>
                <w:noProof/>
                <w:webHidden/>
              </w:rPr>
              <w:t>81</w:t>
            </w:r>
            <w:r>
              <w:rPr>
                <w:noProof/>
                <w:webHidden/>
              </w:rPr>
              <w:fldChar w:fldCharType="end"/>
            </w:r>
          </w:hyperlink>
        </w:p>
        <w:p w14:paraId="0C7AF0CF" w14:textId="6E186331" w:rsidR="003B06F3" w:rsidRDefault="003B06F3">
          <w:pPr>
            <w:pStyle w:val="TOC3"/>
            <w:tabs>
              <w:tab w:val="right" w:leader="dot" w:pos="9017"/>
            </w:tabs>
            <w:rPr>
              <w:rFonts w:eastAsiaTheme="minorEastAsia"/>
              <w:noProof/>
              <w:kern w:val="2"/>
              <w:sz w:val="24"/>
              <w:szCs w:val="24"/>
              <w14:ligatures w14:val="standardContextual"/>
            </w:rPr>
          </w:pPr>
          <w:hyperlink w:anchor="_Toc173188530" w:history="1">
            <w:r w:rsidRPr="00534776">
              <w:rPr>
                <w:rStyle w:val="Hyperlink"/>
                <w:noProof/>
              </w:rPr>
              <w:t>3.2.6 Bảng HoaDonDienTu</w:t>
            </w:r>
            <w:r>
              <w:rPr>
                <w:noProof/>
                <w:webHidden/>
              </w:rPr>
              <w:tab/>
            </w:r>
            <w:r>
              <w:rPr>
                <w:noProof/>
                <w:webHidden/>
              </w:rPr>
              <w:fldChar w:fldCharType="begin"/>
            </w:r>
            <w:r>
              <w:rPr>
                <w:noProof/>
                <w:webHidden/>
              </w:rPr>
              <w:instrText xml:space="preserve"> PAGEREF _Toc173188530 \h </w:instrText>
            </w:r>
            <w:r>
              <w:rPr>
                <w:noProof/>
                <w:webHidden/>
              </w:rPr>
            </w:r>
            <w:r>
              <w:rPr>
                <w:noProof/>
                <w:webHidden/>
              </w:rPr>
              <w:fldChar w:fldCharType="separate"/>
            </w:r>
            <w:r w:rsidR="00D42EC5">
              <w:rPr>
                <w:noProof/>
                <w:webHidden/>
              </w:rPr>
              <w:t>82</w:t>
            </w:r>
            <w:r>
              <w:rPr>
                <w:noProof/>
                <w:webHidden/>
              </w:rPr>
              <w:fldChar w:fldCharType="end"/>
            </w:r>
          </w:hyperlink>
        </w:p>
        <w:p w14:paraId="6374E6CD" w14:textId="41AA39FB"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31" w:history="1">
            <w:r w:rsidRPr="00534776">
              <w:rPr>
                <w:rStyle w:val="Hyperlink"/>
                <w:noProof/>
              </w:rPr>
              <w:t>3.2.7</w:t>
            </w:r>
            <w:r>
              <w:rPr>
                <w:rFonts w:eastAsiaTheme="minorEastAsia"/>
                <w:noProof/>
                <w:kern w:val="2"/>
                <w:sz w:val="24"/>
                <w:szCs w:val="24"/>
                <w14:ligatures w14:val="standardContextual"/>
              </w:rPr>
              <w:tab/>
            </w:r>
            <w:r w:rsidRPr="00534776">
              <w:rPr>
                <w:rStyle w:val="Hyperlink"/>
                <w:noProof/>
              </w:rPr>
              <w:t>Bảng NV_Duyet_Phong</w:t>
            </w:r>
            <w:r>
              <w:rPr>
                <w:noProof/>
                <w:webHidden/>
              </w:rPr>
              <w:tab/>
            </w:r>
            <w:r>
              <w:rPr>
                <w:noProof/>
                <w:webHidden/>
              </w:rPr>
              <w:fldChar w:fldCharType="begin"/>
            </w:r>
            <w:r>
              <w:rPr>
                <w:noProof/>
                <w:webHidden/>
              </w:rPr>
              <w:instrText xml:space="preserve"> PAGEREF _Toc173188531 \h </w:instrText>
            </w:r>
            <w:r>
              <w:rPr>
                <w:noProof/>
                <w:webHidden/>
              </w:rPr>
            </w:r>
            <w:r>
              <w:rPr>
                <w:noProof/>
                <w:webHidden/>
              </w:rPr>
              <w:fldChar w:fldCharType="separate"/>
            </w:r>
            <w:r w:rsidR="00D42EC5">
              <w:rPr>
                <w:noProof/>
                <w:webHidden/>
              </w:rPr>
              <w:t>82</w:t>
            </w:r>
            <w:r>
              <w:rPr>
                <w:noProof/>
                <w:webHidden/>
              </w:rPr>
              <w:fldChar w:fldCharType="end"/>
            </w:r>
          </w:hyperlink>
        </w:p>
        <w:p w14:paraId="16C729C1" w14:textId="3BAED504" w:rsidR="003B06F3" w:rsidRDefault="003B06F3">
          <w:pPr>
            <w:pStyle w:val="TOC3"/>
            <w:tabs>
              <w:tab w:val="right" w:leader="dot" w:pos="9017"/>
            </w:tabs>
            <w:rPr>
              <w:rFonts w:eastAsiaTheme="minorEastAsia"/>
              <w:noProof/>
              <w:kern w:val="2"/>
              <w:sz w:val="24"/>
              <w:szCs w:val="24"/>
              <w14:ligatures w14:val="standardContextual"/>
            </w:rPr>
          </w:pPr>
          <w:hyperlink w:anchor="_Toc173188532" w:history="1">
            <w:r w:rsidRPr="00534776">
              <w:rPr>
                <w:rStyle w:val="Hyperlink"/>
                <w:noProof/>
              </w:rPr>
              <w:t>3.2.8 Bảng TaiKhoan</w:t>
            </w:r>
            <w:r>
              <w:rPr>
                <w:noProof/>
                <w:webHidden/>
              </w:rPr>
              <w:tab/>
            </w:r>
            <w:r>
              <w:rPr>
                <w:noProof/>
                <w:webHidden/>
              </w:rPr>
              <w:fldChar w:fldCharType="begin"/>
            </w:r>
            <w:r>
              <w:rPr>
                <w:noProof/>
                <w:webHidden/>
              </w:rPr>
              <w:instrText xml:space="preserve"> PAGEREF _Toc173188532 \h </w:instrText>
            </w:r>
            <w:r>
              <w:rPr>
                <w:noProof/>
                <w:webHidden/>
              </w:rPr>
            </w:r>
            <w:r>
              <w:rPr>
                <w:noProof/>
                <w:webHidden/>
              </w:rPr>
              <w:fldChar w:fldCharType="separate"/>
            </w:r>
            <w:r w:rsidR="00D42EC5">
              <w:rPr>
                <w:noProof/>
                <w:webHidden/>
              </w:rPr>
              <w:t>82</w:t>
            </w:r>
            <w:r>
              <w:rPr>
                <w:noProof/>
                <w:webHidden/>
              </w:rPr>
              <w:fldChar w:fldCharType="end"/>
            </w:r>
          </w:hyperlink>
        </w:p>
        <w:p w14:paraId="71999E70" w14:textId="4850F5E4" w:rsidR="003B06F3" w:rsidRDefault="003B06F3">
          <w:pPr>
            <w:pStyle w:val="TOC3"/>
            <w:tabs>
              <w:tab w:val="right" w:leader="dot" w:pos="9017"/>
            </w:tabs>
            <w:rPr>
              <w:rFonts w:eastAsiaTheme="minorEastAsia"/>
              <w:noProof/>
              <w:kern w:val="2"/>
              <w:sz w:val="24"/>
              <w:szCs w:val="24"/>
              <w14:ligatures w14:val="standardContextual"/>
            </w:rPr>
          </w:pPr>
          <w:hyperlink w:anchor="_Toc173188533" w:history="1">
            <w:r w:rsidRPr="00534776">
              <w:rPr>
                <w:rStyle w:val="Hyperlink"/>
                <w:noProof/>
              </w:rPr>
              <w:t>3.2.9 Bảng NhanVien</w:t>
            </w:r>
            <w:r>
              <w:rPr>
                <w:noProof/>
                <w:webHidden/>
              </w:rPr>
              <w:tab/>
            </w:r>
            <w:r>
              <w:rPr>
                <w:noProof/>
                <w:webHidden/>
              </w:rPr>
              <w:fldChar w:fldCharType="begin"/>
            </w:r>
            <w:r>
              <w:rPr>
                <w:noProof/>
                <w:webHidden/>
              </w:rPr>
              <w:instrText xml:space="preserve"> PAGEREF _Toc173188533 \h </w:instrText>
            </w:r>
            <w:r>
              <w:rPr>
                <w:noProof/>
                <w:webHidden/>
              </w:rPr>
            </w:r>
            <w:r>
              <w:rPr>
                <w:noProof/>
                <w:webHidden/>
              </w:rPr>
              <w:fldChar w:fldCharType="separate"/>
            </w:r>
            <w:r w:rsidR="00D42EC5">
              <w:rPr>
                <w:noProof/>
                <w:webHidden/>
              </w:rPr>
              <w:t>83</w:t>
            </w:r>
            <w:r>
              <w:rPr>
                <w:noProof/>
                <w:webHidden/>
              </w:rPr>
              <w:fldChar w:fldCharType="end"/>
            </w:r>
          </w:hyperlink>
        </w:p>
        <w:p w14:paraId="2D6019E9" w14:textId="4FE7C467" w:rsidR="003B06F3" w:rsidRDefault="003B06F3">
          <w:pPr>
            <w:pStyle w:val="TOC3"/>
            <w:tabs>
              <w:tab w:val="right" w:leader="dot" w:pos="9017"/>
            </w:tabs>
            <w:rPr>
              <w:rFonts w:eastAsiaTheme="minorEastAsia"/>
              <w:noProof/>
              <w:kern w:val="2"/>
              <w:sz w:val="24"/>
              <w:szCs w:val="24"/>
              <w14:ligatures w14:val="standardContextual"/>
            </w:rPr>
          </w:pPr>
          <w:hyperlink w:anchor="_Toc173188534" w:history="1">
            <w:r w:rsidRPr="00534776">
              <w:rPr>
                <w:rStyle w:val="Hyperlink"/>
                <w:noProof/>
              </w:rPr>
              <w:t>3.2.10 Bảng YeuCauHuyDatPhong</w:t>
            </w:r>
            <w:r>
              <w:rPr>
                <w:noProof/>
                <w:webHidden/>
              </w:rPr>
              <w:tab/>
            </w:r>
            <w:r>
              <w:rPr>
                <w:noProof/>
                <w:webHidden/>
              </w:rPr>
              <w:fldChar w:fldCharType="begin"/>
            </w:r>
            <w:r>
              <w:rPr>
                <w:noProof/>
                <w:webHidden/>
              </w:rPr>
              <w:instrText xml:space="preserve"> PAGEREF _Toc173188534 \h </w:instrText>
            </w:r>
            <w:r>
              <w:rPr>
                <w:noProof/>
                <w:webHidden/>
              </w:rPr>
            </w:r>
            <w:r>
              <w:rPr>
                <w:noProof/>
                <w:webHidden/>
              </w:rPr>
              <w:fldChar w:fldCharType="separate"/>
            </w:r>
            <w:r w:rsidR="00D42EC5">
              <w:rPr>
                <w:noProof/>
                <w:webHidden/>
              </w:rPr>
              <w:t>83</w:t>
            </w:r>
            <w:r>
              <w:rPr>
                <w:noProof/>
                <w:webHidden/>
              </w:rPr>
              <w:fldChar w:fldCharType="end"/>
            </w:r>
          </w:hyperlink>
        </w:p>
        <w:p w14:paraId="5ACED6C9" w14:textId="3A678F97" w:rsidR="003B06F3" w:rsidRDefault="003B06F3">
          <w:pPr>
            <w:pStyle w:val="TOC3"/>
            <w:tabs>
              <w:tab w:val="right" w:leader="dot" w:pos="9017"/>
            </w:tabs>
            <w:rPr>
              <w:rFonts w:eastAsiaTheme="minorEastAsia"/>
              <w:noProof/>
              <w:kern w:val="2"/>
              <w:sz w:val="24"/>
              <w:szCs w:val="24"/>
              <w14:ligatures w14:val="standardContextual"/>
            </w:rPr>
          </w:pPr>
          <w:hyperlink w:anchor="_Toc173188535" w:history="1">
            <w:r w:rsidRPr="00534776">
              <w:rPr>
                <w:rStyle w:val="Hyperlink"/>
                <w:noProof/>
              </w:rPr>
              <w:t>3.2.10 Bảng HoanTien</w:t>
            </w:r>
            <w:r>
              <w:rPr>
                <w:noProof/>
                <w:webHidden/>
              </w:rPr>
              <w:tab/>
            </w:r>
            <w:r>
              <w:rPr>
                <w:noProof/>
                <w:webHidden/>
              </w:rPr>
              <w:fldChar w:fldCharType="begin"/>
            </w:r>
            <w:r>
              <w:rPr>
                <w:noProof/>
                <w:webHidden/>
              </w:rPr>
              <w:instrText xml:space="preserve"> PAGEREF _Toc173188535 \h </w:instrText>
            </w:r>
            <w:r>
              <w:rPr>
                <w:noProof/>
                <w:webHidden/>
              </w:rPr>
            </w:r>
            <w:r>
              <w:rPr>
                <w:noProof/>
                <w:webHidden/>
              </w:rPr>
              <w:fldChar w:fldCharType="separate"/>
            </w:r>
            <w:r w:rsidR="00D42EC5">
              <w:rPr>
                <w:noProof/>
                <w:webHidden/>
              </w:rPr>
              <w:t>84</w:t>
            </w:r>
            <w:r>
              <w:rPr>
                <w:noProof/>
                <w:webHidden/>
              </w:rPr>
              <w:fldChar w:fldCharType="end"/>
            </w:r>
          </w:hyperlink>
        </w:p>
        <w:p w14:paraId="4C12C060" w14:textId="3C623354" w:rsidR="003B06F3" w:rsidRDefault="003B06F3">
          <w:pPr>
            <w:pStyle w:val="TOC3"/>
            <w:tabs>
              <w:tab w:val="right" w:leader="dot" w:pos="9017"/>
            </w:tabs>
            <w:rPr>
              <w:rFonts w:eastAsiaTheme="minorEastAsia"/>
              <w:noProof/>
              <w:kern w:val="2"/>
              <w:sz w:val="24"/>
              <w:szCs w:val="24"/>
              <w14:ligatures w14:val="standardContextual"/>
            </w:rPr>
          </w:pPr>
          <w:hyperlink w:anchor="_Toc173188536" w:history="1">
            <w:r w:rsidRPr="00534776">
              <w:rPr>
                <w:rStyle w:val="Hyperlink"/>
                <w:noProof/>
              </w:rPr>
              <w:t>3.2.11 Bảng BienLai</w:t>
            </w:r>
            <w:r>
              <w:rPr>
                <w:noProof/>
                <w:webHidden/>
              </w:rPr>
              <w:tab/>
            </w:r>
            <w:r>
              <w:rPr>
                <w:noProof/>
                <w:webHidden/>
              </w:rPr>
              <w:fldChar w:fldCharType="begin"/>
            </w:r>
            <w:r>
              <w:rPr>
                <w:noProof/>
                <w:webHidden/>
              </w:rPr>
              <w:instrText xml:space="preserve"> PAGEREF _Toc173188536 \h </w:instrText>
            </w:r>
            <w:r>
              <w:rPr>
                <w:noProof/>
                <w:webHidden/>
              </w:rPr>
            </w:r>
            <w:r>
              <w:rPr>
                <w:noProof/>
                <w:webHidden/>
              </w:rPr>
              <w:fldChar w:fldCharType="separate"/>
            </w:r>
            <w:r w:rsidR="00D42EC5">
              <w:rPr>
                <w:noProof/>
                <w:webHidden/>
              </w:rPr>
              <w:t>84</w:t>
            </w:r>
            <w:r>
              <w:rPr>
                <w:noProof/>
                <w:webHidden/>
              </w:rPr>
              <w:fldChar w:fldCharType="end"/>
            </w:r>
          </w:hyperlink>
        </w:p>
        <w:p w14:paraId="066AF72C" w14:textId="2DC2265D" w:rsidR="003B06F3" w:rsidRDefault="003B06F3">
          <w:pPr>
            <w:pStyle w:val="TOC3"/>
            <w:tabs>
              <w:tab w:val="right" w:leader="dot" w:pos="9017"/>
            </w:tabs>
            <w:rPr>
              <w:rFonts w:eastAsiaTheme="minorEastAsia"/>
              <w:noProof/>
              <w:kern w:val="2"/>
              <w:sz w:val="24"/>
              <w:szCs w:val="24"/>
              <w14:ligatures w14:val="standardContextual"/>
            </w:rPr>
          </w:pPr>
          <w:hyperlink w:anchor="_Toc173188537" w:history="1">
            <w:r w:rsidRPr="00534776">
              <w:rPr>
                <w:rStyle w:val="Hyperlink"/>
                <w:noProof/>
              </w:rPr>
              <w:t>3.2.12 Bảng KhachSan_SDT</w:t>
            </w:r>
            <w:r>
              <w:rPr>
                <w:noProof/>
                <w:webHidden/>
              </w:rPr>
              <w:tab/>
            </w:r>
            <w:r>
              <w:rPr>
                <w:noProof/>
                <w:webHidden/>
              </w:rPr>
              <w:fldChar w:fldCharType="begin"/>
            </w:r>
            <w:r>
              <w:rPr>
                <w:noProof/>
                <w:webHidden/>
              </w:rPr>
              <w:instrText xml:space="preserve"> PAGEREF _Toc173188537 \h </w:instrText>
            </w:r>
            <w:r>
              <w:rPr>
                <w:noProof/>
                <w:webHidden/>
              </w:rPr>
            </w:r>
            <w:r>
              <w:rPr>
                <w:noProof/>
                <w:webHidden/>
              </w:rPr>
              <w:fldChar w:fldCharType="separate"/>
            </w:r>
            <w:r w:rsidR="00D42EC5">
              <w:rPr>
                <w:noProof/>
                <w:webHidden/>
              </w:rPr>
              <w:t>85</w:t>
            </w:r>
            <w:r>
              <w:rPr>
                <w:noProof/>
                <w:webHidden/>
              </w:rPr>
              <w:fldChar w:fldCharType="end"/>
            </w:r>
          </w:hyperlink>
        </w:p>
        <w:p w14:paraId="509913B9" w14:textId="09FA54E6"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38" w:history="1">
            <w:r w:rsidRPr="00534776">
              <w:rPr>
                <w:rStyle w:val="Hyperlink"/>
                <w:noProof/>
              </w:rPr>
              <w:t>3.3</w:t>
            </w:r>
            <w:r>
              <w:rPr>
                <w:rFonts w:eastAsiaTheme="minorEastAsia"/>
                <w:noProof/>
                <w:kern w:val="2"/>
                <w:sz w:val="24"/>
                <w:szCs w:val="24"/>
                <w14:ligatures w14:val="standardContextual"/>
              </w:rPr>
              <w:tab/>
            </w:r>
            <w:r w:rsidRPr="00534776">
              <w:rPr>
                <w:rStyle w:val="Hyperlink"/>
                <w:noProof/>
              </w:rPr>
              <w:t>Nội dung bảng tham số</w:t>
            </w:r>
            <w:r>
              <w:rPr>
                <w:noProof/>
                <w:webHidden/>
              </w:rPr>
              <w:tab/>
            </w:r>
            <w:r>
              <w:rPr>
                <w:noProof/>
                <w:webHidden/>
              </w:rPr>
              <w:fldChar w:fldCharType="begin"/>
            </w:r>
            <w:r>
              <w:rPr>
                <w:noProof/>
                <w:webHidden/>
              </w:rPr>
              <w:instrText xml:space="preserve"> PAGEREF _Toc173188538 \h </w:instrText>
            </w:r>
            <w:r>
              <w:rPr>
                <w:noProof/>
                <w:webHidden/>
              </w:rPr>
            </w:r>
            <w:r>
              <w:rPr>
                <w:noProof/>
                <w:webHidden/>
              </w:rPr>
              <w:fldChar w:fldCharType="separate"/>
            </w:r>
            <w:r w:rsidR="00D42EC5">
              <w:rPr>
                <w:noProof/>
                <w:webHidden/>
              </w:rPr>
              <w:t>85</w:t>
            </w:r>
            <w:r>
              <w:rPr>
                <w:noProof/>
                <w:webHidden/>
              </w:rPr>
              <w:fldChar w:fldCharType="end"/>
            </w:r>
          </w:hyperlink>
        </w:p>
        <w:p w14:paraId="1B9677A7" w14:textId="4B650BA0"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39" w:history="1">
            <w:r w:rsidRPr="00534776">
              <w:rPr>
                <w:rStyle w:val="Hyperlink"/>
                <w:noProof/>
              </w:rPr>
              <w:t>3.4</w:t>
            </w:r>
            <w:r>
              <w:rPr>
                <w:rFonts w:eastAsiaTheme="minorEastAsia"/>
                <w:noProof/>
                <w:kern w:val="2"/>
                <w:sz w:val="24"/>
                <w:szCs w:val="24"/>
                <w14:ligatures w14:val="standardContextual"/>
              </w:rPr>
              <w:tab/>
            </w:r>
            <w:r w:rsidRPr="00534776">
              <w:rPr>
                <w:rStyle w:val="Hyperlink"/>
                <w:noProof/>
              </w:rPr>
              <w:t>Các thuộc tính tối ưu tốc độ xử lý</w:t>
            </w:r>
            <w:r>
              <w:rPr>
                <w:noProof/>
                <w:webHidden/>
              </w:rPr>
              <w:tab/>
            </w:r>
            <w:r>
              <w:rPr>
                <w:noProof/>
                <w:webHidden/>
              </w:rPr>
              <w:fldChar w:fldCharType="begin"/>
            </w:r>
            <w:r>
              <w:rPr>
                <w:noProof/>
                <w:webHidden/>
              </w:rPr>
              <w:instrText xml:space="preserve"> PAGEREF _Toc173188539 \h </w:instrText>
            </w:r>
            <w:r>
              <w:rPr>
                <w:noProof/>
                <w:webHidden/>
              </w:rPr>
            </w:r>
            <w:r>
              <w:rPr>
                <w:noProof/>
                <w:webHidden/>
              </w:rPr>
              <w:fldChar w:fldCharType="separate"/>
            </w:r>
            <w:r w:rsidR="00D42EC5">
              <w:rPr>
                <w:noProof/>
                <w:webHidden/>
              </w:rPr>
              <w:t>86</w:t>
            </w:r>
            <w:r>
              <w:rPr>
                <w:noProof/>
                <w:webHidden/>
              </w:rPr>
              <w:fldChar w:fldCharType="end"/>
            </w:r>
          </w:hyperlink>
        </w:p>
        <w:p w14:paraId="7678F42B" w14:textId="6D455753"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40" w:history="1">
            <w:r w:rsidRPr="00534776">
              <w:rPr>
                <w:rStyle w:val="Hyperlink"/>
                <w:noProof/>
              </w:rPr>
              <w:t>3.5</w:t>
            </w:r>
            <w:r>
              <w:rPr>
                <w:rFonts w:eastAsiaTheme="minorEastAsia"/>
                <w:noProof/>
                <w:kern w:val="2"/>
                <w:sz w:val="24"/>
                <w:szCs w:val="24"/>
                <w14:ligatures w14:val="standardContextual"/>
              </w:rPr>
              <w:tab/>
            </w:r>
            <w:r w:rsidRPr="00534776">
              <w:rPr>
                <w:rStyle w:val="Hyperlink"/>
                <w:noProof/>
              </w:rPr>
              <w:t>Các câu SQL theo biểu mẫu</w:t>
            </w:r>
            <w:r>
              <w:rPr>
                <w:noProof/>
                <w:webHidden/>
              </w:rPr>
              <w:tab/>
            </w:r>
            <w:r>
              <w:rPr>
                <w:noProof/>
                <w:webHidden/>
              </w:rPr>
              <w:fldChar w:fldCharType="begin"/>
            </w:r>
            <w:r>
              <w:rPr>
                <w:noProof/>
                <w:webHidden/>
              </w:rPr>
              <w:instrText xml:space="preserve"> PAGEREF _Toc173188540 \h </w:instrText>
            </w:r>
            <w:r>
              <w:rPr>
                <w:noProof/>
                <w:webHidden/>
              </w:rPr>
            </w:r>
            <w:r>
              <w:rPr>
                <w:noProof/>
                <w:webHidden/>
              </w:rPr>
              <w:fldChar w:fldCharType="separate"/>
            </w:r>
            <w:r w:rsidR="00D42EC5">
              <w:rPr>
                <w:noProof/>
                <w:webHidden/>
              </w:rPr>
              <w:t>87</w:t>
            </w:r>
            <w:r>
              <w:rPr>
                <w:noProof/>
                <w:webHidden/>
              </w:rPr>
              <w:fldChar w:fldCharType="end"/>
            </w:r>
          </w:hyperlink>
        </w:p>
        <w:p w14:paraId="193BFFCC" w14:textId="1EDB3CDC" w:rsidR="003B06F3" w:rsidRDefault="003B06F3">
          <w:pPr>
            <w:pStyle w:val="TOC1"/>
            <w:tabs>
              <w:tab w:val="left" w:pos="440"/>
              <w:tab w:val="right" w:leader="dot" w:pos="9017"/>
            </w:tabs>
            <w:rPr>
              <w:rFonts w:eastAsiaTheme="minorEastAsia"/>
              <w:noProof/>
              <w:kern w:val="2"/>
              <w:sz w:val="24"/>
              <w:szCs w:val="24"/>
              <w14:ligatures w14:val="standardContextual"/>
            </w:rPr>
          </w:pPr>
          <w:hyperlink w:anchor="_Toc173188541" w:history="1">
            <w:r w:rsidRPr="00534776">
              <w:rPr>
                <w:rStyle w:val="Hyperlink"/>
                <w:noProof/>
              </w:rPr>
              <w:t>4</w:t>
            </w:r>
            <w:r>
              <w:rPr>
                <w:rFonts w:eastAsiaTheme="minorEastAsia"/>
                <w:noProof/>
                <w:kern w:val="2"/>
                <w:sz w:val="24"/>
                <w:szCs w:val="24"/>
                <w14:ligatures w14:val="standardContextual"/>
              </w:rPr>
              <w:tab/>
            </w:r>
            <w:r w:rsidRPr="00534776">
              <w:rPr>
                <w:rStyle w:val="Hyperlink"/>
                <w:noProof/>
              </w:rPr>
              <w:t>LAB 4: THIẾT KẾ GIAO DIỆN</w:t>
            </w:r>
            <w:r>
              <w:rPr>
                <w:noProof/>
                <w:webHidden/>
              </w:rPr>
              <w:tab/>
            </w:r>
            <w:r>
              <w:rPr>
                <w:noProof/>
                <w:webHidden/>
              </w:rPr>
              <w:fldChar w:fldCharType="begin"/>
            </w:r>
            <w:r>
              <w:rPr>
                <w:noProof/>
                <w:webHidden/>
              </w:rPr>
              <w:instrText xml:space="preserve"> PAGEREF _Toc173188541 \h </w:instrText>
            </w:r>
            <w:r>
              <w:rPr>
                <w:noProof/>
                <w:webHidden/>
              </w:rPr>
            </w:r>
            <w:r>
              <w:rPr>
                <w:noProof/>
                <w:webHidden/>
              </w:rPr>
              <w:fldChar w:fldCharType="separate"/>
            </w:r>
            <w:r w:rsidR="00D42EC5">
              <w:rPr>
                <w:noProof/>
                <w:webHidden/>
              </w:rPr>
              <w:t>90</w:t>
            </w:r>
            <w:r>
              <w:rPr>
                <w:noProof/>
                <w:webHidden/>
              </w:rPr>
              <w:fldChar w:fldCharType="end"/>
            </w:r>
          </w:hyperlink>
        </w:p>
        <w:p w14:paraId="2DD0F76C" w14:textId="1F7A0814"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42" w:history="1">
            <w:r w:rsidRPr="00534776">
              <w:rPr>
                <w:rStyle w:val="Hyperlink"/>
                <w:noProof/>
              </w:rPr>
              <w:t>4.1</w:t>
            </w:r>
            <w:r>
              <w:rPr>
                <w:rFonts w:eastAsiaTheme="minorEastAsia"/>
                <w:noProof/>
                <w:kern w:val="2"/>
                <w:sz w:val="24"/>
                <w:szCs w:val="24"/>
                <w14:ligatures w14:val="standardContextual"/>
              </w:rPr>
              <w:tab/>
            </w:r>
            <w:r w:rsidRPr="00534776">
              <w:rPr>
                <w:rStyle w:val="Hyperlink"/>
                <w:noProof/>
              </w:rPr>
              <w:t>Tiêu chuẩn thiết kế giao diện</w:t>
            </w:r>
            <w:r>
              <w:rPr>
                <w:noProof/>
                <w:webHidden/>
              </w:rPr>
              <w:tab/>
            </w:r>
            <w:r>
              <w:rPr>
                <w:noProof/>
                <w:webHidden/>
              </w:rPr>
              <w:fldChar w:fldCharType="begin"/>
            </w:r>
            <w:r>
              <w:rPr>
                <w:noProof/>
                <w:webHidden/>
              </w:rPr>
              <w:instrText xml:space="preserve"> PAGEREF _Toc173188542 \h </w:instrText>
            </w:r>
            <w:r>
              <w:rPr>
                <w:noProof/>
                <w:webHidden/>
              </w:rPr>
            </w:r>
            <w:r>
              <w:rPr>
                <w:noProof/>
                <w:webHidden/>
              </w:rPr>
              <w:fldChar w:fldCharType="separate"/>
            </w:r>
            <w:r w:rsidR="00D42EC5">
              <w:rPr>
                <w:noProof/>
                <w:webHidden/>
              </w:rPr>
              <w:t>90</w:t>
            </w:r>
            <w:r>
              <w:rPr>
                <w:noProof/>
                <w:webHidden/>
              </w:rPr>
              <w:fldChar w:fldCharType="end"/>
            </w:r>
          </w:hyperlink>
        </w:p>
        <w:p w14:paraId="44B0BA8F" w14:textId="0B65D82C"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43" w:history="1">
            <w:r w:rsidRPr="00534776">
              <w:rPr>
                <w:rStyle w:val="Hyperlink"/>
                <w:noProof/>
              </w:rPr>
              <w:t>4.1.1</w:t>
            </w:r>
            <w:r>
              <w:rPr>
                <w:rFonts w:eastAsiaTheme="minorEastAsia"/>
                <w:noProof/>
                <w:kern w:val="2"/>
                <w:sz w:val="24"/>
                <w:szCs w:val="24"/>
                <w14:ligatures w14:val="standardContextual"/>
              </w:rPr>
              <w:tab/>
            </w:r>
            <w:r w:rsidRPr="00534776">
              <w:rPr>
                <w:rStyle w:val="Hyperlink"/>
                <w:noProof/>
              </w:rPr>
              <w:t>Tiêu chuẩn đối với các màn hình</w:t>
            </w:r>
            <w:r>
              <w:rPr>
                <w:noProof/>
                <w:webHidden/>
              </w:rPr>
              <w:tab/>
            </w:r>
            <w:r>
              <w:rPr>
                <w:noProof/>
                <w:webHidden/>
              </w:rPr>
              <w:fldChar w:fldCharType="begin"/>
            </w:r>
            <w:r>
              <w:rPr>
                <w:noProof/>
                <w:webHidden/>
              </w:rPr>
              <w:instrText xml:space="preserve"> PAGEREF _Toc173188543 \h </w:instrText>
            </w:r>
            <w:r>
              <w:rPr>
                <w:noProof/>
                <w:webHidden/>
              </w:rPr>
            </w:r>
            <w:r>
              <w:rPr>
                <w:noProof/>
                <w:webHidden/>
              </w:rPr>
              <w:fldChar w:fldCharType="separate"/>
            </w:r>
            <w:r w:rsidR="00D42EC5">
              <w:rPr>
                <w:noProof/>
                <w:webHidden/>
              </w:rPr>
              <w:t>90</w:t>
            </w:r>
            <w:r>
              <w:rPr>
                <w:noProof/>
                <w:webHidden/>
              </w:rPr>
              <w:fldChar w:fldCharType="end"/>
            </w:r>
          </w:hyperlink>
        </w:p>
        <w:p w14:paraId="4AF1CF00" w14:textId="1B01A869"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44" w:history="1">
            <w:r w:rsidRPr="00534776">
              <w:rPr>
                <w:rStyle w:val="Hyperlink"/>
                <w:noProof/>
              </w:rPr>
              <w:t>4.1.2</w:t>
            </w:r>
            <w:r>
              <w:rPr>
                <w:rFonts w:eastAsiaTheme="minorEastAsia"/>
                <w:noProof/>
                <w:kern w:val="2"/>
                <w:sz w:val="24"/>
                <w:szCs w:val="24"/>
                <w14:ligatures w14:val="standardContextual"/>
              </w:rPr>
              <w:tab/>
            </w:r>
            <w:r w:rsidRPr="00534776">
              <w:rPr>
                <w:rStyle w:val="Hyperlink"/>
                <w:noProof/>
              </w:rPr>
              <w:t>Tiêu chuẩn đối với các yếu tố trên màn hình</w:t>
            </w:r>
            <w:r>
              <w:rPr>
                <w:noProof/>
                <w:webHidden/>
              </w:rPr>
              <w:tab/>
            </w:r>
            <w:r>
              <w:rPr>
                <w:noProof/>
                <w:webHidden/>
              </w:rPr>
              <w:fldChar w:fldCharType="begin"/>
            </w:r>
            <w:r>
              <w:rPr>
                <w:noProof/>
                <w:webHidden/>
              </w:rPr>
              <w:instrText xml:space="preserve"> PAGEREF _Toc173188544 \h </w:instrText>
            </w:r>
            <w:r>
              <w:rPr>
                <w:noProof/>
                <w:webHidden/>
              </w:rPr>
            </w:r>
            <w:r>
              <w:rPr>
                <w:noProof/>
                <w:webHidden/>
              </w:rPr>
              <w:fldChar w:fldCharType="separate"/>
            </w:r>
            <w:r w:rsidR="00D42EC5">
              <w:rPr>
                <w:noProof/>
                <w:webHidden/>
              </w:rPr>
              <w:t>90</w:t>
            </w:r>
            <w:r>
              <w:rPr>
                <w:noProof/>
                <w:webHidden/>
              </w:rPr>
              <w:fldChar w:fldCharType="end"/>
            </w:r>
          </w:hyperlink>
        </w:p>
        <w:p w14:paraId="399EFEAE" w14:textId="74B1E4A0"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45" w:history="1">
            <w:r w:rsidRPr="00534776">
              <w:rPr>
                <w:rStyle w:val="Hyperlink"/>
                <w:noProof/>
              </w:rPr>
              <w:t>4.2</w:t>
            </w:r>
            <w:r>
              <w:rPr>
                <w:rFonts w:eastAsiaTheme="minorEastAsia"/>
                <w:noProof/>
                <w:kern w:val="2"/>
                <w:sz w:val="24"/>
                <w:szCs w:val="24"/>
                <w14:ligatures w14:val="standardContextual"/>
              </w:rPr>
              <w:tab/>
            </w:r>
            <w:r w:rsidRPr="00534776">
              <w:rPr>
                <w:rStyle w:val="Hyperlink"/>
                <w:noProof/>
              </w:rPr>
              <w:t>Sơ đồ giao diện tổng quát</w:t>
            </w:r>
            <w:r>
              <w:rPr>
                <w:noProof/>
                <w:webHidden/>
              </w:rPr>
              <w:tab/>
            </w:r>
            <w:r>
              <w:rPr>
                <w:noProof/>
                <w:webHidden/>
              </w:rPr>
              <w:fldChar w:fldCharType="begin"/>
            </w:r>
            <w:r>
              <w:rPr>
                <w:noProof/>
                <w:webHidden/>
              </w:rPr>
              <w:instrText xml:space="preserve"> PAGEREF _Toc173188545 \h </w:instrText>
            </w:r>
            <w:r>
              <w:rPr>
                <w:noProof/>
                <w:webHidden/>
              </w:rPr>
            </w:r>
            <w:r>
              <w:rPr>
                <w:noProof/>
                <w:webHidden/>
              </w:rPr>
              <w:fldChar w:fldCharType="separate"/>
            </w:r>
            <w:r w:rsidR="00D42EC5">
              <w:rPr>
                <w:noProof/>
                <w:webHidden/>
              </w:rPr>
              <w:t>91</w:t>
            </w:r>
            <w:r>
              <w:rPr>
                <w:noProof/>
                <w:webHidden/>
              </w:rPr>
              <w:fldChar w:fldCharType="end"/>
            </w:r>
          </w:hyperlink>
        </w:p>
        <w:p w14:paraId="239D1E39" w14:textId="0506254E"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46" w:history="1">
            <w:r w:rsidRPr="00534776">
              <w:rPr>
                <w:rStyle w:val="Hyperlink"/>
                <w:noProof/>
              </w:rPr>
              <w:t>4.3</w:t>
            </w:r>
            <w:r>
              <w:rPr>
                <w:rFonts w:eastAsiaTheme="minorEastAsia"/>
                <w:noProof/>
                <w:kern w:val="2"/>
                <w:sz w:val="24"/>
                <w:szCs w:val="24"/>
                <w14:ligatures w14:val="standardContextual"/>
              </w:rPr>
              <w:tab/>
            </w:r>
            <w:r w:rsidRPr="00534776">
              <w:rPr>
                <w:rStyle w:val="Hyperlink"/>
                <w:noProof/>
              </w:rPr>
              <w:t>Giao diện chi tiết</w:t>
            </w:r>
            <w:r>
              <w:rPr>
                <w:noProof/>
                <w:webHidden/>
              </w:rPr>
              <w:tab/>
            </w:r>
            <w:r>
              <w:rPr>
                <w:noProof/>
                <w:webHidden/>
              </w:rPr>
              <w:fldChar w:fldCharType="begin"/>
            </w:r>
            <w:r>
              <w:rPr>
                <w:noProof/>
                <w:webHidden/>
              </w:rPr>
              <w:instrText xml:space="preserve"> PAGEREF _Toc173188546 \h </w:instrText>
            </w:r>
            <w:r>
              <w:rPr>
                <w:noProof/>
                <w:webHidden/>
              </w:rPr>
            </w:r>
            <w:r>
              <w:rPr>
                <w:noProof/>
                <w:webHidden/>
              </w:rPr>
              <w:fldChar w:fldCharType="separate"/>
            </w:r>
            <w:r w:rsidR="00D42EC5">
              <w:rPr>
                <w:noProof/>
                <w:webHidden/>
              </w:rPr>
              <w:t>92</w:t>
            </w:r>
            <w:r>
              <w:rPr>
                <w:noProof/>
                <w:webHidden/>
              </w:rPr>
              <w:fldChar w:fldCharType="end"/>
            </w:r>
          </w:hyperlink>
        </w:p>
        <w:p w14:paraId="5D9D2F58" w14:textId="2745A81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47" w:history="1">
            <w:r w:rsidRPr="00534776">
              <w:rPr>
                <w:rStyle w:val="Hyperlink"/>
                <w:noProof/>
              </w:rPr>
              <w:t>4.3.1</w:t>
            </w:r>
            <w:r>
              <w:rPr>
                <w:rFonts w:eastAsiaTheme="minorEastAsia"/>
                <w:noProof/>
                <w:kern w:val="2"/>
                <w:sz w:val="24"/>
                <w:szCs w:val="24"/>
                <w14:ligatures w14:val="standardContextual"/>
              </w:rPr>
              <w:tab/>
            </w:r>
            <w:r w:rsidRPr="00534776">
              <w:rPr>
                <w:rStyle w:val="Hyperlink"/>
                <w:noProof/>
              </w:rPr>
              <w:t>[Màn hình danh sách phòng]</w:t>
            </w:r>
            <w:r>
              <w:rPr>
                <w:noProof/>
                <w:webHidden/>
              </w:rPr>
              <w:tab/>
            </w:r>
            <w:r>
              <w:rPr>
                <w:noProof/>
                <w:webHidden/>
              </w:rPr>
              <w:fldChar w:fldCharType="begin"/>
            </w:r>
            <w:r>
              <w:rPr>
                <w:noProof/>
                <w:webHidden/>
              </w:rPr>
              <w:instrText xml:space="preserve"> PAGEREF _Toc173188547 \h </w:instrText>
            </w:r>
            <w:r>
              <w:rPr>
                <w:noProof/>
                <w:webHidden/>
              </w:rPr>
            </w:r>
            <w:r>
              <w:rPr>
                <w:noProof/>
                <w:webHidden/>
              </w:rPr>
              <w:fldChar w:fldCharType="separate"/>
            </w:r>
            <w:r w:rsidR="00D42EC5">
              <w:rPr>
                <w:noProof/>
                <w:webHidden/>
              </w:rPr>
              <w:t>92</w:t>
            </w:r>
            <w:r>
              <w:rPr>
                <w:noProof/>
                <w:webHidden/>
              </w:rPr>
              <w:fldChar w:fldCharType="end"/>
            </w:r>
          </w:hyperlink>
        </w:p>
        <w:p w14:paraId="722E3D79" w14:textId="742C48EA"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48" w:history="1">
            <w:r w:rsidRPr="00534776">
              <w:rPr>
                <w:rStyle w:val="Hyperlink"/>
                <w:noProof/>
              </w:rPr>
              <w:t>4.3.2</w:t>
            </w:r>
            <w:r>
              <w:rPr>
                <w:rFonts w:eastAsiaTheme="minorEastAsia"/>
                <w:noProof/>
                <w:kern w:val="2"/>
                <w:sz w:val="24"/>
                <w:szCs w:val="24"/>
                <w14:ligatures w14:val="standardContextual"/>
              </w:rPr>
              <w:tab/>
            </w:r>
            <w:r w:rsidRPr="00534776">
              <w:rPr>
                <w:rStyle w:val="Hyperlink"/>
                <w:noProof/>
              </w:rPr>
              <w:t>[Màn hình đăng ký chủ nhà ]</w:t>
            </w:r>
            <w:r>
              <w:rPr>
                <w:noProof/>
                <w:webHidden/>
              </w:rPr>
              <w:tab/>
            </w:r>
            <w:r>
              <w:rPr>
                <w:noProof/>
                <w:webHidden/>
              </w:rPr>
              <w:fldChar w:fldCharType="begin"/>
            </w:r>
            <w:r>
              <w:rPr>
                <w:noProof/>
                <w:webHidden/>
              </w:rPr>
              <w:instrText xml:space="preserve"> PAGEREF _Toc173188548 \h </w:instrText>
            </w:r>
            <w:r>
              <w:rPr>
                <w:noProof/>
                <w:webHidden/>
              </w:rPr>
            </w:r>
            <w:r>
              <w:rPr>
                <w:noProof/>
                <w:webHidden/>
              </w:rPr>
              <w:fldChar w:fldCharType="separate"/>
            </w:r>
            <w:r w:rsidR="00D42EC5">
              <w:rPr>
                <w:noProof/>
                <w:webHidden/>
              </w:rPr>
              <w:t>93</w:t>
            </w:r>
            <w:r>
              <w:rPr>
                <w:noProof/>
                <w:webHidden/>
              </w:rPr>
              <w:fldChar w:fldCharType="end"/>
            </w:r>
          </w:hyperlink>
        </w:p>
        <w:p w14:paraId="72F94A7B" w14:textId="3B1ADFAD"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49" w:history="1">
            <w:r w:rsidRPr="00534776">
              <w:rPr>
                <w:rStyle w:val="Hyperlink"/>
                <w:noProof/>
              </w:rPr>
              <w:t>4.3.3</w:t>
            </w:r>
            <w:r>
              <w:rPr>
                <w:rFonts w:eastAsiaTheme="minorEastAsia"/>
                <w:noProof/>
                <w:kern w:val="2"/>
                <w:sz w:val="24"/>
                <w:szCs w:val="24"/>
                <w14:ligatures w14:val="standardContextual"/>
              </w:rPr>
              <w:tab/>
            </w:r>
            <w:r w:rsidRPr="00534776">
              <w:rPr>
                <w:rStyle w:val="Hyperlink"/>
                <w:noProof/>
              </w:rPr>
              <w:t>[Màn hình đăng ký thông tin doanh nghiệp]</w:t>
            </w:r>
            <w:r>
              <w:rPr>
                <w:noProof/>
                <w:webHidden/>
              </w:rPr>
              <w:tab/>
            </w:r>
            <w:r>
              <w:rPr>
                <w:noProof/>
                <w:webHidden/>
              </w:rPr>
              <w:fldChar w:fldCharType="begin"/>
            </w:r>
            <w:r>
              <w:rPr>
                <w:noProof/>
                <w:webHidden/>
              </w:rPr>
              <w:instrText xml:space="preserve"> PAGEREF _Toc173188549 \h </w:instrText>
            </w:r>
            <w:r>
              <w:rPr>
                <w:noProof/>
                <w:webHidden/>
              </w:rPr>
            </w:r>
            <w:r>
              <w:rPr>
                <w:noProof/>
                <w:webHidden/>
              </w:rPr>
              <w:fldChar w:fldCharType="separate"/>
            </w:r>
            <w:r w:rsidR="00D42EC5">
              <w:rPr>
                <w:noProof/>
                <w:webHidden/>
              </w:rPr>
              <w:t>93</w:t>
            </w:r>
            <w:r>
              <w:rPr>
                <w:noProof/>
                <w:webHidden/>
              </w:rPr>
              <w:fldChar w:fldCharType="end"/>
            </w:r>
          </w:hyperlink>
        </w:p>
        <w:p w14:paraId="60AB56E1" w14:textId="5920D953"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0" w:history="1">
            <w:r w:rsidRPr="00534776">
              <w:rPr>
                <w:rStyle w:val="Hyperlink"/>
                <w:noProof/>
              </w:rPr>
              <w:t>4.3.4</w:t>
            </w:r>
            <w:r>
              <w:rPr>
                <w:rFonts w:eastAsiaTheme="minorEastAsia"/>
                <w:noProof/>
                <w:kern w:val="2"/>
                <w:sz w:val="24"/>
                <w:szCs w:val="24"/>
                <w14:ligatures w14:val="standardContextual"/>
              </w:rPr>
              <w:tab/>
            </w:r>
            <w:r w:rsidRPr="00534776">
              <w:rPr>
                <w:rStyle w:val="Hyperlink"/>
                <w:noProof/>
              </w:rPr>
              <w:t>[Màn hình Quản lý hồ sơ chủ nhà ]</w:t>
            </w:r>
            <w:r>
              <w:rPr>
                <w:noProof/>
                <w:webHidden/>
              </w:rPr>
              <w:tab/>
            </w:r>
            <w:r>
              <w:rPr>
                <w:noProof/>
                <w:webHidden/>
              </w:rPr>
              <w:fldChar w:fldCharType="begin"/>
            </w:r>
            <w:r>
              <w:rPr>
                <w:noProof/>
                <w:webHidden/>
              </w:rPr>
              <w:instrText xml:space="preserve"> PAGEREF _Toc173188550 \h </w:instrText>
            </w:r>
            <w:r>
              <w:rPr>
                <w:noProof/>
                <w:webHidden/>
              </w:rPr>
            </w:r>
            <w:r>
              <w:rPr>
                <w:noProof/>
                <w:webHidden/>
              </w:rPr>
              <w:fldChar w:fldCharType="separate"/>
            </w:r>
            <w:r w:rsidR="00D42EC5">
              <w:rPr>
                <w:noProof/>
                <w:webHidden/>
              </w:rPr>
              <w:t>94</w:t>
            </w:r>
            <w:r>
              <w:rPr>
                <w:noProof/>
                <w:webHidden/>
              </w:rPr>
              <w:fldChar w:fldCharType="end"/>
            </w:r>
          </w:hyperlink>
        </w:p>
        <w:p w14:paraId="2830DBDE" w14:textId="579F17C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1" w:history="1">
            <w:r w:rsidRPr="00534776">
              <w:rPr>
                <w:rStyle w:val="Hyperlink"/>
                <w:noProof/>
              </w:rPr>
              <w:t>4.3.5</w:t>
            </w:r>
            <w:r>
              <w:rPr>
                <w:rFonts w:eastAsiaTheme="minorEastAsia"/>
                <w:noProof/>
                <w:kern w:val="2"/>
                <w:sz w:val="24"/>
                <w:szCs w:val="24"/>
                <w14:ligatures w14:val="standardContextual"/>
              </w:rPr>
              <w:tab/>
            </w:r>
            <w:r w:rsidRPr="00534776">
              <w:rPr>
                <w:rStyle w:val="Hyperlink"/>
                <w:noProof/>
              </w:rPr>
              <w:t>[Màn hình tạo hồ sơ cho thuê ]</w:t>
            </w:r>
            <w:r>
              <w:rPr>
                <w:noProof/>
                <w:webHidden/>
              </w:rPr>
              <w:tab/>
            </w:r>
            <w:r>
              <w:rPr>
                <w:noProof/>
                <w:webHidden/>
              </w:rPr>
              <w:fldChar w:fldCharType="begin"/>
            </w:r>
            <w:r>
              <w:rPr>
                <w:noProof/>
                <w:webHidden/>
              </w:rPr>
              <w:instrText xml:space="preserve"> PAGEREF _Toc173188551 \h </w:instrText>
            </w:r>
            <w:r>
              <w:rPr>
                <w:noProof/>
                <w:webHidden/>
              </w:rPr>
            </w:r>
            <w:r>
              <w:rPr>
                <w:noProof/>
                <w:webHidden/>
              </w:rPr>
              <w:fldChar w:fldCharType="separate"/>
            </w:r>
            <w:r w:rsidR="00D42EC5">
              <w:rPr>
                <w:noProof/>
                <w:webHidden/>
              </w:rPr>
              <w:t>94</w:t>
            </w:r>
            <w:r>
              <w:rPr>
                <w:noProof/>
                <w:webHidden/>
              </w:rPr>
              <w:fldChar w:fldCharType="end"/>
            </w:r>
          </w:hyperlink>
        </w:p>
        <w:p w14:paraId="756F9D3A" w14:textId="3B376FE8"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2" w:history="1">
            <w:r w:rsidRPr="00534776">
              <w:rPr>
                <w:rStyle w:val="Hyperlink"/>
                <w:noProof/>
              </w:rPr>
              <w:t>4.3.6</w:t>
            </w:r>
            <w:r>
              <w:rPr>
                <w:rFonts w:eastAsiaTheme="minorEastAsia"/>
                <w:noProof/>
                <w:kern w:val="2"/>
                <w:sz w:val="24"/>
                <w:szCs w:val="24"/>
                <w14:ligatures w14:val="standardContextual"/>
              </w:rPr>
              <w:tab/>
            </w:r>
            <w:r w:rsidRPr="00534776">
              <w:rPr>
                <w:rStyle w:val="Hyperlink"/>
                <w:noProof/>
              </w:rPr>
              <w:t>[Màn hình doanh thu hồ sơ phòng]</w:t>
            </w:r>
            <w:r>
              <w:rPr>
                <w:noProof/>
                <w:webHidden/>
              </w:rPr>
              <w:tab/>
            </w:r>
            <w:r>
              <w:rPr>
                <w:noProof/>
                <w:webHidden/>
              </w:rPr>
              <w:fldChar w:fldCharType="begin"/>
            </w:r>
            <w:r>
              <w:rPr>
                <w:noProof/>
                <w:webHidden/>
              </w:rPr>
              <w:instrText xml:space="preserve"> PAGEREF _Toc173188552 \h </w:instrText>
            </w:r>
            <w:r>
              <w:rPr>
                <w:noProof/>
                <w:webHidden/>
              </w:rPr>
            </w:r>
            <w:r>
              <w:rPr>
                <w:noProof/>
                <w:webHidden/>
              </w:rPr>
              <w:fldChar w:fldCharType="separate"/>
            </w:r>
            <w:r w:rsidR="00D42EC5">
              <w:rPr>
                <w:noProof/>
                <w:webHidden/>
              </w:rPr>
              <w:t>95</w:t>
            </w:r>
            <w:r>
              <w:rPr>
                <w:noProof/>
                <w:webHidden/>
              </w:rPr>
              <w:fldChar w:fldCharType="end"/>
            </w:r>
          </w:hyperlink>
        </w:p>
        <w:p w14:paraId="55EFA225" w14:textId="4A33D975"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3" w:history="1">
            <w:r w:rsidRPr="00534776">
              <w:rPr>
                <w:rStyle w:val="Hyperlink"/>
                <w:noProof/>
              </w:rPr>
              <w:t>4.3.7</w:t>
            </w:r>
            <w:r>
              <w:rPr>
                <w:rFonts w:eastAsiaTheme="minorEastAsia"/>
                <w:noProof/>
                <w:kern w:val="2"/>
                <w:sz w:val="24"/>
                <w:szCs w:val="24"/>
                <w14:ligatures w14:val="standardContextual"/>
              </w:rPr>
              <w:tab/>
            </w:r>
            <w:r w:rsidRPr="00534776">
              <w:rPr>
                <w:rStyle w:val="Hyperlink"/>
                <w:noProof/>
              </w:rPr>
              <w:t>[Màn hình danh sách hồ sơ phòng]</w:t>
            </w:r>
            <w:r>
              <w:rPr>
                <w:noProof/>
                <w:webHidden/>
              </w:rPr>
              <w:tab/>
            </w:r>
            <w:r>
              <w:rPr>
                <w:noProof/>
                <w:webHidden/>
              </w:rPr>
              <w:fldChar w:fldCharType="begin"/>
            </w:r>
            <w:r>
              <w:rPr>
                <w:noProof/>
                <w:webHidden/>
              </w:rPr>
              <w:instrText xml:space="preserve"> PAGEREF _Toc173188553 \h </w:instrText>
            </w:r>
            <w:r>
              <w:rPr>
                <w:noProof/>
                <w:webHidden/>
              </w:rPr>
            </w:r>
            <w:r>
              <w:rPr>
                <w:noProof/>
                <w:webHidden/>
              </w:rPr>
              <w:fldChar w:fldCharType="separate"/>
            </w:r>
            <w:r w:rsidR="00D42EC5">
              <w:rPr>
                <w:noProof/>
                <w:webHidden/>
              </w:rPr>
              <w:t>95</w:t>
            </w:r>
            <w:r>
              <w:rPr>
                <w:noProof/>
                <w:webHidden/>
              </w:rPr>
              <w:fldChar w:fldCharType="end"/>
            </w:r>
          </w:hyperlink>
        </w:p>
        <w:p w14:paraId="652C4AD1" w14:textId="6A4089A1"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4" w:history="1">
            <w:r w:rsidRPr="00534776">
              <w:rPr>
                <w:rStyle w:val="Hyperlink"/>
                <w:noProof/>
              </w:rPr>
              <w:t>4.3.8</w:t>
            </w:r>
            <w:r>
              <w:rPr>
                <w:rFonts w:eastAsiaTheme="minorEastAsia"/>
                <w:noProof/>
                <w:kern w:val="2"/>
                <w:sz w:val="24"/>
                <w:szCs w:val="24"/>
                <w14:ligatures w14:val="standardContextual"/>
              </w:rPr>
              <w:tab/>
            </w:r>
            <w:r w:rsidRPr="00534776">
              <w:rPr>
                <w:rStyle w:val="Hyperlink"/>
                <w:noProof/>
              </w:rPr>
              <w:t>[Màn hình trang chủ]</w:t>
            </w:r>
            <w:r>
              <w:rPr>
                <w:noProof/>
                <w:webHidden/>
              </w:rPr>
              <w:tab/>
            </w:r>
            <w:r>
              <w:rPr>
                <w:noProof/>
                <w:webHidden/>
              </w:rPr>
              <w:fldChar w:fldCharType="begin"/>
            </w:r>
            <w:r>
              <w:rPr>
                <w:noProof/>
                <w:webHidden/>
              </w:rPr>
              <w:instrText xml:space="preserve"> PAGEREF _Toc173188554 \h </w:instrText>
            </w:r>
            <w:r>
              <w:rPr>
                <w:noProof/>
                <w:webHidden/>
              </w:rPr>
            </w:r>
            <w:r>
              <w:rPr>
                <w:noProof/>
                <w:webHidden/>
              </w:rPr>
              <w:fldChar w:fldCharType="separate"/>
            </w:r>
            <w:r w:rsidR="00D42EC5">
              <w:rPr>
                <w:noProof/>
                <w:webHidden/>
              </w:rPr>
              <w:t>95</w:t>
            </w:r>
            <w:r>
              <w:rPr>
                <w:noProof/>
                <w:webHidden/>
              </w:rPr>
              <w:fldChar w:fldCharType="end"/>
            </w:r>
          </w:hyperlink>
        </w:p>
        <w:p w14:paraId="6F3F2AE9" w14:textId="3E971E20"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5" w:history="1">
            <w:r w:rsidRPr="00534776">
              <w:rPr>
                <w:rStyle w:val="Hyperlink"/>
                <w:noProof/>
              </w:rPr>
              <w:t>4.3.9</w:t>
            </w:r>
            <w:r>
              <w:rPr>
                <w:rFonts w:eastAsiaTheme="minorEastAsia"/>
                <w:noProof/>
                <w:kern w:val="2"/>
                <w:sz w:val="24"/>
                <w:szCs w:val="24"/>
                <w14:ligatures w14:val="standardContextual"/>
              </w:rPr>
              <w:tab/>
            </w:r>
            <w:r w:rsidRPr="00534776">
              <w:rPr>
                <w:rStyle w:val="Hyperlink"/>
                <w:noProof/>
              </w:rPr>
              <w:t>[Màn hình thanh toán]</w:t>
            </w:r>
            <w:r>
              <w:rPr>
                <w:noProof/>
                <w:webHidden/>
              </w:rPr>
              <w:tab/>
            </w:r>
            <w:r>
              <w:rPr>
                <w:noProof/>
                <w:webHidden/>
              </w:rPr>
              <w:fldChar w:fldCharType="begin"/>
            </w:r>
            <w:r>
              <w:rPr>
                <w:noProof/>
                <w:webHidden/>
              </w:rPr>
              <w:instrText xml:space="preserve"> PAGEREF _Toc173188555 \h </w:instrText>
            </w:r>
            <w:r>
              <w:rPr>
                <w:noProof/>
                <w:webHidden/>
              </w:rPr>
            </w:r>
            <w:r>
              <w:rPr>
                <w:noProof/>
                <w:webHidden/>
              </w:rPr>
              <w:fldChar w:fldCharType="separate"/>
            </w:r>
            <w:r w:rsidR="00D42EC5">
              <w:rPr>
                <w:noProof/>
                <w:webHidden/>
              </w:rPr>
              <w:t>96</w:t>
            </w:r>
            <w:r>
              <w:rPr>
                <w:noProof/>
                <w:webHidden/>
              </w:rPr>
              <w:fldChar w:fldCharType="end"/>
            </w:r>
          </w:hyperlink>
        </w:p>
        <w:p w14:paraId="655E1791" w14:textId="279E3CB9" w:rsidR="003B06F3" w:rsidRDefault="003B06F3">
          <w:pPr>
            <w:pStyle w:val="TOC1"/>
            <w:tabs>
              <w:tab w:val="left" w:pos="440"/>
              <w:tab w:val="right" w:leader="dot" w:pos="9017"/>
            </w:tabs>
            <w:rPr>
              <w:rFonts w:eastAsiaTheme="minorEastAsia"/>
              <w:noProof/>
              <w:kern w:val="2"/>
              <w:sz w:val="24"/>
              <w:szCs w:val="24"/>
              <w14:ligatures w14:val="standardContextual"/>
            </w:rPr>
          </w:pPr>
          <w:hyperlink w:anchor="_Toc173188557" w:history="1">
            <w:r w:rsidRPr="00534776">
              <w:rPr>
                <w:rStyle w:val="Hyperlink"/>
                <w:noProof/>
              </w:rPr>
              <w:t>5</w:t>
            </w:r>
            <w:r>
              <w:rPr>
                <w:rFonts w:eastAsiaTheme="minorEastAsia"/>
                <w:noProof/>
                <w:kern w:val="2"/>
                <w:sz w:val="24"/>
                <w:szCs w:val="24"/>
                <w14:ligatures w14:val="standardContextual"/>
              </w:rPr>
              <w:tab/>
            </w:r>
            <w:r w:rsidRPr="00534776">
              <w:rPr>
                <w:rStyle w:val="Hyperlink"/>
                <w:noProof/>
              </w:rPr>
              <w:t>LAB 5: Tổng kết</w:t>
            </w:r>
            <w:r>
              <w:rPr>
                <w:noProof/>
                <w:webHidden/>
              </w:rPr>
              <w:tab/>
            </w:r>
            <w:r>
              <w:rPr>
                <w:noProof/>
                <w:webHidden/>
              </w:rPr>
              <w:fldChar w:fldCharType="begin"/>
            </w:r>
            <w:r>
              <w:rPr>
                <w:noProof/>
                <w:webHidden/>
              </w:rPr>
              <w:instrText xml:space="preserve"> PAGEREF _Toc173188557 \h </w:instrText>
            </w:r>
            <w:r>
              <w:rPr>
                <w:noProof/>
                <w:webHidden/>
              </w:rPr>
            </w:r>
            <w:r>
              <w:rPr>
                <w:noProof/>
                <w:webHidden/>
              </w:rPr>
              <w:fldChar w:fldCharType="separate"/>
            </w:r>
            <w:r w:rsidR="00D42EC5">
              <w:rPr>
                <w:noProof/>
                <w:webHidden/>
              </w:rPr>
              <w:t>97</w:t>
            </w:r>
            <w:r>
              <w:rPr>
                <w:noProof/>
                <w:webHidden/>
              </w:rPr>
              <w:fldChar w:fldCharType="end"/>
            </w:r>
          </w:hyperlink>
        </w:p>
        <w:p w14:paraId="65BAF74E" w14:textId="2C7B2B53"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58" w:history="1">
            <w:r w:rsidRPr="00534776">
              <w:rPr>
                <w:rStyle w:val="Hyperlink"/>
                <w:noProof/>
              </w:rPr>
              <w:t>5.1</w:t>
            </w:r>
            <w:r>
              <w:rPr>
                <w:rFonts w:eastAsiaTheme="minorEastAsia"/>
                <w:noProof/>
                <w:kern w:val="2"/>
                <w:sz w:val="24"/>
                <w:szCs w:val="24"/>
                <w14:ligatures w14:val="standardContextual"/>
              </w:rPr>
              <w:tab/>
            </w:r>
            <w:r w:rsidRPr="00534776">
              <w:rPr>
                <w:rStyle w:val="Hyperlink"/>
                <w:noProof/>
              </w:rPr>
              <w:t>Các kết quả đã đạt được của ứng dụng so với bản phân tích thiết kế</w:t>
            </w:r>
            <w:r>
              <w:rPr>
                <w:noProof/>
                <w:webHidden/>
              </w:rPr>
              <w:tab/>
            </w:r>
            <w:r>
              <w:rPr>
                <w:noProof/>
                <w:webHidden/>
              </w:rPr>
              <w:fldChar w:fldCharType="begin"/>
            </w:r>
            <w:r>
              <w:rPr>
                <w:noProof/>
                <w:webHidden/>
              </w:rPr>
              <w:instrText xml:space="preserve"> PAGEREF _Toc173188558 \h </w:instrText>
            </w:r>
            <w:r>
              <w:rPr>
                <w:noProof/>
                <w:webHidden/>
              </w:rPr>
            </w:r>
            <w:r>
              <w:rPr>
                <w:noProof/>
                <w:webHidden/>
              </w:rPr>
              <w:fldChar w:fldCharType="separate"/>
            </w:r>
            <w:r w:rsidR="00D42EC5">
              <w:rPr>
                <w:noProof/>
                <w:webHidden/>
              </w:rPr>
              <w:t>97</w:t>
            </w:r>
            <w:r>
              <w:rPr>
                <w:noProof/>
                <w:webHidden/>
              </w:rPr>
              <w:fldChar w:fldCharType="end"/>
            </w:r>
          </w:hyperlink>
        </w:p>
        <w:p w14:paraId="50AE5F2D" w14:textId="1F98E467"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59" w:history="1">
            <w:r w:rsidRPr="00534776">
              <w:rPr>
                <w:rStyle w:val="Hyperlink"/>
                <w:noProof/>
              </w:rPr>
              <w:t>5.1.1</w:t>
            </w:r>
            <w:r>
              <w:rPr>
                <w:rFonts w:eastAsiaTheme="minorEastAsia"/>
                <w:noProof/>
                <w:kern w:val="2"/>
                <w:sz w:val="24"/>
                <w:szCs w:val="24"/>
                <w14:ligatures w14:val="standardContextual"/>
              </w:rPr>
              <w:tab/>
            </w:r>
            <w:r w:rsidRPr="00534776">
              <w:rPr>
                <w:rStyle w:val="Hyperlink"/>
                <w:noProof/>
              </w:rPr>
              <w:t>Giao diện (Front-end)</w:t>
            </w:r>
            <w:r>
              <w:rPr>
                <w:noProof/>
                <w:webHidden/>
              </w:rPr>
              <w:tab/>
            </w:r>
            <w:r>
              <w:rPr>
                <w:noProof/>
                <w:webHidden/>
              </w:rPr>
              <w:fldChar w:fldCharType="begin"/>
            </w:r>
            <w:r>
              <w:rPr>
                <w:noProof/>
                <w:webHidden/>
              </w:rPr>
              <w:instrText xml:space="preserve"> PAGEREF _Toc173188559 \h </w:instrText>
            </w:r>
            <w:r>
              <w:rPr>
                <w:noProof/>
                <w:webHidden/>
              </w:rPr>
            </w:r>
            <w:r>
              <w:rPr>
                <w:noProof/>
                <w:webHidden/>
              </w:rPr>
              <w:fldChar w:fldCharType="separate"/>
            </w:r>
            <w:r w:rsidR="00D42EC5">
              <w:rPr>
                <w:noProof/>
                <w:webHidden/>
              </w:rPr>
              <w:t>97</w:t>
            </w:r>
            <w:r>
              <w:rPr>
                <w:noProof/>
                <w:webHidden/>
              </w:rPr>
              <w:fldChar w:fldCharType="end"/>
            </w:r>
          </w:hyperlink>
        </w:p>
        <w:p w14:paraId="4C861425" w14:textId="6FF19CE8" w:rsidR="003B06F3" w:rsidRDefault="003B06F3">
          <w:pPr>
            <w:pStyle w:val="TOC3"/>
            <w:tabs>
              <w:tab w:val="left" w:pos="1200"/>
              <w:tab w:val="right" w:leader="dot" w:pos="9017"/>
            </w:tabs>
            <w:rPr>
              <w:rFonts w:eastAsiaTheme="minorEastAsia"/>
              <w:noProof/>
              <w:kern w:val="2"/>
              <w:sz w:val="24"/>
              <w:szCs w:val="24"/>
              <w14:ligatures w14:val="standardContextual"/>
            </w:rPr>
          </w:pPr>
          <w:hyperlink w:anchor="_Toc173188560" w:history="1">
            <w:r w:rsidRPr="00534776">
              <w:rPr>
                <w:rStyle w:val="Hyperlink"/>
                <w:noProof/>
              </w:rPr>
              <w:t>5.1.2</w:t>
            </w:r>
            <w:r>
              <w:rPr>
                <w:rFonts w:eastAsiaTheme="minorEastAsia"/>
                <w:noProof/>
                <w:kern w:val="2"/>
                <w:sz w:val="24"/>
                <w:szCs w:val="24"/>
                <w14:ligatures w14:val="standardContextual"/>
              </w:rPr>
              <w:tab/>
            </w:r>
            <w:r w:rsidRPr="00534776">
              <w:rPr>
                <w:rStyle w:val="Hyperlink"/>
                <w:noProof/>
              </w:rPr>
              <w:t>Chức năng (Back-end)</w:t>
            </w:r>
            <w:r>
              <w:rPr>
                <w:noProof/>
                <w:webHidden/>
              </w:rPr>
              <w:tab/>
            </w:r>
            <w:r>
              <w:rPr>
                <w:noProof/>
                <w:webHidden/>
              </w:rPr>
              <w:fldChar w:fldCharType="begin"/>
            </w:r>
            <w:r>
              <w:rPr>
                <w:noProof/>
                <w:webHidden/>
              </w:rPr>
              <w:instrText xml:space="preserve"> PAGEREF _Toc173188560 \h </w:instrText>
            </w:r>
            <w:r>
              <w:rPr>
                <w:noProof/>
                <w:webHidden/>
              </w:rPr>
            </w:r>
            <w:r>
              <w:rPr>
                <w:noProof/>
                <w:webHidden/>
              </w:rPr>
              <w:fldChar w:fldCharType="separate"/>
            </w:r>
            <w:r w:rsidR="00D42EC5">
              <w:rPr>
                <w:noProof/>
                <w:webHidden/>
              </w:rPr>
              <w:t>97</w:t>
            </w:r>
            <w:r>
              <w:rPr>
                <w:noProof/>
                <w:webHidden/>
              </w:rPr>
              <w:fldChar w:fldCharType="end"/>
            </w:r>
          </w:hyperlink>
        </w:p>
        <w:p w14:paraId="4EBF9E44" w14:textId="3C290E84" w:rsidR="003B06F3" w:rsidRDefault="003B06F3">
          <w:pPr>
            <w:pStyle w:val="TOC2"/>
            <w:tabs>
              <w:tab w:val="left" w:pos="960"/>
              <w:tab w:val="right" w:leader="dot" w:pos="9017"/>
            </w:tabs>
            <w:rPr>
              <w:rFonts w:eastAsiaTheme="minorEastAsia"/>
              <w:noProof/>
              <w:kern w:val="2"/>
              <w:sz w:val="24"/>
              <w:szCs w:val="24"/>
              <w14:ligatures w14:val="standardContextual"/>
            </w:rPr>
          </w:pPr>
          <w:hyperlink w:anchor="_Toc173188561" w:history="1">
            <w:r w:rsidRPr="00534776">
              <w:rPr>
                <w:rStyle w:val="Hyperlink"/>
                <w:noProof/>
              </w:rPr>
              <w:t>5.2</w:t>
            </w:r>
            <w:r>
              <w:rPr>
                <w:rFonts w:eastAsiaTheme="minorEastAsia"/>
                <w:noProof/>
                <w:kern w:val="2"/>
                <w:sz w:val="24"/>
                <w:szCs w:val="24"/>
                <w14:ligatures w14:val="standardContextual"/>
              </w:rPr>
              <w:tab/>
            </w:r>
            <w:r w:rsidRPr="00534776">
              <w:rPr>
                <w:rStyle w:val="Hyperlink"/>
                <w:noProof/>
              </w:rPr>
              <w:t>Những cải tiến trong tương lai</w:t>
            </w:r>
            <w:r>
              <w:rPr>
                <w:noProof/>
                <w:webHidden/>
              </w:rPr>
              <w:tab/>
            </w:r>
            <w:r>
              <w:rPr>
                <w:noProof/>
                <w:webHidden/>
              </w:rPr>
              <w:fldChar w:fldCharType="begin"/>
            </w:r>
            <w:r>
              <w:rPr>
                <w:noProof/>
                <w:webHidden/>
              </w:rPr>
              <w:instrText xml:space="preserve"> PAGEREF _Toc173188561 \h </w:instrText>
            </w:r>
            <w:r>
              <w:rPr>
                <w:noProof/>
                <w:webHidden/>
              </w:rPr>
            </w:r>
            <w:r>
              <w:rPr>
                <w:noProof/>
                <w:webHidden/>
              </w:rPr>
              <w:fldChar w:fldCharType="separate"/>
            </w:r>
            <w:r w:rsidR="00D42EC5">
              <w:rPr>
                <w:noProof/>
                <w:webHidden/>
              </w:rPr>
              <w:t>98</w:t>
            </w:r>
            <w:r>
              <w:rPr>
                <w:noProof/>
                <w:webHidden/>
              </w:rPr>
              <w:fldChar w:fldCharType="end"/>
            </w:r>
          </w:hyperlink>
        </w:p>
        <w:p w14:paraId="2EC5D1F4" w14:textId="282773D7" w:rsidR="00C73C43" w:rsidRPr="00B0521D" w:rsidRDefault="00A31D46" w:rsidP="002242C7">
          <w:pPr>
            <w:rPr>
              <w:rFonts w:ascii="Times New Roman" w:hAnsi="Times New Roman" w:cs="Times New Roman"/>
            </w:rPr>
          </w:pPr>
          <w:r w:rsidRPr="002C3B1F">
            <w:rPr>
              <w:rFonts w:ascii="Times New Roman" w:hAnsi="Times New Roman" w:cs="Times New Roman"/>
            </w:rPr>
            <w:fldChar w:fldCharType="end"/>
          </w:r>
        </w:p>
      </w:sdtContent>
    </w:sdt>
    <w:p w14:paraId="5865EF6D" w14:textId="5CFDE42A" w:rsidR="00F57C32" w:rsidRPr="00BA2DD7" w:rsidRDefault="00F57C32">
      <w:pPr>
        <w:rPr>
          <w:rFonts w:ascii="Times New Roman" w:hAnsi="Times New Roman" w:cs="Times New Roman"/>
          <w:b/>
          <w:sz w:val="36"/>
          <w:szCs w:val="36"/>
        </w:rPr>
      </w:pPr>
      <w:r w:rsidRPr="00B0521D">
        <w:rPr>
          <w:rFonts w:ascii="Times New Roman" w:hAnsi="Times New Roman" w:cs="Times New Roman"/>
          <w:b/>
          <w:sz w:val="36"/>
          <w:szCs w:val="36"/>
        </w:rPr>
        <w:br w:type="page"/>
      </w:r>
    </w:p>
    <w:p w14:paraId="0621F336" w14:textId="77777777" w:rsidR="00C408A2" w:rsidRPr="00B0521D" w:rsidRDefault="00C408A2" w:rsidP="000E6D6D">
      <w:pPr>
        <w:pStyle w:val="Heading1"/>
      </w:pPr>
      <w:bookmarkStart w:id="0" w:name="_Toc50884339"/>
      <w:bookmarkStart w:id="1" w:name="_Toc173188433"/>
      <w:r w:rsidRPr="00B0521D">
        <w:lastRenderedPageBreak/>
        <w:t>LAB 1 - XÁC ĐỊNH YÊU CẦU</w:t>
      </w:r>
      <w:bookmarkEnd w:id="0"/>
      <w:bookmarkEnd w:id="1"/>
    </w:p>
    <w:p w14:paraId="5F7C1AA2" w14:textId="77777777" w:rsidR="00B34427" w:rsidRPr="00B0521D" w:rsidRDefault="00752FAD" w:rsidP="00C408A2">
      <w:pPr>
        <w:pStyle w:val="Heading2"/>
      </w:pPr>
      <w:bookmarkStart w:id="2" w:name="_Toc50884340"/>
      <w:bookmarkStart w:id="3" w:name="_Toc173188434"/>
      <w:r w:rsidRPr="00B0521D">
        <w:t>M</w:t>
      </w:r>
      <w:r w:rsidR="00016EF5" w:rsidRPr="00B0521D">
        <w:t>ô hình cơ cấu tổ chức</w:t>
      </w:r>
      <w:bookmarkEnd w:id="2"/>
      <w:bookmarkEnd w:id="3"/>
    </w:p>
    <w:p w14:paraId="3716A5A6" w14:textId="77777777" w:rsidR="00752FAD" w:rsidRPr="00B0521D" w:rsidRDefault="00B34427" w:rsidP="00C408A2">
      <w:pPr>
        <w:pStyle w:val="Heading3"/>
      </w:pPr>
      <w:bookmarkStart w:id="4" w:name="_Toc50884341"/>
      <w:bookmarkStart w:id="5" w:name="_Toc173188435"/>
      <w:r w:rsidRPr="00B0521D">
        <w:t>Sơ đồ tổ chức</w:t>
      </w:r>
      <w:bookmarkEnd w:id="4"/>
      <w:bookmarkEnd w:id="5"/>
    </w:p>
    <w:p w14:paraId="255C6F90" w14:textId="455715C1" w:rsidR="22C36AA8" w:rsidRPr="00B0521D" w:rsidRDefault="00453C1D" w:rsidP="22C36AA8">
      <w:pPr>
        <w:rPr>
          <w:rFonts w:ascii="Times New Roman" w:hAnsi="Times New Roman" w:cs="Times New Roman"/>
        </w:rPr>
      </w:pPr>
      <w:r w:rsidRPr="00B0521D">
        <w:rPr>
          <w:rFonts w:ascii="Times New Roman" w:hAnsi="Times New Roman" w:cs="Times New Roman"/>
          <w:noProof/>
        </w:rPr>
        <w:drawing>
          <wp:inline distT="0" distB="0" distL="0" distR="0" wp14:anchorId="5A43FEC2" wp14:editId="2DA6DE7B">
            <wp:extent cx="5318760" cy="434340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1E91E66" w14:textId="50D6E13D" w:rsidR="22C36AA8" w:rsidRPr="00B0521D" w:rsidRDefault="22C36AA8" w:rsidP="22C36AA8">
      <w:pPr>
        <w:rPr>
          <w:rFonts w:ascii="Times New Roman" w:hAnsi="Times New Roman" w:cs="Times New Roman"/>
        </w:rPr>
      </w:pPr>
    </w:p>
    <w:p w14:paraId="23800D30" w14:textId="77777777" w:rsidR="00016EF5" w:rsidRPr="00B0521D" w:rsidRDefault="007445F6" w:rsidP="00C408A2">
      <w:pPr>
        <w:pStyle w:val="Heading3"/>
      </w:pPr>
      <w:bookmarkStart w:id="6" w:name="_Toc50884342"/>
      <w:bookmarkStart w:id="7" w:name="_Toc173188436"/>
      <w:r w:rsidRPr="00B0521D">
        <w:t>Ý nghĩa các bộ phậ</w:t>
      </w:r>
      <w:r w:rsidR="001D707B" w:rsidRPr="00B0521D">
        <w:t>n</w:t>
      </w:r>
      <w:bookmarkEnd w:id="6"/>
      <w:bookmarkEnd w:id="7"/>
    </w:p>
    <w:tbl>
      <w:tblPr>
        <w:tblStyle w:val="TableGrid"/>
        <w:tblW w:w="8820" w:type="dxa"/>
        <w:tblInd w:w="175" w:type="dxa"/>
        <w:tblLook w:val="04A0" w:firstRow="1" w:lastRow="0" w:firstColumn="1" w:lastColumn="0" w:noHBand="0" w:noVBand="1"/>
      </w:tblPr>
      <w:tblGrid>
        <w:gridCol w:w="821"/>
        <w:gridCol w:w="2231"/>
        <w:gridCol w:w="5768"/>
      </w:tblGrid>
      <w:tr w:rsidR="00016EF5" w:rsidRPr="00B0521D" w14:paraId="5046CA03" w14:textId="77777777" w:rsidTr="00E941D9">
        <w:tc>
          <w:tcPr>
            <w:tcW w:w="821" w:type="dxa"/>
            <w:shd w:val="clear" w:color="auto" w:fill="FFFF00"/>
            <w:vAlign w:val="center"/>
          </w:tcPr>
          <w:p w14:paraId="0286A483" w14:textId="77777777" w:rsidR="00016EF5" w:rsidRPr="00B0521D" w:rsidRDefault="00016EF5" w:rsidP="00D53087">
            <w:pPr>
              <w:jc w:val="center"/>
              <w:rPr>
                <w:rFonts w:ascii="Times New Roman" w:hAnsi="Times New Roman" w:cs="Times New Roman"/>
                <w:b/>
                <w:bCs/>
                <w:sz w:val="32"/>
                <w:szCs w:val="32"/>
              </w:rPr>
            </w:pPr>
            <w:r w:rsidRPr="00B0521D">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B0521D" w:rsidRDefault="00016EF5" w:rsidP="00D53087">
            <w:pPr>
              <w:jc w:val="center"/>
              <w:rPr>
                <w:rFonts w:ascii="Times New Roman" w:hAnsi="Times New Roman" w:cs="Times New Roman"/>
                <w:b/>
                <w:bCs/>
                <w:sz w:val="32"/>
                <w:szCs w:val="32"/>
              </w:rPr>
            </w:pPr>
            <w:r w:rsidRPr="00B0521D">
              <w:rPr>
                <w:rFonts w:ascii="Times New Roman" w:hAnsi="Times New Roman" w:cs="Times New Roman"/>
                <w:b/>
                <w:bCs/>
                <w:sz w:val="32"/>
                <w:szCs w:val="32"/>
              </w:rPr>
              <w:t>Tên bộ phận</w:t>
            </w:r>
          </w:p>
        </w:tc>
        <w:tc>
          <w:tcPr>
            <w:tcW w:w="5768" w:type="dxa"/>
            <w:shd w:val="clear" w:color="auto" w:fill="FFFF00"/>
            <w:vAlign w:val="center"/>
          </w:tcPr>
          <w:p w14:paraId="7FE6B1FA" w14:textId="77777777" w:rsidR="00016EF5" w:rsidRPr="00B0521D" w:rsidRDefault="002A6A26" w:rsidP="00D53087">
            <w:pPr>
              <w:jc w:val="center"/>
              <w:rPr>
                <w:rFonts w:ascii="Times New Roman" w:hAnsi="Times New Roman" w:cs="Times New Roman"/>
                <w:b/>
                <w:bCs/>
                <w:sz w:val="32"/>
                <w:szCs w:val="32"/>
              </w:rPr>
            </w:pPr>
            <w:r w:rsidRPr="00B0521D">
              <w:rPr>
                <w:rFonts w:ascii="Times New Roman" w:hAnsi="Times New Roman" w:cs="Times New Roman"/>
                <w:b/>
                <w:bCs/>
                <w:sz w:val="32"/>
                <w:szCs w:val="32"/>
              </w:rPr>
              <w:t>Mô tả</w:t>
            </w:r>
          </w:p>
        </w:tc>
      </w:tr>
      <w:tr w:rsidR="00016EF5" w:rsidRPr="00B0521D" w14:paraId="634002D1" w14:textId="77777777" w:rsidTr="00E941D9">
        <w:tc>
          <w:tcPr>
            <w:tcW w:w="821" w:type="dxa"/>
            <w:vAlign w:val="center"/>
          </w:tcPr>
          <w:p w14:paraId="46C0B393" w14:textId="77777777" w:rsidR="00016EF5" w:rsidRPr="00B0521D" w:rsidRDefault="00016EF5" w:rsidP="00016EF5">
            <w:pPr>
              <w:rPr>
                <w:rFonts w:ascii="Times New Roman" w:hAnsi="Times New Roman" w:cs="Times New Roman"/>
                <w:sz w:val="28"/>
                <w:szCs w:val="28"/>
              </w:rPr>
            </w:pPr>
            <w:r w:rsidRPr="00B0521D">
              <w:rPr>
                <w:rFonts w:ascii="Times New Roman" w:hAnsi="Times New Roman" w:cs="Times New Roman"/>
                <w:sz w:val="28"/>
                <w:szCs w:val="28"/>
              </w:rPr>
              <w:t>1</w:t>
            </w:r>
          </w:p>
        </w:tc>
        <w:tc>
          <w:tcPr>
            <w:tcW w:w="2231" w:type="dxa"/>
            <w:vAlign w:val="center"/>
          </w:tcPr>
          <w:p w14:paraId="69B5EA1D" w14:textId="070BE336" w:rsidR="00016EF5" w:rsidRPr="00B0521D" w:rsidRDefault="00453C1D" w:rsidP="00016EF5">
            <w:pPr>
              <w:rPr>
                <w:rFonts w:ascii="Times New Roman" w:hAnsi="Times New Roman" w:cs="Times New Roman"/>
                <w:sz w:val="28"/>
                <w:szCs w:val="28"/>
              </w:rPr>
            </w:pPr>
            <w:r w:rsidRPr="00B0521D">
              <w:rPr>
                <w:rFonts w:ascii="Times New Roman" w:hAnsi="Times New Roman" w:cs="Times New Roman"/>
                <w:sz w:val="28"/>
                <w:szCs w:val="28"/>
              </w:rPr>
              <w:t xml:space="preserve">Phòng </w:t>
            </w:r>
            <w:r w:rsidR="00A4201C" w:rsidRPr="00B0521D">
              <w:rPr>
                <w:rFonts w:ascii="Times New Roman" w:hAnsi="Times New Roman" w:cs="Times New Roman"/>
                <w:sz w:val="28"/>
                <w:szCs w:val="28"/>
              </w:rPr>
              <w:t>chăm sóc khách hàng</w:t>
            </w:r>
          </w:p>
        </w:tc>
        <w:tc>
          <w:tcPr>
            <w:tcW w:w="5768" w:type="dxa"/>
            <w:vAlign w:val="center"/>
          </w:tcPr>
          <w:p w14:paraId="02E340F7" w14:textId="415E1808" w:rsidR="00016EF5" w:rsidRPr="00B0521D" w:rsidRDefault="00453C1D" w:rsidP="00016EF5">
            <w:pPr>
              <w:rPr>
                <w:rFonts w:ascii="Times New Roman" w:hAnsi="Times New Roman" w:cs="Times New Roman"/>
                <w:sz w:val="28"/>
                <w:szCs w:val="28"/>
              </w:rPr>
            </w:pPr>
            <w:r w:rsidRPr="00B0521D">
              <w:rPr>
                <w:rFonts w:ascii="Times New Roman" w:hAnsi="Times New Roman" w:cs="Times New Roman"/>
                <w:sz w:val="28"/>
                <w:szCs w:val="28"/>
              </w:rPr>
              <w:t xml:space="preserve">Chịu trách </w:t>
            </w:r>
            <w:r w:rsidR="0043684B" w:rsidRPr="00B0521D">
              <w:rPr>
                <w:rFonts w:ascii="Times New Roman" w:hAnsi="Times New Roman" w:cs="Times New Roman"/>
                <w:sz w:val="28"/>
                <w:szCs w:val="28"/>
              </w:rPr>
              <w:t>nhiệm giải đáp các thắc mắc,</w:t>
            </w:r>
            <w:r w:rsidR="008C08BC" w:rsidRPr="00B0521D">
              <w:rPr>
                <w:rFonts w:ascii="Times New Roman" w:hAnsi="Times New Roman" w:cs="Times New Roman"/>
                <w:sz w:val="28"/>
                <w:szCs w:val="28"/>
              </w:rPr>
              <w:t xml:space="preserve"> phản ánh của khách hàng</w:t>
            </w:r>
          </w:p>
        </w:tc>
      </w:tr>
      <w:tr w:rsidR="00016EF5" w:rsidRPr="00B0521D" w14:paraId="0BB4D71F" w14:textId="77777777" w:rsidTr="00E941D9">
        <w:tc>
          <w:tcPr>
            <w:tcW w:w="821" w:type="dxa"/>
            <w:vAlign w:val="center"/>
          </w:tcPr>
          <w:p w14:paraId="7E936DE4" w14:textId="17069936" w:rsidR="00016EF5" w:rsidRPr="00B0521D" w:rsidRDefault="00A26783" w:rsidP="00016EF5">
            <w:pPr>
              <w:rPr>
                <w:rFonts w:ascii="Times New Roman" w:hAnsi="Times New Roman" w:cs="Times New Roman"/>
                <w:sz w:val="28"/>
                <w:szCs w:val="28"/>
              </w:rPr>
            </w:pPr>
            <w:r>
              <w:rPr>
                <w:rFonts w:ascii="Times New Roman" w:hAnsi="Times New Roman" w:cs="Times New Roman"/>
                <w:sz w:val="28"/>
                <w:szCs w:val="28"/>
              </w:rPr>
              <w:t>2</w:t>
            </w:r>
          </w:p>
        </w:tc>
        <w:tc>
          <w:tcPr>
            <w:tcW w:w="2231" w:type="dxa"/>
            <w:vAlign w:val="center"/>
          </w:tcPr>
          <w:p w14:paraId="78EBBA83" w14:textId="164CE6B4" w:rsidR="00016EF5" w:rsidRPr="00B0521D" w:rsidRDefault="00453C1D" w:rsidP="00016EF5">
            <w:pPr>
              <w:rPr>
                <w:rFonts w:ascii="Times New Roman" w:hAnsi="Times New Roman" w:cs="Times New Roman"/>
                <w:sz w:val="28"/>
                <w:szCs w:val="28"/>
              </w:rPr>
            </w:pPr>
            <w:r w:rsidRPr="00B0521D">
              <w:rPr>
                <w:rFonts w:ascii="Times New Roman" w:hAnsi="Times New Roman" w:cs="Times New Roman"/>
                <w:sz w:val="28"/>
                <w:szCs w:val="28"/>
              </w:rPr>
              <w:t xml:space="preserve">Phòng </w:t>
            </w:r>
            <w:r w:rsidR="00A4201C" w:rsidRPr="00B0521D">
              <w:rPr>
                <w:rFonts w:ascii="Times New Roman" w:hAnsi="Times New Roman" w:cs="Times New Roman"/>
                <w:sz w:val="28"/>
                <w:szCs w:val="28"/>
              </w:rPr>
              <w:t>điều hành</w:t>
            </w:r>
          </w:p>
        </w:tc>
        <w:tc>
          <w:tcPr>
            <w:tcW w:w="5768" w:type="dxa"/>
            <w:vAlign w:val="center"/>
          </w:tcPr>
          <w:p w14:paraId="065F2902" w14:textId="01CE43C4" w:rsidR="00016EF5" w:rsidRPr="00B0521D" w:rsidRDefault="00453C1D" w:rsidP="00016EF5">
            <w:pPr>
              <w:rPr>
                <w:rFonts w:ascii="Times New Roman" w:hAnsi="Times New Roman" w:cs="Times New Roman"/>
                <w:sz w:val="28"/>
                <w:szCs w:val="28"/>
              </w:rPr>
            </w:pPr>
            <w:r w:rsidRPr="00B0521D">
              <w:rPr>
                <w:rFonts w:ascii="Times New Roman" w:hAnsi="Times New Roman" w:cs="Times New Roman"/>
                <w:sz w:val="28"/>
                <w:szCs w:val="28"/>
              </w:rPr>
              <w:t xml:space="preserve">Chịu trách </w:t>
            </w:r>
            <w:r w:rsidR="00785F58" w:rsidRPr="00B0521D">
              <w:rPr>
                <w:rFonts w:ascii="Times New Roman" w:hAnsi="Times New Roman" w:cs="Times New Roman"/>
                <w:sz w:val="28"/>
                <w:szCs w:val="28"/>
              </w:rPr>
              <w:t>nhiệm</w:t>
            </w:r>
            <w:r w:rsidR="00E93D65" w:rsidRPr="00B0521D">
              <w:rPr>
                <w:rFonts w:ascii="Times New Roman" w:hAnsi="Times New Roman" w:cs="Times New Roman"/>
                <w:sz w:val="28"/>
                <w:szCs w:val="28"/>
              </w:rPr>
              <w:t xml:space="preserve"> kiểm duyệt</w:t>
            </w:r>
            <w:r w:rsidR="00E6786F" w:rsidRPr="00B0521D">
              <w:rPr>
                <w:rFonts w:ascii="Times New Roman" w:hAnsi="Times New Roman" w:cs="Times New Roman"/>
                <w:sz w:val="28"/>
                <w:szCs w:val="28"/>
              </w:rPr>
              <w:t xml:space="preserve"> </w:t>
            </w:r>
          </w:p>
        </w:tc>
      </w:tr>
      <w:tr w:rsidR="00016EF5" w:rsidRPr="00B0521D" w14:paraId="399D30C8" w14:textId="77777777" w:rsidTr="00E941D9">
        <w:tc>
          <w:tcPr>
            <w:tcW w:w="821" w:type="dxa"/>
            <w:vAlign w:val="center"/>
          </w:tcPr>
          <w:p w14:paraId="33AD65E0" w14:textId="5D5E5B52" w:rsidR="00016EF5" w:rsidRPr="00B0521D" w:rsidRDefault="00A26783" w:rsidP="00016EF5">
            <w:pPr>
              <w:rPr>
                <w:rFonts w:ascii="Times New Roman" w:hAnsi="Times New Roman" w:cs="Times New Roman"/>
                <w:sz w:val="28"/>
                <w:szCs w:val="28"/>
              </w:rPr>
            </w:pPr>
            <w:r>
              <w:rPr>
                <w:rFonts w:ascii="Times New Roman" w:hAnsi="Times New Roman" w:cs="Times New Roman"/>
                <w:sz w:val="28"/>
                <w:szCs w:val="28"/>
              </w:rPr>
              <w:t>3</w:t>
            </w:r>
            <w:r w:rsidR="0037239D">
              <w:rPr>
                <w:rFonts w:ascii="Times New Roman" w:hAnsi="Times New Roman" w:cs="Times New Roman"/>
                <w:sz w:val="28"/>
                <w:szCs w:val="28"/>
              </w:rPr>
              <w:t xml:space="preserve">  </w:t>
            </w:r>
          </w:p>
        </w:tc>
        <w:tc>
          <w:tcPr>
            <w:tcW w:w="2231" w:type="dxa"/>
            <w:vAlign w:val="center"/>
          </w:tcPr>
          <w:p w14:paraId="1E2A2342" w14:textId="768F4984" w:rsidR="00016EF5" w:rsidRPr="00B0521D" w:rsidRDefault="00A4201C" w:rsidP="00016EF5">
            <w:pPr>
              <w:rPr>
                <w:rFonts w:ascii="Times New Roman" w:hAnsi="Times New Roman" w:cs="Times New Roman"/>
                <w:sz w:val="28"/>
                <w:szCs w:val="28"/>
              </w:rPr>
            </w:pPr>
            <w:r w:rsidRPr="00B0521D">
              <w:rPr>
                <w:rFonts w:ascii="Times New Roman" w:hAnsi="Times New Roman" w:cs="Times New Roman"/>
                <w:sz w:val="28"/>
                <w:szCs w:val="28"/>
              </w:rPr>
              <w:t>Phòng kế toán</w:t>
            </w:r>
          </w:p>
        </w:tc>
        <w:tc>
          <w:tcPr>
            <w:tcW w:w="5768" w:type="dxa"/>
            <w:vAlign w:val="center"/>
          </w:tcPr>
          <w:p w14:paraId="51976F7F" w14:textId="6EFD4130" w:rsidR="00016EF5" w:rsidRPr="00B0521D" w:rsidRDefault="00D057B3" w:rsidP="00016EF5">
            <w:pPr>
              <w:rPr>
                <w:rFonts w:ascii="Times New Roman" w:hAnsi="Times New Roman" w:cs="Times New Roman"/>
                <w:sz w:val="28"/>
                <w:szCs w:val="28"/>
              </w:rPr>
            </w:pPr>
            <w:r w:rsidRPr="00B0521D">
              <w:rPr>
                <w:rFonts w:ascii="Times New Roman" w:hAnsi="Times New Roman" w:cs="Times New Roman"/>
                <w:sz w:val="28"/>
                <w:szCs w:val="28"/>
              </w:rPr>
              <w:t xml:space="preserve">Chịu trách nhiệm </w:t>
            </w:r>
            <w:r w:rsidR="00530A29" w:rsidRPr="00B0521D">
              <w:rPr>
                <w:rFonts w:ascii="Times New Roman" w:hAnsi="Times New Roman" w:cs="Times New Roman"/>
                <w:sz w:val="28"/>
                <w:szCs w:val="28"/>
              </w:rPr>
              <w:t>thống kê doanh thu</w:t>
            </w:r>
          </w:p>
        </w:tc>
      </w:tr>
    </w:tbl>
    <w:p w14:paraId="7F92AAEC" w14:textId="77777777" w:rsidR="00E941D9" w:rsidRDefault="00E941D9">
      <w:pPr>
        <w:rPr>
          <w:rFonts w:ascii="Times New Roman" w:eastAsiaTheme="majorEastAsia" w:hAnsi="Times New Roman" w:cs="Times New Roman"/>
          <w:color w:val="365F91" w:themeColor="accent1" w:themeShade="BF"/>
          <w:sz w:val="26"/>
          <w:szCs w:val="26"/>
        </w:rPr>
      </w:pPr>
    </w:p>
    <w:p w14:paraId="5B65A270" w14:textId="00D8C5B9" w:rsidR="00E941D9" w:rsidRPr="00B0521D" w:rsidRDefault="00E941D9">
      <w:pPr>
        <w:rPr>
          <w:rFonts w:ascii="Times New Roman" w:eastAsiaTheme="majorEastAsia" w:hAnsi="Times New Roman" w:cs="Times New Roman"/>
          <w:color w:val="365F91" w:themeColor="accent1" w:themeShade="BF"/>
          <w:sz w:val="26"/>
          <w:szCs w:val="26"/>
        </w:rPr>
        <w:sectPr w:rsidR="00E941D9" w:rsidRPr="00B0521D" w:rsidSect="005F73AA">
          <w:footerReference w:type="default" r:id="rId19"/>
          <w:pgSz w:w="11907" w:h="16839" w:code="9"/>
          <w:pgMar w:top="1440" w:right="1440" w:bottom="1440" w:left="1440" w:header="720" w:footer="720" w:gutter="0"/>
          <w:pgNumType w:start="1"/>
          <w:cols w:space="720"/>
          <w:docGrid w:linePitch="360"/>
        </w:sectPr>
      </w:pPr>
    </w:p>
    <w:p w14:paraId="4C2B6E7E" w14:textId="23BD610F" w:rsidR="00E941D9" w:rsidRPr="00384741" w:rsidRDefault="007445F6" w:rsidP="007445F6">
      <w:pPr>
        <w:pStyle w:val="Heading2"/>
      </w:pPr>
      <w:bookmarkStart w:id="8" w:name="_Toc50884343"/>
      <w:bookmarkStart w:id="9" w:name="_Toc173188437"/>
      <w:r w:rsidRPr="00B0521D">
        <w:lastRenderedPageBreak/>
        <w:t>Nhu cầu người dùng và Yêu cầu của phần mềm (NGHIỆP VỤ)</w:t>
      </w:r>
      <w:bookmarkEnd w:id="8"/>
      <w:bookmarkEnd w:id="9"/>
    </w:p>
    <w:p w14:paraId="25E60338" w14:textId="586E4F02" w:rsidR="00EE7389" w:rsidRDefault="00D617EA" w:rsidP="0035231D">
      <w:pPr>
        <w:rPr>
          <w:noProof/>
        </w:rPr>
      </w:pPr>
      <w:r w:rsidRPr="00D617EA">
        <w:rPr>
          <w:noProof/>
        </w:rPr>
        <w:t xml:space="preserve"> </w:t>
      </w:r>
      <w:r w:rsidRPr="00D617EA">
        <w:rPr>
          <w:rFonts w:ascii="Times New Roman" w:hAnsi="Times New Roman" w:cs="Times New Roman"/>
          <w:noProof/>
        </w:rPr>
        <w:drawing>
          <wp:inline distT="0" distB="0" distL="0" distR="0" wp14:anchorId="3F6D9911" wp14:editId="083A6598">
            <wp:extent cx="8863965" cy="4875530"/>
            <wp:effectExtent l="0" t="0" r="0" b="1270"/>
            <wp:docPr id="84580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08054" name="Picture 1" descr="A screenshot of a computer&#10;&#10;Description automatically generated"/>
                    <pic:cNvPicPr/>
                  </pic:nvPicPr>
                  <pic:blipFill>
                    <a:blip r:embed="rId20"/>
                    <a:stretch>
                      <a:fillRect/>
                    </a:stretch>
                  </pic:blipFill>
                  <pic:spPr>
                    <a:xfrm>
                      <a:off x="0" y="0"/>
                      <a:ext cx="8863965" cy="4875530"/>
                    </a:xfrm>
                    <a:prstGeom prst="rect">
                      <a:avLst/>
                    </a:prstGeom>
                  </pic:spPr>
                </pic:pic>
              </a:graphicData>
            </a:graphic>
          </wp:inline>
        </w:drawing>
      </w:r>
    </w:p>
    <w:p w14:paraId="1E9E74A7" w14:textId="77777777" w:rsidR="00AE5E9E" w:rsidRDefault="00AE5E9E" w:rsidP="00B842C2">
      <w:pPr>
        <w:jc w:val="center"/>
        <w:rPr>
          <w:rFonts w:ascii="Times New Roman" w:hAnsi="Times New Roman" w:cs="Times New Roman"/>
        </w:rPr>
      </w:pPr>
      <w:r w:rsidRPr="00AE5E9E">
        <w:rPr>
          <w:rFonts w:ascii="Times New Roman" w:hAnsi="Times New Roman" w:cs="Times New Roman"/>
          <w:noProof/>
        </w:rPr>
        <w:lastRenderedPageBreak/>
        <w:drawing>
          <wp:inline distT="0" distB="0" distL="0" distR="0" wp14:anchorId="674F46A8" wp14:editId="7727D879">
            <wp:extent cx="8863965" cy="878205"/>
            <wp:effectExtent l="0" t="0" r="0" b="0"/>
            <wp:docPr id="12989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7368" name=""/>
                    <pic:cNvPicPr/>
                  </pic:nvPicPr>
                  <pic:blipFill>
                    <a:blip r:embed="rId21"/>
                    <a:stretch>
                      <a:fillRect/>
                    </a:stretch>
                  </pic:blipFill>
                  <pic:spPr>
                    <a:xfrm>
                      <a:off x="0" y="0"/>
                      <a:ext cx="8863965" cy="878205"/>
                    </a:xfrm>
                    <a:prstGeom prst="rect">
                      <a:avLst/>
                    </a:prstGeom>
                  </pic:spPr>
                </pic:pic>
              </a:graphicData>
            </a:graphic>
          </wp:inline>
        </w:drawing>
      </w:r>
    </w:p>
    <w:p w14:paraId="247B5717" w14:textId="77777777" w:rsidR="00B04861" w:rsidRDefault="00B04861" w:rsidP="00B842C2">
      <w:pPr>
        <w:jc w:val="center"/>
        <w:rPr>
          <w:rFonts w:ascii="Times New Roman" w:hAnsi="Times New Roman" w:cs="Times New Roman"/>
        </w:rPr>
      </w:pPr>
    </w:p>
    <w:p w14:paraId="5709EE13" w14:textId="77777777" w:rsidR="00B04861" w:rsidRDefault="00B04861" w:rsidP="00B842C2">
      <w:pPr>
        <w:jc w:val="center"/>
        <w:rPr>
          <w:rFonts w:ascii="Times New Roman" w:hAnsi="Times New Roman" w:cs="Times New Roman"/>
        </w:rPr>
      </w:pPr>
      <w:r w:rsidRPr="00B04861">
        <w:rPr>
          <w:rFonts w:ascii="Times New Roman" w:hAnsi="Times New Roman" w:cs="Times New Roman"/>
          <w:noProof/>
        </w:rPr>
        <w:drawing>
          <wp:inline distT="0" distB="0" distL="0" distR="0" wp14:anchorId="7C487CFC" wp14:editId="2B503E13">
            <wp:extent cx="8863965" cy="1943100"/>
            <wp:effectExtent l="0" t="0" r="0" b="0"/>
            <wp:docPr id="169556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2058" name="Picture 1" descr="A screenshot of a computer&#10;&#10;Description automatically generated"/>
                    <pic:cNvPicPr/>
                  </pic:nvPicPr>
                  <pic:blipFill>
                    <a:blip r:embed="rId22"/>
                    <a:stretch>
                      <a:fillRect/>
                    </a:stretch>
                  </pic:blipFill>
                  <pic:spPr>
                    <a:xfrm>
                      <a:off x="0" y="0"/>
                      <a:ext cx="8863965" cy="1943100"/>
                    </a:xfrm>
                    <a:prstGeom prst="rect">
                      <a:avLst/>
                    </a:prstGeom>
                  </pic:spPr>
                </pic:pic>
              </a:graphicData>
            </a:graphic>
          </wp:inline>
        </w:drawing>
      </w:r>
    </w:p>
    <w:p w14:paraId="03771F6E" w14:textId="77777777" w:rsidR="00BE4FDC" w:rsidRDefault="00BE4FDC" w:rsidP="00B842C2">
      <w:pPr>
        <w:jc w:val="center"/>
        <w:rPr>
          <w:rFonts w:ascii="Times New Roman" w:hAnsi="Times New Roman" w:cs="Times New Roman"/>
        </w:rPr>
      </w:pPr>
    </w:p>
    <w:p w14:paraId="7A449133" w14:textId="77777777" w:rsidR="00BE4FDC" w:rsidRDefault="00BE4FDC" w:rsidP="00B842C2">
      <w:pPr>
        <w:jc w:val="center"/>
        <w:rPr>
          <w:rFonts w:ascii="Times New Roman" w:hAnsi="Times New Roman" w:cs="Times New Roman"/>
        </w:rPr>
      </w:pPr>
      <w:r w:rsidRPr="00BE4FDC">
        <w:rPr>
          <w:rFonts w:ascii="Times New Roman" w:hAnsi="Times New Roman" w:cs="Times New Roman"/>
          <w:noProof/>
        </w:rPr>
        <w:lastRenderedPageBreak/>
        <w:drawing>
          <wp:inline distT="0" distB="0" distL="0" distR="0" wp14:anchorId="4EAA28AE" wp14:editId="57FA0225">
            <wp:extent cx="8863965" cy="3281680"/>
            <wp:effectExtent l="0" t="0" r="0" b="0"/>
            <wp:docPr id="180535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3819" name="Picture 1" descr="A screenshot of a computer&#10;&#10;Description automatically generated"/>
                    <pic:cNvPicPr/>
                  </pic:nvPicPr>
                  <pic:blipFill>
                    <a:blip r:embed="rId23"/>
                    <a:stretch>
                      <a:fillRect/>
                    </a:stretch>
                  </pic:blipFill>
                  <pic:spPr>
                    <a:xfrm>
                      <a:off x="0" y="0"/>
                      <a:ext cx="8863965" cy="3281680"/>
                    </a:xfrm>
                    <a:prstGeom prst="rect">
                      <a:avLst/>
                    </a:prstGeom>
                  </pic:spPr>
                </pic:pic>
              </a:graphicData>
            </a:graphic>
          </wp:inline>
        </w:drawing>
      </w:r>
    </w:p>
    <w:p w14:paraId="4E033A34" w14:textId="77777777" w:rsidR="00F96D91" w:rsidRDefault="00F96D91" w:rsidP="00B842C2">
      <w:pPr>
        <w:jc w:val="center"/>
        <w:rPr>
          <w:rFonts w:ascii="Times New Roman" w:hAnsi="Times New Roman" w:cs="Times New Roman"/>
        </w:rPr>
      </w:pPr>
    </w:p>
    <w:p w14:paraId="66AC77A4" w14:textId="77777777" w:rsidR="00F96D91" w:rsidRDefault="00F96D91" w:rsidP="00B842C2">
      <w:pPr>
        <w:jc w:val="center"/>
        <w:rPr>
          <w:rFonts w:ascii="Times New Roman" w:hAnsi="Times New Roman" w:cs="Times New Roman"/>
        </w:rPr>
      </w:pPr>
      <w:r w:rsidRPr="00F96D91">
        <w:rPr>
          <w:rFonts w:ascii="Times New Roman" w:hAnsi="Times New Roman" w:cs="Times New Roman"/>
          <w:noProof/>
        </w:rPr>
        <w:lastRenderedPageBreak/>
        <w:drawing>
          <wp:inline distT="0" distB="0" distL="0" distR="0" wp14:anchorId="40B4E189" wp14:editId="129E9ECB">
            <wp:extent cx="8863965" cy="3681095"/>
            <wp:effectExtent l="0" t="0" r="0" b="0"/>
            <wp:docPr id="3942688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8886" name="Picture 1" descr="A screenshot of a computer screen&#10;&#10;Description automatically generated"/>
                    <pic:cNvPicPr/>
                  </pic:nvPicPr>
                  <pic:blipFill>
                    <a:blip r:embed="rId24"/>
                    <a:stretch>
                      <a:fillRect/>
                    </a:stretch>
                  </pic:blipFill>
                  <pic:spPr>
                    <a:xfrm>
                      <a:off x="0" y="0"/>
                      <a:ext cx="8863965" cy="3681095"/>
                    </a:xfrm>
                    <a:prstGeom prst="rect">
                      <a:avLst/>
                    </a:prstGeom>
                  </pic:spPr>
                </pic:pic>
              </a:graphicData>
            </a:graphic>
          </wp:inline>
        </w:drawing>
      </w:r>
    </w:p>
    <w:p w14:paraId="41C5CFEC" w14:textId="77777777" w:rsidR="00E5771A" w:rsidRDefault="00E5771A" w:rsidP="00B842C2">
      <w:pPr>
        <w:jc w:val="center"/>
        <w:rPr>
          <w:rFonts w:ascii="Times New Roman" w:hAnsi="Times New Roman" w:cs="Times New Roman"/>
        </w:rPr>
      </w:pPr>
    </w:p>
    <w:p w14:paraId="53C0687B" w14:textId="77777777" w:rsidR="00E5771A" w:rsidRDefault="00E5771A" w:rsidP="00B842C2">
      <w:pPr>
        <w:jc w:val="center"/>
        <w:rPr>
          <w:rFonts w:ascii="Times New Roman" w:hAnsi="Times New Roman" w:cs="Times New Roman"/>
        </w:rPr>
      </w:pPr>
      <w:r w:rsidRPr="00E5771A">
        <w:rPr>
          <w:rFonts w:ascii="Times New Roman" w:hAnsi="Times New Roman" w:cs="Times New Roman"/>
          <w:noProof/>
        </w:rPr>
        <w:drawing>
          <wp:inline distT="0" distB="0" distL="0" distR="0" wp14:anchorId="222A6085" wp14:editId="58A5377A">
            <wp:extent cx="8863965" cy="1609725"/>
            <wp:effectExtent l="0" t="0" r="0" b="9525"/>
            <wp:docPr id="27693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37789" name="Picture 1" descr="A screenshot of a computer&#10;&#10;Description automatically generated"/>
                    <pic:cNvPicPr/>
                  </pic:nvPicPr>
                  <pic:blipFill>
                    <a:blip r:embed="rId25"/>
                    <a:stretch>
                      <a:fillRect/>
                    </a:stretch>
                  </pic:blipFill>
                  <pic:spPr>
                    <a:xfrm>
                      <a:off x="0" y="0"/>
                      <a:ext cx="8863965" cy="1609725"/>
                    </a:xfrm>
                    <a:prstGeom prst="rect">
                      <a:avLst/>
                    </a:prstGeom>
                  </pic:spPr>
                </pic:pic>
              </a:graphicData>
            </a:graphic>
          </wp:inline>
        </w:drawing>
      </w:r>
    </w:p>
    <w:p w14:paraId="01976FE4" w14:textId="77777777" w:rsidR="008F4563" w:rsidRDefault="008F4563" w:rsidP="00B842C2">
      <w:pPr>
        <w:jc w:val="center"/>
        <w:rPr>
          <w:rFonts w:ascii="Times New Roman" w:hAnsi="Times New Roman" w:cs="Times New Roman"/>
        </w:rPr>
      </w:pPr>
    </w:p>
    <w:p w14:paraId="209A7287" w14:textId="702ED996" w:rsidR="00EE7389" w:rsidRDefault="008F4563" w:rsidP="00B842C2">
      <w:pPr>
        <w:jc w:val="center"/>
        <w:rPr>
          <w:rFonts w:ascii="Times New Roman" w:hAnsi="Times New Roman" w:cs="Times New Roman"/>
        </w:rPr>
        <w:sectPr w:rsidR="00EE7389" w:rsidSect="00D92E44">
          <w:pgSz w:w="16839" w:h="11907" w:orient="landscape" w:code="9"/>
          <w:pgMar w:top="1440" w:right="1440" w:bottom="1080" w:left="1440" w:header="720" w:footer="720" w:gutter="0"/>
          <w:cols w:space="720"/>
          <w:docGrid w:linePitch="360"/>
        </w:sectPr>
      </w:pPr>
      <w:r w:rsidRPr="008F4563">
        <w:rPr>
          <w:rFonts w:ascii="Times New Roman" w:hAnsi="Times New Roman" w:cs="Times New Roman"/>
          <w:noProof/>
        </w:rPr>
        <w:drawing>
          <wp:inline distT="0" distB="0" distL="0" distR="0" wp14:anchorId="505E4F78" wp14:editId="0AFBAC14">
            <wp:extent cx="8863965" cy="1852295"/>
            <wp:effectExtent l="0" t="0" r="0" b="0"/>
            <wp:docPr id="159623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3507" name="Picture 1" descr="A screenshot of a computer&#10;&#10;Description automatically generated"/>
                    <pic:cNvPicPr/>
                  </pic:nvPicPr>
                  <pic:blipFill>
                    <a:blip r:embed="rId26"/>
                    <a:stretch>
                      <a:fillRect/>
                    </a:stretch>
                  </pic:blipFill>
                  <pic:spPr>
                    <a:xfrm>
                      <a:off x="0" y="0"/>
                      <a:ext cx="8863965" cy="1852295"/>
                    </a:xfrm>
                    <a:prstGeom prst="rect">
                      <a:avLst/>
                    </a:prstGeom>
                  </pic:spPr>
                </pic:pic>
              </a:graphicData>
            </a:graphic>
          </wp:inline>
        </w:drawing>
      </w:r>
    </w:p>
    <w:p w14:paraId="307F5B52" w14:textId="77777777" w:rsidR="004C2374" w:rsidRPr="002C3B1F" w:rsidRDefault="004C2374" w:rsidP="008E5B77">
      <w:pPr>
        <w:rPr>
          <w:rFonts w:ascii="Times New Roman" w:hAnsi="Times New Roman" w:cs="Times New Roman"/>
        </w:rPr>
      </w:pPr>
    </w:p>
    <w:p w14:paraId="2C8FF95C" w14:textId="77777777" w:rsidR="00CD79BF" w:rsidRDefault="00CD79BF" w:rsidP="00CD79BF">
      <w:pPr>
        <w:pStyle w:val="Heading2"/>
      </w:pPr>
      <w:bookmarkStart w:id="10" w:name="_Toc50884344"/>
      <w:bookmarkStart w:id="11" w:name="_Toc173188438"/>
      <w:r w:rsidRPr="00B0521D">
        <w:t>Biểu mẫu</w:t>
      </w:r>
      <w:bookmarkEnd w:id="10"/>
      <w:bookmarkEnd w:id="11"/>
    </w:p>
    <w:p w14:paraId="4BF6BB62" w14:textId="5B2BF29B" w:rsidR="004C2677" w:rsidRPr="00B0521D" w:rsidRDefault="004C2677" w:rsidP="004F6E79">
      <w:pPr>
        <w:pStyle w:val="Heading3"/>
        <w:numPr>
          <w:ilvl w:val="2"/>
          <w:numId w:val="40"/>
        </w:numPr>
      </w:pPr>
      <w:bookmarkStart w:id="12" w:name="_Toc173188439"/>
      <w:r w:rsidRPr="00B0521D">
        <w:t>BM0</w:t>
      </w:r>
      <w:r w:rsidR="00EC6B85">
        <w:t>1</w:t>
      </w:r>
      <w:r w:rsidRPr="00B0521D">
        <w:t xml:space="preserve"> : Biểu mẫu đăng ký tài khoản </w:t>
      </w:r>
      <w:r w:rsidR="008D18A1">
        <w:t>Chủ nhà</w:t>
      </w:r>
      <w:bookmarkEnd w:id="12"/>
    </w:p>
    <w:tbl>
      <w:tblPr>
        <w:tblStyle w:val="TableGrid"/>
        <w:tblW w:w="9038"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firstRow="1" w:lastRow="0" w:firstColumn="1" w:lastColumn="0" w:noHBand="0" w:noVBand="1"/>
      </w:tblPr>
      <w:tblGrid>
        <w:gridCol w:w="4707"/>
        <w:gridCol w:w="4331"/>
      </w:tblGrid>
      <w:tr w:rsidR="000F1A8D" w:rsidRPr="00B0521D" w14:paraId="5B33E49F" w14:textId="77777777">
        <w:trPr>
          <w:trHeight w:val="585"/>
        </w:trPr>
        <w:tc>
          <w:tcPr>
            <w:tcW w:w="9038" w:type="dxa"/>
            <w:gridSpan w:val="2"/>
            <w:shd w:val="clear" w:color="auto" w:fill="00CCFF"/>
          </w:tcPr>
          <w:p w14:paraId="537F718C" w14:textId="4ACA390E" w:rsidR="000F1A8D" w:rsidRPr="005B0521" w:rsidRDefault="000F1A8D">
            <w:pPr>
              <w:jc w:val="center"/>
              <w:rPr>
                <w:rFonts w:ascii="Times New Roman" w:hAnsi="Times New Roman" w:cs="Times New Roman"/>
                <w:b/>
                <w:bCs/>
                <w:color w:val="000000" w:themeColor="text1"/>
                <w:sz w:val="24"/>
                <w:szCs w:val="24"/>
              </w:rPr>
            </w:pPr>
            <w:r w:rsidRPr="005B0521">
              <w:rPr>
                <w:rFonts w:ascii="Times New Roman" w:hAnsi="Times New Roman" w:cs="Times New Roman"/>
                <w:b/>
                <w:bCs/>
                <w:color w:val="000000" w:themeColor="text1"/>
                <w:sz w:val="24"/>
                <w:szCs w:val="24"/>
              </w:rPr>
              <w:t xml:space="preserve">Biểu mẫu đăng ký tài khoản </w:t>
            </w:r>
            <w:r w:rsidR="008D18A1">
              <w:rPr>
                <w:rFonts w:ascii="Times New Roman" w:hAnsi="Times New Roman" w:cs="Times New Roman"/>
                <w:b/>
                <w:bCs/>
                <w:color w:val="000000" w:themeColor="text1"/>
                <w:sz w:val="24"/>
                <w:szCs w:val="24"/>
              </w:rPr>
              <w:t>Chủ nhà</w:t>
            </w:r>
          </w:p>
        </w:tc>
      </w:tr>
      <w:tr w:rsidR="000F1A8D" w:rsidRPr="00B0521D" w14:paraId="11ADB402" w14:textId="77777777">
        <w:trPr>
          <w:trHeight w:val="542"/>
        </w:trPr>
        <w:tc>
          <w:tcPr>
            <w:tcW w:w="4707" w:type="dxa"/>
          </w:tcPr>
          <w:p w14:paraId="70D67CA7" w14:textId="77777777" w:rsidR="000F1A8D" w:rsidRPr="00B0521D" w:rsidRDefault="000F1A8D">
            <w:pPr>
              <w:rPr>
                <w:rFonts w:ascii="Times New Roman" w:hAnsi="Times New Roman" w:cs="Times New Roman"/>
              </w:rPr>
            </w:pPr>
            <w:r w:rsidRPr="00B0521D">
              <w:rPr>
                <w:rFonts w:ascii="Times New Roman" w:hAnsi="Times New Roman" w:cs="Times New Roman"/>
              </w:rPr>
              <w:t>Email</w:t>
            </w:r>
          </w:p>
        </w:tc>
        <w:tc>
          <w:tcPr>
            <w:tcW w:w="4331" w:type="dxa"/>
          </w:tcPr>
          <w:p w14:paraId="6F790B26" w14:textId="77777777" w:rsidR="000F1A8D" w:rsidRPr="00B0521D" w:rsidRDefault="000F1A8D">
            <w:pPr>
              <w:rPr>
                <w:rFonts w:ascii="Times New Roman" w:hAnsi="Times New Roman" w:cs="Times New Roman"/>
              </w:rPr>
            </w:pPr>
            <w:r w:rsidRPr="00B0521D">
              <w:rPr>
                <w:rFonts w:ascii="Times New Roman" w:hAnsi="Times New Roman" w:cs="Times New Roman"/>
              </w:rPr>
              <w:t>Số điện thoại</w:t>
            </w:r>
          </w:p>
        </w:tc>
      </w:tr>
      <w:tr w:rsidR="000F1A8D" w:rsidRPr="00B0521D" w14:paraId="4FB432A4" w14:textId="77777777">
        <w:trPr>
          <w:trHeight w:val="542"/>
        </w:trPr>
        <w:tc>
          <w:tcPr>
            <w:tcW w:w="4707" w:type="dxa"/>
          </w:tcPr>
          <w:p w14:paraId="4FDF664D" w14:textId="77777777" w:rsidR="000F1A8D" w:rsidRPr="00B0521D" w:rsidRDefault="000F1A8D">
            <w:pPr>
              <w:rPr>
                <w:rFonts w:ascii="Times New Roman" w:hAnsi="Times New Roman" w:cs="Times New Roman"/>
              </w:rPr>
            </w:pPr>
            <w:r w:rsidRPr="00B0521D">
              <w:rPr>
                <w:rFonts w:ascii="Times New Roman" w:hAnsi="Times New Roman" w:cs="Times New Roman"/>
              </w:rPr>
              <w:t>Họ và tên</w:t>
            </w:r>
          </w:p>
        </w:tc>
        <w:tc>
          <w:tcPr>
            <w:tcW w:w="4331" w:type="dxa"/>
          </w:tcPr>
          <w:p w14:paraId="48646CF1" w14:textId="77777777" w:rsidR="000F1A8D" w:rsidRPr="00B0521D" w:rsidRDefault="000F1A8D">
            <w:pPr>
              <w:rPr>
                <w:rFonts w:ascii="Times New Roman" w:hAnsi="Times New Roman" w:cs="Times New Roman"/>
              </w:rPr>
            </w:pPr>
            <w:r w:rsidRPr="00B0521D">
              <w:rPr>
                <w:rFonts w:ascii="Times New Roman" w:hAnsi="Times New Roman" w:cs="Times New Roman"/>
              </w:rPr>
              <w:t>Địa chỉ</w:t>
            </w:r>
          </w:p>
        </w:tc>
      </w:tr>
      <w:tr w:rsidR="008D18A1" w:rsidRPr="00B0521D" w14:paraId="6F0B742C" w14:textId="77777777">
        <w:trPr>
          <w:trHeight w:val="542"/>
        </w:trPr>
        <w:tc>
          <w:tcPr>
            <w:tcW w:w="4707" w:type="dxa"/>
          </w:tcPr>
          <w:p w14:paraId="2E8F297B" w14:textId="01800232" w:rsidR="008D18A1" w:rsidRPr="00B0521D" w:rsidRDefault="008D18A1">
            <w:pPr>
              <w:rPr>
                <w:rFonts w:ascii="Times New Roman" w:hAnsi="Times New Roman" w:cs="Times New Roman"/>
              </w:rPr>
            </w:pPr>
            <w:r>
              <w:rPr>
                <w:rFonts w:ascii="Times New Roman" w:hAnsi="Times New Roman" w:cs="Times New Roman"/>
              </w:rPr>
              <w:t>Mật khẩu</w:t>
            </w:r>
          </w:p>
        </w:tc>
        <w:tc>
          <w:tcPr>
            <w:tcW w:w="4331" w:type="dxa"/>
          </w:tcPr>
          <w:p w14:paraId="45372176" w14:textId="77777777" w:rsidR="008D18A1" w:rsidRPr="00B0521D" w:rsidRDefault="008D18A1">
            <w:pPr>
              <w:rPr>
                <w:rFonts w:ascii="Times New Roman" w:hAnsi="Times New Roman" w:cs="Times New Roman"/>
              </w:rPr>
            </w:pPr>
          </w:p>
        </w:tc>
      </w:tr>
      <w:tr w:rsidR="000F1A8D" w:rsidRPr="00B0521D" w14:paraId="17493A87" w14:textId="77777777">
        <w:trPr>
          <w:trHeight w:val="542"/>
        </w:trPr>
        <w:tc>
          <w:tcPr>
            <w:tcW w:w="4707" w:type="dxa"/>
          </w:tcPr>
          <w:p w14:paraId="4F07964B" w14:textId="77777777" w:rsidR="000F1A8D" w:rsidRPr="00B0521D" w:rsidRDefault="000F1A8D">
            <w:pPr>
              <w:rPr>
                <w:rFonts w:ascii="Times New Roman" w:hAnsi="Times New Roman" w:cs="Times New Roman"/>
              </w:rPr>
            </w:pPr>
            <w:r>
              <w:rPr>
                <w:rFonts w:ascii="Times New Roman" w:hAnsi="Times New Roman" w:cs="Times New Roman"/>
              </w:rPr>
              <w:t>Ngày sinh</w:t>
            </w:r>
          </w:p>
        </w:tc>
        <w:tc>
          <w:tcPr>
            <w:tcW w:w="4331" w:type="dxa"/>
          </w:tcPr>
          <w:p w14:paraId="711D977B" w14:textId="77777777" w:rsidR="000F1A8D" w:rsidRPr="00B0521D" w:rsidRDefault="000F1A8D">
            <w:pPr>
              <w:rPr>
                <w:rFonts w:ascii="Times New Roman" w:hAnsi="Times New Roman" w:cs="Times New Roman"/>
              </w:rPr>
            </w:pPr>
            <w:r>
              <w:rPr>
                <w:rFonts w:ascii="Times New Roman" w:hAnsi="Times New Roman" w:cs="Times New Roman"/>
                <w:noProof/>
              </w:rPr>
              <w:drawing>
                <wp:inline distT="0" distB="0" distL="0" distR="0" wp14:anchorId="7AEC1B42" wp14:editId="4EDE9F66">
                  <wp:extent cx="289560" cy="289560"/>
                  <wp:effectExtent l="0" t="0" r="0" b="0"/>
                  <wp:docPr id="2056413476" name="Graphic 1" descr="Flip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94254" name="Graphic 735494254" descr="Flip calendar with solid fil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9560" cy="289560"/>
                          </a:xfrm>
                          <a:prstGeom prst="rect">
                            <a:avLst/>
                          </a:prstGeom>
                        </pic:spPr>
                      </pic:pic>
                    </a:graphicData>
                  </a:graphic>
                </wp:inline>
              </w:drawing>
            </w:r>
          </w:p>
        </w:tc>
      </w:tr>
    </w:tbl>
    <w:p w14:paraId="6F5715CC" w14:textId="77777777" w:rsidR="004C2677" w:rsidRPr="005D11F3" w:rsidRDefault="004C2677" w:rsidP="004C2677">
      <w:pPr>
        <w:rPr>
          <w:rFonts w:ascii="Times New Roman" w:hAnsi="Times New Roman" w:cs="Times New Roman"/>
        </w:rPr>
      </w:pPr>
    </w:p>
    <w:p w14:paraId="761D9C49" w14:textId="69C64D27" w:rsidR="00CD79BF" w:rsidRDefault="00CD79BF" w:rsidP="007D1CF8">
      <w:pPr>
        <w:pStyle w:val="Heading3"/>
      </w:pPr>
      <w:bookmarkStart w:id="13" w:name="_Toc50884346"/>
      <w:bookmarkStart w:id="14" w:name="_Toc173188440"/>
      <w:r w:rsidRPr="00B0521D">
        <w:t>BM0</w:t>
      </w:r>
      <w:r w:rsidR="00EC6B85">
        <w:t>2</w:t>
      </w:r>
      <w:r w:rsidRPr="00B0521D">
        <w:t xml:space="preserve">: </w:t>
      </w:r>
      <w:bookmarkEnd w:id="13"/>
      <w:r w:rsidRPr="00B0521D">
        <w:t>Biểu mẫu tìm khách sạn</w:t>
      </w:r>
      <w:bookmarkEnd w:id="14"/>
    </w:p>
    <w:p w14:paraId="6452D4C0" w14:textId="77777777" w:rsidR="004C2677" w:rsidRPr="005D11F3" w:rsidRDefault="004C2677" w:rsidP="004C2677">
      <w:pPr>
        <w:rPr>
          <w:rFonts w:ascii="Times New Roman" w:hAnsi="Times New Roman" w:cs="Times New Roman"/>
        </w:rPr>
      </w:pPr>
    </w:p>
    <w:tbl>
      <w:tblPr>
        <w:tblStyle w:val="TableGrid"/>
        <w:tblW w:w="10238" w:type="dxa"/>
        <w:tblInd w:w="-405" w:type="dxa"/>
        <w:tblBorders>
          <w:top w:val="thinThickSmallGap" w:sz="24" w:space="0" w:color="000000" w:themeColor="text1"/>
          <w:left w:val="thinThickSmallGap" w:sz="24" w:space="0" w:color="000000" w:themeColor="text1"/>
          <w:bottom w:val="thinThickSmallGap" w:sz="24" w:space="0" w:color="000000" w:themeColor="text1"/>
          <w:right w:val="thinThickSmallGap" w:sz="24" w:space="0" w:color="000000" w:themeColor="text1"/>
        </w:tblBorders>
        <w:tblLook w:val="04A0" w:firstRow="1" w:lastRow="0" w:firstColumn="1" w:lastColumn="0" w:noHBand="0" w:noVBand="1"/>
      </w:tblPr>
      <w:tblGrid>
        <w:gridCol w:w="3510"/>
        <w:gridCol w:w="3600"/>
        <w:gridCol w:w="3128"/>
      </w:tblGrid>
      <w:tr w:rsidR="00864E97" w:rsidRPr="00B0521D" w14:paraId="5C961AA7" w14:textId="77777777" w:rsidTr="00B0521D">
        <w:trPr>
          <w:trHeight w:val="524"/>
        </w:trPr>
        <w:tc>
          <w:tcPr>
            <w:tcW w:w="10238" w:type="dxa"/>
            <w:gridSpan w:val="3"/>
            <w:shd w:val="clear" w:color="auto" w:fill="00CCFF"/>
            <w:vAlign w:val="center"/>
          </w:tcPr>
          <w:p w14:paraId="7D1D0001" w14:textId="526315A5" w:rsidR="00CA1E86" w:rsidRPr="00B0521D" w:rsidRDefault="00CA1E86" w:rsidP="00406982">
            <w:pPr>
              <w:jc w:val="center"/>
              <w:rPr>
                <w:rFonts w:ascii="Times New Roman" w:hAnsi="Times New Roman" w:cs="Times New Roman"/>
                <w:b/>
                <w:bCs/>
                <w:color w:val="FF0000"/>
                <w:sz w:val="24"/>
                <w:szCs w:val="24"/>
              </w:rPr>
            </w:pPr>
            <w:r w:rsidRPr="00B0521D">
              <w:rPr>
                <w:rFonts w:ascii="Times New Roman" w:hAnsi="Times New Roman" w:cs="Times New Roman"/>
                <w:b/>
                <w:bCs/>
                <w:color w:val="000000" w:themeColor="text1"/>
                <w:sz w:val="24"/>
                <w:szCs w:val="24"/>
              </w:rPr>
              <w:t xml:space="preserve">Tìm </w:t>
            </w:r>
            <w:r w:rsidR="00B0521D">
              <w:rPr>
                <w:rFonts w:ascii="Times New Roman" w:hAnsi="Times New Roman" w:cs="Times New Roman"/>
                <w:b/>
                <w:bCs/>
                <w:color w:val="000000" w:themeColor="text1"/>
                <w:sz w:val="24"/>
                <w:szCs w:val="24"/>
              </w:rPr>
              <w:t>k</w:t>
            </w:r>
            <w:r w:rsidRPr="00B0521D">
              <w:rPr>
                <w:rFonts w:ascii="Times New Roman" w:hAnsi="Times New Roman" w:cs="Times New Roman"/>
                <w:b/>
                <w:bCs/>
                <w:color w:val="000000" w:themeColor="text1"/>
                <w:sz w:val="24"/>
                <w:szCs w:val="24"/>
              </w:rPr>
              <w:t>iếm phòng, khách sạn</w:t>
            </w:r>
          </w:p>
        </w:tc>
      </w:tr>
      <w:tr w:rsidR="00251C57" w:rsidRPr="00B0521D" w14:paraId="68BD7710" w14:textId="77777777" w:rsidTr="008511C3">
        <w:trPr>
          <w:trHeight w:val="518"/>
        </w:trPr>
        <w:tc>
          <w:tcPr>
            <w:tcW w:w="10238" w:type="dxa"/>
            <w:gridSpan w:val="3"/>
            <w:vAlign w:val="center"/>
          </w:tcPr>
          <w:p w14:paraId="35285E7B" w14:textId="77777777" w:rsidR="00CD79BF" w:rsidRPr="00B0521D" w:rsidRDefault="00CD79BF" w:rsidP="00406982">
            <w:pPr>
              <w:jc w:val="center"/>
              <w:rPr>
                <w:rFonts w:ascii="Times New Roman" w:hAnsi="Times New Roman" w:cs="Times New Roman"/>
              </w:rPr>
            </w:pPr>
            <w:r w:rsidRPr="00B0521D">
              <w:rPr>
                <w:rFonts w:ascii="Times New Roman" w:hAnsi="Times New Roman" w:cs="Times New Roman"/>
              </w:rPr>
              <w:t>Địa điểm/ Tên khách sạn</w:t>
            </w:r>
          </w:p>
        </w:tc>
      </w:tr>
      <w:tr w:rsidR="00251C57" w:rsidRPr="00B0521D" w14:paraId="71D35C29" w14:textId="77777777" w:rsidTr="00CA1E86">
        <w:trPr>
          <w:trHeight w:val="530"/>
        </w:trPr>
        <w:tc>
          <w:tcPr>
            <w:tcW w:w="3510" w:type="dxa"/>
            <w:vAlign w:val="center"/>
          </w:tcPr>
          <w:p w14:paraId="478D8D9C" w14:textId="77777777" w:rsidR="00CD79BF" w:rsidRPr="00B0521D" w:rsidRDefault="00CD79BF" w:rsidP="00406982">
            <w:pPr>
              <w:jc w:val="center"/>
              <w:rPr>
                <w:rFonts w:ascii="Times New Roman" w:hAnsi="Times New Roman" w:cs="Times New Roman"/>
              </w:rPr>
            </w:pPr>
            <w:r w:rsidRPr="00B0521D">
              <w:rPr>
                <w:rFonts w:ascii="Times New Roman" w:hAnsi="Times New Roman" w:cs="Times New Roman"/>
              </w:rPr>
              <w:t>Ngày nhận phòng</w:t>
            </w:r>
          </w:p>
        </w:tc>
        <w:tc>
          <w:tcPr>
            <w:tcW w:w="3600" w:type="dxa"/>
            <w:vAlign w:val="center"/>
          </w:tcPr>
          <w:p w14:paraId="1C7E699F" w14:textId="77777777" w:rsidR="00CD79BF" w:rsidRPr="00B0521D" w:rsidRDefault="00CD79BF" w:rsidP="00CA1E86">
            <w:pPr>
              <w:spacing w:before="0" w:line="240" w:lineRule="auto"/>
              <w:ind w:left="-378" w:firstLine="378"/>
              <w:jc w:val="center"/>
              <w:rPr>
                <w:rFonts w:ascii="Times New Roman" w:hAnsi="Times New Roman" w:cs="Times New Roman"/>
                <w:color w:val="000000"/>
              </w:rPr>
            </w:pPr>
            <w:r w:rsidRPr="00B0521D">
              <w:rPr>
                <w:rFonts w:ascii="Times New Roman" w:hAnsi="Times New Roman" w:cs="Times New Roman"/>
                <w:color w:val="000000"/>
              </w:rPr>
              <w:t>Ngày trả phòng</w:t>
            </w:r>
          </w:p>
        </w:tc>
        <w:tc>
          <w:tcPr>
            <w:tcW w:w="3128" w:type="dxa"/>
            <w:vAlign w:val="center"/>
          </w:tcPr>
          <w:p w14:paraId="38A6CB55" w14:textId="77777777" w:rsidR="00CD79BF" w:rsidRPr="00B0521D" w:rsidRDefault="00CD79BF" w:rsidP="00406982">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 xml:space="preserve">Số người đi, </w:t>
            </w:r>
            <w:r w:rsidRPr="00B0521D">
              <w:rPr>
                <w:rFonts w:ascii="Times New Roman" w:hAnsi="Times New Roman" w:cs="Times New Roman"/>
              </w:rPr>
              <w:t>Số phòng</w:t>
            </w:r>
          </w:p>
        </w:tc>
      </w:tr>
    </w:tbl>
    <w:p w14:paraId="7A0CEC81" w14:textId="24DB6475" w:rsidR="00E941D9" w:rsidRPr="00B0521D" w:rsidRDefault="00E941D9" w:rsidP="007445F6">
      <w:pPr>
        <w:rPr>
          <w:rFonts w:ascii="Times New Roman" w:hAnsi="Times New Roman" w:cs="Times New Roman"/>
        </w:rPr>
        <w:sectPr w:rsidR="00E941D9" w:rsidRPr="00B0521D" w:rsidSect="008B430B">
          <w:pgSz w:w="11907" w:h="16839" w:code="9"/>
          <w:pgMar w:top="1440" w:right="1080" w:bottom="1440" w:left="1440" w:header="720" w:footer="720" w:gutter="0"/>
          <w:cols w:space="720"/>
          <w:docGrid w:linePitch="360"/>
        </w:sectPr>
      </w:pPr>
    </w:p>
    <w:p w14:paraId="180BA5C9" w14:textId="39C67236" w:rsidR="00CD79BF" w:rsidRPr="00B0521D" w:rsidRDefault="00CD79BF" w:rsidP="00CD79BF">
      <w:pPr>
        <w:tabs>
          <w:tab w:val="left" w:pos="1353"/>
        </w:tabs>
        <w:rPr>
          <w:rFonts w:ascii="Times New Roman" w:hAnsi="Times New Roman" w:cs="Times New Roman"/>
        </w:rPr>
      </w:pPr>
    </w:p>
    <w:p w14:paraId="71822582" w14:textId="20787EC0" w:rsidR="00DE7F27" w:rsidRPr="00B0521D" w:rsidRDefault="00CD79BF" w:rsidP="00CD79BF">
      <w:pPr>
        <w:pStyle w:val="Heading3"/>
      </w:pPr>
      <w:bookmarkStart w:id="15" w:name="_Toc173188441"/>
      <w:r w:rsidRPr="00B0521D">
        <w:t>BM0</w:t>
      </w:r>
      <w:r w:rsidR="00EC6B85">
        <w:t>3</w:t>
      </w:r>
      <w:r w:rsidRPr="00B0521D">
        <w:t xml:space="preserve">: </w:t>
      </w:r>
      <w:r w:rsidR="0068042D" w:rsidRPr="00B0521D">
        <w:t>Biểu mẫu lập d</w:t>
      </w:r>
      <w:r w:rsidRPr="00B0521D">
        <w:t>anh sách khách sạn</w:t>
      </w:r>
      <w:bookmarkEnd w:id="15"/>
    </w:p>
    <w:tbl>
      <w:tblPr>
        <w:tblStyle w:val="TableGrid"/>
        <w:tblW w:w="8937" w:type="dxa"/>
        <w:tblLook w:val="04A0" w:firstRow="1" w:lastRow="0" w:firstColumn="1" w:lastColumn="0" w:noHBand="0" w:noVBand="1"/>
      </w:tblPr>
      <w:tblGrid>
        <w:gridCol w:w="1165"/>
        <w:gridCol w:w="1170"/>
        <w:gridCol w:w="1080"/>
        <w:gridCol w:w="1132"/>
        <w:gridCol w:w="3237"/>
        <w:gridCol w:w="1153"/>
      </w:tblGrid>
      <w:tr w:rsidR="00B0521D" w:rsidRPr="00B0521D" w14:paraId="5B6C7625" w14:textId="77777777" w:rsidTr="00B0521D">
        <w:trPr>
          <w:trHeight w:val="594"/>
        </w:trPr>
        <w:tc>
          <w:tcPr>
            <w:tcW w:w="8937" w:type="dxa"/>
            <w:gridSpan w:val="6"/>
            <w:tcBorders>
              <w:top w:val="thinThickSmallGap" w:sz="24" w:space="0" w:color="000000" w:themeColor="text1"/>
              <w:left w:val="thinThickSmallGap" w:sz="24" w:space="0" w:color="000000" w:themeColor="text1"/>
              <w:right w:val="thinThickSmallGap" w:sz="24" w:space="0" w:color="000000" w:themeColor="text1"/>
            </w:tcBorders>
            <w:shd w:val="clear" w:color="auto" w:fill="00CCFF"/>
            <w:vAlign w:val="center"/>
          </w:tcPr>
          <w:p w14:paraId="6DF8CBEC" w14:textId="2598C43D" w:rsidR="00B0521D" w:rsidRPr="00B0521D" w:rsidRDefault="00B0521D" w:rsidP="0943EAAD">
            <w:pPr>
              <w:spacing w:line="240" w:lineRule="auto"/>
              <w:jc w:val="center"/>
              <w:rPr>
                <w:rFonts w:ascii="Times New Roman" w:hAnsi="Times New Roman" w:cs="Times New Roman"/>
                <w:color w:val="000000" w:themeColor="text1"/>
              </w:rPr>
            </w:pPr>
            <w:r w:rsidRPr="00B0521D">
              <w:rPr>
                <w:rFonts w:ascii="Times New Roman" w:hAnsi="Times New Roman" w:cs="Times New Roman"/>
                <w:b/>
                <w:bCs/>
                <w:color w:val="000000" w:themeColor="text1"/>
                <w:sz w:val="24"/>
                <w:szCs w:val="24"/>
              </w:rPr>
              <w:t>Danh sách khách sạn</w:t>
            </w:r>
          </w:p>
        </w:tc>
      </w:tr>
      <w:tr w:rsidR="007B1A7B" w:rsidRPr="00B0521D" w14:paraId="51B4A860" w14:textId="77C10F8A" w:rsidTr="00B0521D">
        <w:trPr>
          <w:trHeight w:val="1863"/>
        </w:trPr>
        <w:tc>
          <w:tcPr>
            <w:tcW w:w="4547" w:type="dxa"/>
            <w:gridSpan w:val="4"/>
            <w:vMerge w:val="restart"/>
            <w:tcBorders>
              <w:top w:val="thinThickSmallGap" w:sz="24" w:space="0" w:color="000000" w:themeColor="text1"/>
              <w:left w:val="thinThickSmallGap" w:sz="24" w:space="0" w:color="000000" w:themeColor="text1"/>
            </w:tcBorders>
            <w:vAlign w:val="center"/>
          </w:tcPr>
          <w:p w14:paraId="0D9D6592" w14:textId="488BCFCD" w:rsidR="007B1A7B" w:rsidRPr="00B0521D" w:rsidRDefault="007B1A7B" w:rsidP="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36AFBCEC" wp14:editId="5E843EC0">
                  <wp:extent cx="2743200" cy="2282341"/>
                  <wp:effectExtent l="0" t="0" r="0" b="3810"/>
                  <wp:docPr id="48039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94471" name=""/>
                          <pic:cNvPicPr/>
                        </pic:nvPicPr>
                        <pic:blipFill>
                          <a:blip r:embed="rId29"/>
                          <a:stretch>
                            <a:fillRect/>
                          </a:stretch>
                        </pic:blipFill>
                        <pic:spPr>
                          <a:xfrm>
                            <a:off x="0" y="0"/>
                            <a:ext cx="2770726" cy="2305243"/>
                          </a:xfrm>
                          <a:prstGeom prst="rect">
                            <a:avLst/>
                          </a:prstGeom>
                        </pic:spPr>
                      </pic:pic>
                    </a:graphicData>
                  </a:graphic>
                </wp:inline>
              </w:drawing>
            </w:r>
          </w:p>
        </w:tc>
        <w:tc>
          <w:tcPr>
            <w:tcW w:w="3237" w:type="dxa"/>
            <w:tcBorders>
              <w:top w:val="thinThickSmallGap" w:sz="24" w:space="0" w:color="000000" w:themeColor="text1"/>
            </w:tcBorders>
            <w:vAlign w:val="center"/>
          </w:tcPr>
          <w:p w14:paraId="6178931D" w14:textId="77777777" w:rsidR="007B1A7B" w:rsidRPr="00B0521D" w:rsidRDefault="007B1A7B" w:rsidP="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Tên khách sạn</w:t>
            </w:r>
          </w:p>
          <w:p w14:paraId="022044BF" w14:textId="77777777" w:rsidR="007B1A7B" w:rsidRPr="00B0521D" w:rsidRDefault="007B1A7B" w:rsidP="007B1A7B">
            <w:pPr>
              <w:jc w:val="center"/>
              <w:rPr>
                <w:rFonts w:ascii="Times New Roman" w:hAnsi="Times New Roman" w:cs="Times New Roman"/>
              </w:rPr>
            </w:pPr>
          </w:p>
        </w:tc>
        <w:tc>
          <w:tcPr>
            <w:tcW w:w="1153" w:type="dxa"/>
            <w:vMerge w:val="restart"/>
            <w:tcBorders>
              <w:top w:val="thinThickSmallGap" w:sz="24" w:space="0" w:color="000000" w:themeColor="text1"/>
              <w:right w:val="thinThickSmallGap" w:sz="24" w:space="0" w:color="000000" w:themeColor="text1"/>
            </w:tcBorders>
            <w:vAlign w:val="center"/>
          </w:tcPr>
          <w:p w14:paraId="21952DF2" w14:textId="77777777" w:rsidR="007B1A7B" w:rsidRPr="00B0521D" w:rsidRDefault="007B1A7B" w:rsidP="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Đánh giá</w:t>
            </w:r>
          </w:p>
          <w:p w14:paraId="447E2BC0" w14:textId="2DA7316F" w:rsidR="007B1A7B" w:rsidRPr="00B0521D" w:rsidRDefault="007B1A7B" w:rsidP="007B1A7B">
            <w:pPr>
              <w:jc w:val="center"/>
              <w:rPr>
                <w:rFonts w:ascii="Times New Roman" w:hAnsi="Times New Roman" w:cs="Times New Roman"/>
              </w:rPr>
            </w:pPr>
          </w:p>
        </w:tc>
      </w:tr>
      <w:tr w:rsidR="007B1A7B" w:rsidRPr="00B0521D" w14:paraId="5305BAA6" w14:textId="77777777" w:rsidTr="00B0521D">
        <w:trPr>
          <w:trHeight w:val="1430"/>
        </w:trPr>
        <w:tc>
          <w:tcPr>
            <w:tcW w:w="4547" w:type="dxa"/>
            <w:gridSpan w:val="4"/>
            <w:vMerge/>
            <w:vAlign w:val="center"/>
          </w:tcPr>
          <w:p w14:paraId="0E42BDF9" w14:textId="77777777" w:rsidR="007B1A7B" w:rsidRPr="00B0521D" w:rsidRDefault="007B1A7B" w:rsidP="007B1A7B">
            <w:pPr>
              <w:jc w:val="center"/>
              <w:rPr>
                <w:rFonts w:ascii="Times New Roman" w:hAnsi="Times New Roman" w:cs="Times New Roman"/>
              </w:rPr>
            </w:pPr>
          </w:p>
        </w:tc>
        <w:tc>
          <w:tcPr>
            <w:tcW w:w="3237" w:type="dxa"/>
            <w:vAlign w:val="center"/>
          </w:tcPr>
          <w:p w14:paraId="57096475" w14:textId="2BE22744" w:rsidR="007B1A7B" w:rsidRPr="00B0521D" w:rsidRDefault="007B1A7B" w:rsidP="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Địa chỉ</w:t>
            </w:r>
          </w:p>
          <w:p w14:paraId="317EC4D6" w14:textId="77777777" w:rsidR="007B1A7B" w:rsidRPr="00B0521D" w:rsidRDefault="007B1A7B" w:rsidP="007B1A7B">
            <w:pPr>
              <w:spacing w:before="0" w:line="240" w:lineRule="auto"/>
              <w:jc w:val="center"/>
              <w:rPr>
                <w:rFonts w:ascii="Times New Roman" w:hAnsi="Times New Roman" w:cs="Times New Roman"/>
                <w:color w:val="000000"/>
              </w:rPr>
            </w:pPr>
          </w:p>
        </w:tc>
        <w:tc>
          <w:tcPr>
            <w:tcW w:w="1153" w:type="dxa"/>
            <w:vMerge/>
            <w:vAlign w:val="center"/>
          </w:tcPr>
          <w:p w14:paraId="6752153D" w14:textId="77777777" w:rsidR="007B1A7B" w:rsidRPr="00B0521D" w:rsidRDefault="007B1A7B" w:rsidP="007B1A7B">
            <w:pPr>
              <w:jc w:val="center"/>
              <w:rPr>
                <w:rFonts w:ascii="Times New Roman" w:hAnsi="Times New Roman" w:cs="Times New Roman"/>
              </w:rPr>
            </w:pPr>
          </w:p>
        </w:tc>
      </w:tr>
      <w:tr w:rsidR="007B1A7B" w:rsidRPr="00B0521D" w14:paraId="372073B6" w14:textId="5F8D723E" w:rsidTr="00B0521D">
        <w:tc>
          <w:tcPr>
            <w:tcW w:w="1165" w:type="dxa"/>
            <w:tcBorders>
              <w:left w:val="thinThickSmallGap" w:sz="24" w:space="0" w:color="000000" w:themeColor="text1"/>
            </w:tcBorders>
            <w:vAlign w:val="center"/>
          </w:tcPr>
          <w:p w14:paraId="1AAC4DC8" w14:textId="48BA2A59" w:rsidR="005B4617" w:rsidRPr="00B0521D" w:rsidRDefault="005B4617" w:rsidP="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28F7673C" wp14:editId="1E02FB6D">
                  <wp:extent cx="413657" cy="430100"/>
                  <wp:effectExtent l="0" t="0" r="5715" b="8255"/>
                  <wp:docPr id="134113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6078" name=""/>
                          <pic:cNvPicPr/>
                        </pic:nvPicPr>
                        <pic:blipFill>
                          <a:blip r:embed="rId30"/>
                          <a:stretch>
                            <a:fillRect/>
                          </a:stretch>
                        </pic:blipFill>
                        <pic:spPr>
                          <a:xfrm>
                            <a:off x="0" y="0"/>
                            <a:ext cx="420321" cy="437029"/>
                          </a:xfrm>
                          <a:prstGeom prst="rect">
                            <a:avLst/>
                          </a:prstGeom>
                        </pic:spPr>
                      </pic:pic>
                    </a:graphicData>
                  </a:graphic>
                </wp:inline>
              </w:drawing>
            </w:r>
          </w:p>
        </w:tc>
        <w:tc>
          <w:tcPr>
            <w:tcW w:w="1170" w:type="dxa"/>
            <w:vAlign w:val="center"/>
          </w:tcPr>
          <w:p w14:paraId="5F30C281" w14:textId="7A07511D" w:rsidR="005B4617" w:rsidRPr="00B0521D" w:rsidRDefault="005B4617" w:rsidP="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05BFADB0" wp14:editId="3B56676C">
                  <wp:extent cx="413461" cy="429895"/>
                  <wp:effectExtent l="0" t="0" r="5715" b="8255"/>
                  <wp:docPr id="167596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7487" name=""/>
                          <pic:cNvPicPr/>
                        </pic:nvPicPr>
                        <pic:blipFill>
                          <a:blip r:embed="rId30"/>
                          <a:stretch>
                            <a:fillRect/>
                          </a:stretch>
                        </pic:blipFill>
                        <pic:spPr>
                          <a:xfrm>
                            <a:off x="0" y="0"/>
                            <a:ext cx="414454" cy="430928"/>
                          </a:xfrm>
                          <a:prstGeom prst="rect">
                            <a:avLst/>
                          </a:prstGeom>
                        </pic:spPr>
                      </pic:pic>
                    </a:graphicData>
                  </a:graphic>
                </wp:inline>
              </w:drawing>
            </w:r>
          </w:p>
        </w:tc>
        <w:tc>
          <w:tcPr>
            <w:tcW w:w="1080" w:type="dxa"/>
            <w:vAlign w:val="center"/>
          </w:tcPr>
          <w:p w14:paraId="6CA2A853" w14:textId="4AB50855" w:rsidR="005B4617" w:rsidRPr="00B0521D" w:rsidRDefault="005B4617" w:rsidP="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1E0D91D4" wp14:editId="545F52BB">
                  <wp:extent cx="413461" cy="429895"/>
                  <wp:effectExtent l="0" t="0" r="5715" b="8255"/>
                  <wp:docPr id="121926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2788" name=""/>
                          <pic:cNvPicPr/>
                        </pic:nvPicPr>
                        <pic:blipFill>
                          <a:blip r:embed="rId30"/>
                          <a:stretch>
                            <a:fillRect/>
                          </a:stretch>
                        </pic:blipFill>
                        <pic:spPr>
                          <a:xfrm>
                            <a:off x="0" y="0"/>
                            <a:ext cx="413996" cy="430451"/>
                          </a:xfrm>
                          <a:prstGeom prst="rect">
                            <a:avLst/>
                          </a:prstGeom>
                        </pic:spPr>
                      </pic:pic>
                    </a:graphicData>
                  </a:graphic>
                </wp:inline>
              </w:drawing>
            </w:r>
          </w:p>
        </w:tc>
        <w:tc>
          <w:tcPr>
            <w:tcW w:w="1132" w:type="dxa"/>
            <w:vAlign w:val="center"/>
          </w:tcPr>
          <w:p w14:paraId="1DB8F0AC" w14:textId="01B6B8FC" w:rsidR="005B4617" w:rsidRPr="00B0521D" w:rsidRDefault="005B4617" w:rsidP="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59E35C35" wp14:editId="6561D2A8">
                  <wp:extent cx="413461" cy="429895"/>
                  <wp:effectExtent l="0" t="0" r="5715" b="8255"/>
                  <wp:docPr id="100039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5669" name=""/>
                          <pic:cNvPicPr/>
                        </pic:nvPicPr>
                        <pic:blipFill>
                          <a:blip r:embed="rId30"/>
                          <a:stretch>
                            <a:fillRect/>
                          </a:stretch>
                        </pic:blipFill>
                        <pic:spPr>
                          <a:xfrm>
                            <a:off x="0" y="0"/>
                            <a:ext cx="415389" cy="431900"/>
                          </a:xfrm>
                          <a:prstGeom prst="rect">
                            <a:avLst/>
                          </a:prstGeom>
                        </pic:spPr>
                      </pic:pic>
                    </a:graphicData>
                  </a:graphic>
                </wp:inline>
              </w:drawing>
            </w:r>
          </w:p>
        </w:tc>
        <w:tc>
          <w:tcPr>
            <w:tcW w:w="3237" w:type="dxa"/>
            <w:vAlign w:val="center"/>
          </w:tcPr>
          <w:p w14:paraId="5C84975D" w14:textId="77777777" w:rsidR="00015728" w:rsidRPr="00B0521D" w:rsidRDefault="00015728" w:rsidP="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Tiện ích</w:t>
            </w:r>
          </w:p>
          <w:p w14:paraId="00C0C584" w14:textId="77777777" w:rsidR="005B4617" w:rsidRPr="00B0521D" w:rsidRDefault="005B4617" w:rsidP="007B1A7B">
            <w:pPr>
              <w:jc w:val="center"/>
              <w:rPr>
                <w:rFonts w:ascii="Times New Roman" w:hAnsi="Times New Roman" w:cs="Times New Roman"/>
              </w:rPr>
            </w:pPr>
          </w:p>
        </w:tc>
        <w:tc>
          <w:tcPr>
            <w:tcW w:w="1153" w:type="dxa"/>
            <w:tcBorders>
              <w:right w:val="thinThickSmallGap" w:sz="24" w:space="0" w:color="000000" w:themeColor="text1"/>
            </w:tcBorders>
            <w:vAlign w:val="center"/>
          </w:tcPr>
          <w:p w14:paraId="71DF7DFD" w14:textId="77777777" w:rsidR="007B1A7B" w:rsidRPr="00B0521D" w:rsidRDefault="007B1A7B" w:rsidP="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Giá tiền</w:t>
            </w:r>
          </w:p>
          <w:p w14:paraId="5064B09B" w14:textId="1CFF1476" w:rsidR="005B4617" w:rsidRPr="00B0521D" w:rsidRDefault="005B4617" w:rsidP="007B1A7B">
            <w:pPr>
              <w:jc w:val="center"/>
              <w:rPr>
                <w:rFonts w:ascii="Times New Roman" w:hAnsi="Times New Roman" w:cs="Times New Roman"/>
              </w:rPr>
            </w:pPr>
          </w:p>
        </w:tc>
      </w:tr>
      <w:tr w:rsidR="007B1A7B" w:rsidRPr="00B0521D" w14:paraId="0B209097" w14:textId="77777777" w:rsidTr="00B0521D">
        <w:trPr>
          <w:trHeight w:val="1863"/>
        </w:trPr>
        <w:tc>
          <w:tcPr>
            <w:tcW w:w="4547" w:type="dxa"/>
            <w:gridSpan w:val="4"/>
            <w:vMerge w:val="restart"/>
            <w:tcBorders>
              <w:top w:val="thinThickSmallGap" w:sz="24" w:space="0" w:color="000000" w:themeColor="text1"/>
              <w:left w:val="thinThickSmallGap" w:sz="24" w:space="0" w:color="000000" w:themeColor="text1"/>
            </w:tcBorders>
            <w:vAlign w:val="center"/>
          </w:tcPr>
          <w:p w14:paraId="354F65A1" w14:textId="77777777" w:rsidR="007B1A7B" w:rsidRPr="00B0521D" w:rsidRDefault="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76732C06" wp14:editId="4AF33A61">
                  <wp:extent cx="2743200" cy="2282341"/>
                  <wp:effectExtent l="0" t="0" r="0" b="3810"/>
                  <wp:docPr id="705929883" name="Picture 1" descr="A group of houses with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29883" name="Picture 1" descr="A group of houses with windows&#10;&#10;Description automatically generated"/>
                          <pic:cNvPicPr/>
                        </pic:nvPicPr>
                        <pic:blipFill>
                          <a:blip r:embed="rId29"/>
                          <a:stretch>
                            <a:fillRect/>
                          </a:stretch>
                        </pic:blipFill>
                        <pic:spPr>
                          <a:xfrm>
                            <a:off x="0" y="0"/>
                            <a:ext cx="2770726" cy="2305243"/>
                          </a:xfrm>
                          <a:prstGeom prst="rect">
                            <a:avLst/>
                          </a:prstGeom>
                        </pic:spPr>
                      </pic:pic>
                    </a:graphicData>
                  </a:graphic>
                </wp:inline>
              </w:drawing>
            </w:r>
          </w:p>
        </w:tc>
        <w:tc>
          <w:tcPr>
            <w:tcW w:w="3237" w:type="dxa"/>
            <w:tcBorders>
              <w:top w:val="thinThickSmallGap" w:sz="24" w:space="0" w:color="000000" w:themeColor="text1"/>
            </w:tcBorders>
            <w:vAlign w:val="center"/>
          </w:tcPr>
          <w:p w14:paraId="41FAAA94" w14:textId="77777777" w:rsidR="007B1A7B" w:rsidRPr="00B0521D" w:rsidRDefault="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Tên khách sạn</w:t>
            </w:r>
          </w:p>
          <w:p w14:paraId="486EC87B" w14:textId="77777777" w:rsidR="007B1A7B" w:rsidRPr="00B0521D" w:rsidRDefault="007B1A7B">
            <w:pPr>
              <w:jc w:val="center"/>
              <w:rPr>
                <w:rFonts w:ascii="Times New Roman" w:hAnsi="Times New Roman" w:cs="Times New Roman"/>
              </w:rPr>
            </w:pPr>
          </w:p>
        </w:tc>
        <w:tc>
          <w:tcPr>
            <w:tcW w:w="1153" w:type="dxa"/>
            <w:vMerge w:val="restart"/>
            <w:tcBorders>
              <w:top w:val="thinThickSmallGap" w:sz="24" w:space="0" w:color="000000" w:themeColor="text1"/>
              <w:right w:val="thinThickSmallGap" w:sz="24" w:space="0" w:color="000000" w:themeColor="text1"/>
            </w:tcBorders>
            <w:vAlign w:val="center"/>
          </w:tcPr>
          <w:p w14:paraId="5D0DF2EB" w14:textId="77777777" w:rsidR="007B1A7B" w:rsidRPr="00B0521D" w:rsidRDefault="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Đánh giá</w:t>
            </w:r>
          </w:p>
          <w:p w14:paraId="7B2D1236" w14:textId="77777777" w:rsidR="007B1A7B" w:rsidRPr="00B0521D" w:rsidRDefault="007B1A7B">
            <w:pPr>
              <w:jc w:val="center"/>
              <w:rPr>
                <w:rFonts w:ascii="Times New Roman" w:hAnsi="Times New Roman" w:cs="Times New Roman"/>
              </w:rPr>
            </w:pPr>
          </w:p>
        </w:tc>
      </w:tr>
      <w:tr w:rsidR="007B1A7B" w:rsidRPr="00B0521D" w14:paraId="6AE7972D" w14:textId="77777777" w:rsidTr="00B0521D">
        <w:trPr>
          <w:trHeight w:val="1430"/>
        </w:trPr>
        <w:tc>
          <w:tcPr>
            <w:tcW w:w="4547" w:type="dxa"/>
            <w:gridSpan w:val="4"/>
            <w:vMerge/>
            <w:vAlign w:val="center"/>
          </w:tcPr>
          <w:p w14:paraId="7B57A4C7" w14:textId="77777777" w:rsidR="007B1A7B" w:rsidRPr="00B0521D" w:rsidRDefault="007B1A7B">
            <w:pPr>
              <w:jc w:val="center"/>
              <w:rPr>
                <w:rFonts w:ascii="Times New Roman" w:hAnsi="Times New Roman" w:cs="Times New Roman"/>
              </w:rPr>
            </w:pPr>
          </w:p>
        </w:tc>
        <w:tc>
          <w:tcPr>
            <w:tcW w:w="3237" w:type="dxa"/>
            <w:vAlign w:val="center"/>
          </w:tcPr>
          <w:p w14:paraId="6C5961C6" w14:textId="77777777" w:rsidR="007B1A7B" w:rsidRPr="00B0521D" w:rsidRDefault="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Địa chỉ</w:t>
            </w:r>
          </w:p>
          <w:p w14:paraId="3C08CFF5" w14:textId="77777777" w:rsidR="007B1A7B" w:rsidRPr="00B0521D" w:rsidRDefault="007B1A7B">
            <w:pPr>
              <w:spacing w:before="0" w:line="240" w:lineRule="auto"/>
              <w:jc w:val="center"/>
              <w:rPr>
                <w:rFonts w:ascii="Times New Roman" w:hAnsi="Times New Roman" w:cs="Times New Roman"/>
                <w:color w:val="000000"/>
              </w:rPr>
            </w:pPr>
          </w:p>
        </w:tc>
        <w:tc>
          <w:tcPr>
            <w:tcW w:w="1153" w:type="dxa"/>
            <w:vMerge/>
            <w:vAlign w:val="center"/>
          </w:tcPr>
          <w:p w14:paraId="391EBA8D" w14:textId="77777777" w:rsidR="007B1A7B" w:rsidRPr="00B0521D" w:rsidRDefault="007B1A7B">
            <w:pPr>
              <w:jc w:val="center"/>
              <w:rPr>
                <w:rFonts w:ascii="Times New Roman" w:hAnsi="Times New Roman" w:cs="Times New Roman"/>
              </w:rPr>
            </w:pPr>
          </w:p>
        </w:tc>
      </w:tr>
      <w:tr w:rsidR="007B1A7B" w:rsidRPr="00B0521D" w14:paraId="7C983697" w14:textId="77777777" w:rsidTr="00B0521D">
        <w:tc>
          <w:tcPr>
            <w:tcW w:w="1165" w:type="dxa"/>
            <w:tcBorders>
              <w:left w:val="thinThickSmallGap" w:sz="24" w:space="0" w:color="000000" w:themeColor="text1"/>
              <w:bottom w:val="thinThickSmallGap" w:sz="24" w:space="0" w:color="000000" w:themeColor="text1"/>
            </w:tcBorders>
            <w:vAlign w:val="center"/>
          </w:tcPr>
          <w:p w14:paraId="519F7F06" w14:textId="77777777" w:rsidR="007B1A7B" w:rsidRPr="00B0521D" w:rsidRDefault="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5935F25E" wp14:editId="70137B5E">
                  <wp:extent cx="413657" cy="430100"/>
                  <wp:effectExtent l="0" t="0" r="5715" b="8255"/>
                  <wp:docPr id="171633424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4247" name="Picture 1" descr="A black and white logo&#10;&#10;Description automatically generated"/>
                          <pic:cNvPicPr/>
                        </pic:nvPicPr>
                        <pic:blipFill>
                          <a:blip r:embed="rId30"/>
                          <a:stretch>
                            <a:fillRect/>
                          </a:stretch>
                        </pic:blipFill>
                        <pic:spPr>
                          <a:xfrm>
                            <a:off x="0" y="0"/>
                            <a:ext cx="420321" cy="437029"/>
                          </a:xfrm>
                          <a:prstGeom prst="rect">
                            <a:avLst/>
                          </a:prstGeom>
                        </pic:spPr>
                      </pic:pic>
                    </a:graphicData>
                  </a:graphic>
                </wp:inline>
              </w:drawing>
            </w:r>
          </w:p>
        </w:tc>
        <w:tc>
          <w:tcPr>
            <w:tcW w:w="1170" w:type="dxa"/>
            <w:tcBorders>
              <w:bottom w:val="thinThickSmallGap" w:sz="24" w:space="0" w:color="000000" w:themeColor="text1"/>
            </w:tcBorders>
            <w:vAlign w:val="center"/>
          </w:tcPr>
          <w:p w14:paraId="6ED8F5C0" w14:textId="77777777" w:rsidR="007B1A7B" w:rsidRPr="00B0521D" w:rsidRDefault="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6226DD50" wp14:editId="3670C713">
                  <wp:extent cx="413461" cy="429895"/>
                  <wp:effectExtent l="0" t="0" r="5715" b="8255"/>
                  <wp:docPr id="77712404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24044" name="Picture 1" descr="A black and white logo&#10;&#10;Description automatically generated"/>
                          <pic:cNvPicPr/>
                        </pic:nvPicPr>
                        <pic:blipFill>
                          <a:blip r:embed="rId30"/>
                          <a:stretch>
                            <a:fillRect/>
                          </a:stretch>
                        </pic:blipFill>
                        <pic:spPr>
                          <a:xfrm>
                            <a:off x="0" y="0"/>
                            <a:ext cx="414454" cy="430928"/>
                          </a:xfrm>
                          <a:prstGeom prst="rect">
                            <a:avLst/>
                          </a:prstGeom>
                        </pic:spPr>
                      </pic:pic>
                    </a:graphicData>
                  </a:graphic>
                </wp:inline>
              </w:drawing>
            </w:r>
          </w:p>
        </w:tc>
        <w:tc>
          <w:tcPr>
            <w:tcW w:w="1080" w:type="dxa"/>
            <w:tcBorders>
              <w:bottom w:val="thinThickSmallGap" w:sz="24" w:space="0" w:color="000000" w:themeColor="text1"/>
            </w:tcBorders>
            <w:vAlign w:val="center"/>
          </w:tcPr>
          <w:p w14:paraId="1458A829" w14:textId="77777777" w:rsidR="007B1A7B" w:rsidRPr="00B0521D" w:rsidRDefault="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478BD3C1" wp14:editId="1F91FC8B">
                  <wp:extent cx="413461" cy="429895"/>
                  <wp:effectExtent l="0" t="0" r="5715" b="8255"/>
                  <wp:docPr id="75842403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24039" name="Picture 1" descr="A black and white logo&#10;&#10;Description automatically generated"/>
                          <pic:cNvPicPr/>
                        </pic:nvPicPr>
                        <pic:blipFill>
                          <a:blip r:embed="rId30"/>
                          <a:stretch>
                            <a:fillRect/>
                          </a:stretch>
                        </pic:blipFill>
                        <pic:spPr>
                          <a:xfrm>
                            <a:off x="0" y="0"/>
                            <a:ext cx="413996" cy="430451"/>
                          </a:xfrm>
                          <a:prstGeom prst="rect">
                            <a:avLst/>
                          </a:prstGeom>
                        </pic:spPr>
                      </pic:pic>
                    </a:graphicData>
                  </a:graphic>
                </wp:inline>
              </w:drawing>
            </w:r>
          </w:p>
        </w:tc>
        <w:tc>
          <w:tcPr>
            <w:tcW w:w="1132" w:type="dxa"/>
            <w:tcBorders>
              <w:bottom w:val="thinThickSmallGap" w:sz="24" w:space="0" w:color="000000" w:themeColor="text1"/>
            </w:tcBorders>
            <w:vAlign w:val="center"/>
          </w:tcPr>
          <w:p w14:paraId="2837E578" w14:textId="77777777" w:rsidR="007B1A7B" w:rsidRPr="00B0521D" w:rsidRDefault="007B1A7B">
            <w:pPr>
              <w:jc w:val="center"/>
              <w:rPr>
                <w:rFonts w:ascii="Times New Roman" w:hAnsi="Times New Roman" w:cs="Times New Roman"/>
              </w:rPr>
            </w:pPr>
            <w:r w:rsidRPr="00B0521D">
              <w:rPr>
                <w:rFonts w:ascii="Times New Roman" w:hAnsi="Times New Roman" w:cs="Times New Roman"/>
                <w:noProof/>
              </w:rPr>
              <w:drawing>
                <wp:inline distT="0" distB="0" distL="0" distR="0" wp14:anchorId="00E9814B" wp14:editId="3E9235C4">
                  <wp:extent cx="413461" cy="429895"/>
                  <wp:effectExtent l="0" t="0" r="5715" b="8255"/>
                  <wp:docPr id="116490413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04132" name="Picture 1" descr="A black and white logo&#10;&#10;Description automatically generated"/>
                          <pic:cNvPicPr/>
                        </pic:nvPicPr>
                        <pic:blipFill>
                          <a:blip r:embed="rId30"/>
                          <a:stretch>
                            <a:fillRect/>
                          </a:stretch>
                        </pic:blipFill>
                        <pic:spPr>
                          <a:xfrm>
                            <a:off x="0" y="0"/>
                            <a:ext cx="415389" cy="431900"/>
                          </a:xfrm>
                          <a:prstGeom prst="rect">
                            <a:avLst/>
                          </a:prstGeom>
                        </pic:spPr>
                      </pic:pic>
                    </a:graphicData>
                  </a:graphic>
                </wp:inline>
              </w:drawing>
            </w:r>
          </w:p>
        </w:tc>
        <w:tc>
          <w:tcPr>
            <w:tcW w:w="3237" w:type="dxa"/>
            <w:tcBorders>
              <w:bottom w:val="thinThickSmallGap" w:sz="24" w:space="0" w:color="000000" w:themeColor="text1"/>
            </w:tcBorders>
            <w:vAlign w:val="center"/>
          </w:tcPr>
          <w:p w14:paraId="036AE565" w14:textId="77777777" w:rsidR="007B1A7B" w:rsidRPr="00B0521D" w:rsidRDefault="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Tiện ích</w:t>
            </w:r>
          </w:p>
          <w:p w14:paraId="36EEFB08" w14:textId="77777777" w:rsidR="007B1A7B" w:rsidRPr="00B0521D" w:rsidRDefault="007B1A7B">
            <w:pPr>
              <w:jc w:val="center"/>
              <w:rPr>
                <w:rFonts w:ascii="Times New Roman" w:hAnsi="Times New Roman" w:cs="Times New Roman"/>
              </w:rPr>
            </w:pPr>
          </w:p>
        </w:tc>
        <w:tc>
          <w:tcPr>
            <w:tcW w:w="1153" w:type="dxa"/>
            <w:tcBorders>
              <w:bottom w:val="thinThickSmallGap" w:sz="24" w:space="0" w:color="000000" w:themeColor="text1"/>
              <w:right w:val="thinThickSmallGap" w:sz="24" w:space="0" w:color="000000" w:themeColor="text1"/>
            </w:tcBorders>
            <w:vAlign w:val="center"/>
          </w:tcPr>
          <w:p w14:paraId="0921233F" w14:textId="77777777" w:rsidR="007B1A7B" w:rsidRPr="00B0521D" w:rsidRDefault="007B1A7B">
            <w:pPr>
              <w:spacing w:before="0" w:line="240" w:lineRule="auto"/>
              <w:jc w:val="center"/>
              <w:rPr>
                <w:rFonts w:ascii="Times New Roman" w:hAnsi="Times New Roman" w:cs="Times New Roman"/>
                <w:color w:val="000000"/>
              </w:rPr>
            </w:pPr>
            <w:r w:rsidRPr="00B0521D">
              <w:rPr>
                <w:rFonts w:ascii="Times New Roman" w:hAnsi="Times New Roman" w:cs="Times New Roman"/>
                <w:color w:val="000000"/>
              </w:rPr>
              <w:t>Giá tiền</w:t>
            </w:r>
          </w:p>
          <w:p w14:paraId="5751EA59" w14:textId="77777777" w:rsidR="007B1A7B" w:rsidRPr="00B0521D" w:rsidRDefault="007B1A7B">
            <w:pPr>
              <w:jc w:val="center"/>
              <w:rPr>
                <w:rFonts w:ascii="Times New Roman" w:hAnsi="Times New Roman" w:cs="Times New Roman"/>
              </w:rPr>
            </w:pPr>
          </w:p>
        </w:tc>
      </w:tr>
    </w:tbl>
    <w:p w14:paraId="28D1A9CE" w14:textId="519E9059" w:rsidR="008E753C" w:rsidRPr="00B0521D" w:rsidRDefault="008E753C" w:rsidP="008E753C">
      <w:pPr>
        <w:rPr>
          <w:rFonts w:ascii="Times New Roman" w:hAnsi="Times New Roman" w:cs="Times New Roman"/>
        </w:rPr>
      </w:pPr>
    </w:p>
    <w:p w14:paraId="78F00118" w14:textId="25A5FEE3" w:rsidR="00453C1D" w:rsidRPr="00B0521D" w:rsidRDefault="00453C1D" w:rsidP="00453C1D">
      <w:pPr>
        <w:pStyle w:val="Heading3"/>
      </w:pPr>
      <w:bookmarkStart w:id="16" w:name="_Toc50884345"/>
      <w:bookmarkStart w:id="17" w:name="_Toc173188442"/>
      <w:bookmarkStart w:id="18" w:name="_Toc50884347"/>
      <w:r w:rsidRPr="00B0521D">
        <w:t>BM0</w:t>
      </w:r>
      <w:r w:rsidR="00EC6B85">
        <w:t>4</w:t>
      </w:r>
      <w:r w:rsidRPr="00B0521D">
        <w:t xml:space="preserve">: </w:t>
      </w:r>
      <w:r w:rsidR="00FF43B3" w:rsidRPr="00B0521D">
        <w:t>Biểu mẫu đặt phòng</w:t>
      </w:r>
      <w:bookmarkEnd w:id="16"/>
      <w:bookmarkEnd w:id="17"/>
    </w:p>
    <w:p w14:paraId="33804EF7" w14:textId="77777777" w:rsidR="00385A94" w:rsidRPr="00385A94" w:rsidRDefault="00385A94" w:rsidP="00385A94"/>
    <w:tbl>
      <w:tblPr>
        <w:tblStyle w:val="TableGrid"/>
        <w:tblW w:w="9015" w:type="dxa"/>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4479"/>
        <w:gridCol w:w="4536"/>
      </w:tblGrid>
      <w:tr w:rsidR="00B0521D" w:rsidRPr="00B0521D" w14:paraId="7D9552D7" w14:textId="23AF0105" w:rsidTr="00CE7E66">
        <w:trPr>
          <w:trHeight w:val="647"/>
        </w:trPr>
        <w:tc>
          <w:tcPr>
            <w:tcW w:w="9015" w:type="dxa"/>
            <w:gridSpan w:val="2"/>
            <w:shd w:val="clear" w:color="auto" w:fill="00CCFF"/>
          </w:tcPr>
          <w:p w14:paraId="25A809BD" w14:textId="66C0E7B5" w:rsidR="00B0521D" w:rsidRPr="00B0521D" w:rsidRDefault="00B0521D" w:rsidP="0061031B">
            <w:pPr>
              <w:spacing w:line="240" w:lineRule="auto"/>
              <w:jc w:val="center"/>
              <w:rPr>
                <w:rFonts w:ascii="Times New Roman" w:hAnsi="Times New Roman" w:cs="Times New Roman"/>
                <w:b/>
                <w:bCs/>
                <w:color w:val="FF0000"/>
                <w:sz w:val="24"/>
                <w:szCs w:val="24"/>
              </w:rPr>
            </w:pPr>
            <w:r w:rsidRPr="00CE7E66">
              <w:rPr>
                <w:rFonts w:ascii="Times New Roman" w:hAnsi="Times New Roman" w:cs="Times New Roman"/>
                <w:b/>
                <w:bCs/>
                <w:color w:val="000000" w:themeColor="text1"/>
                <w:sz w:val="24"/>
                <w:szCs w:val="24"/>
              </w:rPr>
              <w:lastRenderedPageBreak/>
              <w:t>Đặt phòng</w:t>
            </w:r>
          </w:p>
        </w:tc>
      </w:tr>
      <w:tr w:rsidR="00E509A6" w:rsidRPr="00B0521D" w14:paraId="0548F173" w14:textId="5A4FFAD8" w:rsidTr="00074659">
        <w:trPr>
          <w:trHeight w:val="647"/>
        </w:trPr>
        <w:tc>
          <w:tcPr>
            <w:tcW w:w="9015" w:type="dxa"/>
            <w:gridSpan w:val="2"/>
          </w:tcPr>
          <w:p w14:paraId="44288725" w14:textId="08502AB6" w:rsidR="6F884562" w:rsidRPr="00BC77F2" w:rsidRDefault="000A1629" w:rsidP="00CD79BF">
            <w:pPr>
              <w:spacing w:before="0"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Tên Khách Sạn</w:t>
            </w:r>
          </w:p>
        </w:tc>
      </w:tr>
      <w:tr w:rsidR="00E509A6" w:rsidRPr="00B0521D" w14:paraId="3DF9E10A" w14:textId="3F6485F0" w:rsidTr="00074659">
        <w:trPr>
          <w:trHeight w:val="557"/>
        </w:trPr>
        <w:tc>
          <w:tcPr>
            <w:tcW w:w="9015" w:type="dxa"/>
            <w:gridSpan w:val="2"/>
          </w:tcPr>
          <w:p w14:paraId="477FDD4A" w14:textId="7F77C41D" w:rsidR="6F884562" w:rsidRPr="00BC77F2" w:rsidRDefault="000A1629" w:rsidP="00CD79BF">
            <w:pPr>
              <w:spacing w:before="0"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 xml:space="preserve">Số sao </w:t>
            </w:r>
            <w:r w:rsidRPr="00BC77F2">
              <w:rPr>
                <w:rFonts w:ascii="Segoe UI Symbol" w:eastAsia="Times New Roman" w:hAnsi="Segoe UI Symbol" w:cs="Segoe UI Symbol"/>
                <w:color w:val="0066FF"/>
                <w:sz w:val="24"/>
                <w:szCs w:val="24"/>
                <w:lang w:eastAsia="zh-CN" w:bidi="th-TH"/>
              </w:rPr>
              <w:t>★★★</w:t>
            </w:r>
          </w:p>
        </w:tc>
      </w:tr>
      <w:tr w:rsidR="00E509A6" w:rsidRPr="00B0521D" w14:paraId="6CA68A71" w14:textId="73008614" w:rsidTr="00B0521D">
        <w:trPr>
          <w:trHeight w:val="602"/>
        </w:trPr>
        <w:tc>
          <w:tcPr>
            <w:tcW w:w="4479" w:type="dxa"/>
          </w:tcPr>
          <w:p w14:paraId="69565BC1" w14:textId="73691EB1" w:rsidR="58FC16CA" w:rsidRPr="00BC77F2" w:rsidRDefault="002A4794" w:rsidP="00CD79BF">
            <w:pPr>
              <w:spacing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 xml:space="preserve">Ngày </w:t>
            </w:r>
            <w:r w:rsidR="00945EB7">
              <w:rPr>
                <w:rFonts w:asciiTheme="majorBidi" w:hAnsiTheme="majorBidi" w:cstheme="majorBidi"/>
                <w:color w:val="000000" w:themeColor="text1"/>
                <w:sz w:val="24"/>
                <w:szCs w:val="24"/>
              </w:rPr>
              <w:t>đến</w:t>
            </w:r>
          </w:p>
        </w:tc>
        <w:tc>
          <w:tcPr>
            <w:tcW w:w="4536" w:type="dxa"/>
          </w:tcPr>
          <w:p w14:paraId="10677956" w14:textId="4030F7B3" w:rsidR="00E509A6" w:rsidRPr="00BC77F2" w:rsidRDefault="002A4794" w:rsidP="00CD79BF">
            <w:pPr>
              <w:spacing w:before="0" w:line="240" w:lineRule="auto"/>
              <w:rPr>
                <w:rFonts w:asciiTheme="majorBidi" w:hAnsiTheme="majorBidi" w:cstheme="majorBidi"/>
                <w:color w:val="000000"/>
                <w:sz w:val="24"/>
                <w:szCs w:val="24"/>
              </w:rPr>
            </w:pPr>
            <w:r w:rsidRPr="00BC77F2">
              <w:rPr>
                <w:rFonts w:asciiTheme="majorBidi" w:hAnsiTheme="majorBidi" w:cstheme="majorBidi"/>
                <w:color w:val="000000"/>
                <w:sz w:val="24"/>
                <w:szCs w:val="24"/>
              </w:rPr>
              <w:t xml:space="preserve">Ngày </w:t>
            </w:r>
            <w:r w:rsidR="00945EB7">
              <w:rPr>
                <w:rFonts w:asciiTheme="majorBidi" w:hAnsiTheme="majorBidi" w:cstheme="majorBidi"/>
                <w:color w:val="000000"/>
                <w:sz w:val="24"/>
                <w:szCs w:val="24"/>
              </w:rPr>
              <w:t>đi</w:t>
            </w:r>
          </w:p>
        </w:tc>
      </w:tr>
      <w:tr w:rsidR="00BC5FBE" w:rsidRPr="00BC77F2" w14:paraId="3AB7649E" w14:textId="77777777" w:rsidTr="00B0521D">
        <w:trPr>
          <w:trHeight w:val="602"/>
        </w:trPr>
        <w:tc>
          <w:tcPr>
            <w:tcW w:w="4479" w:type="dxa"/>
          </w:tcPr>
          <w:p w14:paraId="7C3D81FC" w14:textId="1FAB2FE1" w:rsidR="00BC5FBE" w:rsidRPr="00BC77F2" w:rsidRDefault="00BC5FBE" w:rsidP="00BC77F2">
            <w:pPr>
              <w:spacing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Tên phòng</w:t>
            </w:r>
          </w:p>
        </w:tc>
        <w:tc>
          <w:tcPr>
            <w:tcW w:w="4536" w:type="dxa"/>
          </w:tcPr>
          <w:p w14:paraId="5EB0ABB0" w14:textId="77777777" w:rsidR="00BC5FBE" w:rsidRPr="00BC77F2" w:rsidRDefault="00BC5FBE" w:rsidP="00BC77F2">
            <w:pPr>
              <w:spacing w:before="0" w:line="240" w:lineRule="auto"/>
              <w:rPr>
                <w:rFonts w:asciiTheme="majorBidi" w:hAnsiTheme="majorBidi" w:cstheme="majorBidi"/>
                <w:color w:val="000000"/>
                <w:sz w:val="24"/>
                <w:szCs w:val="24"/>
              </w:rPr>
            </w:pPr>
          </w:p>
        </w:tc>
      </w:tr>
      <w:tr w:rsidR="00833C10" w:rsidRPr="00BC77F2" w14:paraId="4FC9EE7C" w14:textId="77777777" w:rsidTr="00B0521D">
        <w:trPr>
          <w:trHeight w:val="602"/>
        </w:trPr>
        <w:tc>
          <w:tcPr>
            <w:tcW w:w="4479" w:type="dxa"/>
          </w:tcPr>
          <w:p w14:paraId="0ACE3320" w14:textId="520C76B4" w:rsidR="00833C10" w:rsidRPr="00BC77F2" w:rsidRDefault="00833C10" w:rsidP="00BC77F2">
            <w:pPr>
              <w:spacing w:line="240" w:lineRule="auto"/>
              <w:rPr>
                <w:rFonts w:asciiTheme="majorBidi" w:hAnsiTheme="majorBidi" w:cstheme="majorBidi"/>
                <w:color w:val="000000" w:themeColor="text1"/>
                <w:sz w:val="24"/>
                <w:szCs w:val="24"/>
              </w:rPr>
            </w:pPr>
            <w:r w:rsidRPr="00BC77F2">
              <w:rPr>
                <w:rFonts w:asciiTheme="majorBidi" w:hAnsiTheme="majorBidi" w:cstheme="majorBidi"/>
                <w:color w:val="000000"/>
                <w:sz w:val="24"/>
                <w:szCs w:val="24"/>
              </w:rPr>
              <w:t>Sức chứa phòng</w:t>
            </w:r>
          </w:p>
        </w:tc>
        <w:tc>
          <w:tcPr>
            <w:tcW w:w="4536" w:type="dxa"/>
          </w:tcPr>
          <w:p w14:paraId="238C1337" w14:textId="551642C6" w:rsidR="00833C10" w:rsidRPr="00BC77F2" w:rsidRDefault="00833C10" w:rsidP="00BC77F2">
            <w:pPr>
              <w:spacing w:before="0" w:line="240" w:lineRule="auto"/>
              <w:rPr>
                <w:rFonts w:asciiTheme="majorBidi" w:hAnsiTheme="majorBidi" w:cstheme="majorBidi"/>
                <w:color w:val="000000"/>
                <w:sz w:val="24"/>
                <w:szCs w:val="24"/>
              </w:rPr>
            </w:pPr>
          </w:p>
        </w:tc>
      </w:tr>
      <w:tr w:rsidR="00833C10" w:rsidRPr="00BC77F2" w14:paraId="17D5AA89" w14:textId="77777777" w:rsidTr="00B0521D">
        <w:trPr>
          <w:trHeight w:val="602"/>
        </w:trPr>
        <w:tc>
          <w:tcPr>
            <w:tcW w:w="4479" w:type="dxa"/>
          </w:tcPr>
          <w:p w14:paraId="4A7B7604" w14:textId="58C2F3D0" w:rsidR="00833C10" w:rsidRPr="00BC77F2" w:rsidRDefault="00833C10" w:rsidP="00BC77F2">
            <w:pPr>
              <w:spacing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Số lượng khách</w:t>
            </w:r>
          </w:p>
        </w:tc>
        <w:tc>
          <w:tcPr>
            <w:tcW w:w="4536" w:type="dxa"/>
          </w:tcPr>
          <w:p w14:paraId="7D6B48D2" w14:textId="461F3AFC" w:rsidR="00833C10" w:rsidRPr="00BC77F2" w:rsidRDefault="0062500C" w:rsidP="00BC77F2">
            <w:pPr>
              <w:spacing w:before="0" w:line="240" w:lineRule="auto"/>
              <w:rPr>
                <w:rFonts w:asciiTheme="majorBidi" w:hAnsiTheme="majorBidi" w:cstheme="majorBidi"/>
                <w:color w:val="000000"/>
                <w:sz w:val="24"/>
                <w:szCs w:val="24"/>
              </w:rPr>
            </w:pPr>
            <w:r w:rsidRPr="00BC77F2">
              <w:rPr>
                <w:rFonts w:asciiTheme="majorBidi" w:hAnsiTheme="majorBidi" w:cstheme="majorBidi"/>
                <w:color w:val="000000"/>
                <w:sz w:val="24"/>
                <w:szCs w:val="24"/>
              </w:rPr>
              <w:t>Yêu cầu đặc biệt</w:t>
            </w:r>
          </w:p>
        </w:tc>
      </w:tr>
      <w:tr w:rsidR="0062500C" w:rsidRPr="00BC77F2" w14:paraId="334BE704" w14:textId="77777777" w:rsidTr="00B0521D">
        <w:trPr>
          <w:trHeight w:val="602"/>
        </w:trPr>
        <w:tc>
          <w:tcPr>
            <w:tcW w:w="4479" w:type="dxa"/>
          </w:tcPr>
          <w:p w14:paraId="2F712D2C" w14:textId="77777777" w:rsidR="0062500C" w:rsidRPr="00BC77F2" w:rsidRDefault="0062500C" w:rsidP="00BC77F2">
            <w:pPr>
              <w:spacing w:line="240" w:lineRule="auto"/>
              <w:rPr>
                <w:rFonts w:asciiTheme="majorBidi" w:hAnsiTheme="majorBidi" w:cstheme="majorBidi"/>
                <w:color w:val="000000" w:themeColor="text1"/>
                <w:sz w:val="24"/>
                <w:szCs w:val="24"/>
              </w:rPr>
            </w:pPr>
          </w:p>
        </w:tc>
        <w:tc>
          <w:tcPr>
            <w:tcW w:w="4536" w:type="dxa"/>
          </w:tcPr>
          <w:p w14:paraId="23DEBED6" w14:textId="5008C1F9" w:rsidR="0062500C" w:rsidRPr="00BC77F2" w:rsidRDefault="0062500C" w:rsidP="00BC77F2">
            <w:pPr>
              <w:spacing w:before="0" w:line="240" w:lineRule="auto"/>
              <w:rPr>
                <w:rFonts w:asciiTheme="majorBidi" w:hAnsiTheme="majorBidi" w:cstheme="majorBidi"/>
                <w:color w:val="000000"/>
                <w:sz w:val="24"/>
                <w:szCs w:val="24"/>
              </w:rPr>
            </w:pPr>
            <w:r w:rsidRPr="00BC77F2">
              <w:rPr>
                <w:rFonts w:asciiTheme="majorBidi" w:hAnsiTheme="majorBidi" w:cstheme="majorBidi"/>
                <w:color w:val="000000"/>
                <w:sz w:val="24"/>
                <w:szCs w:val="24"/>
              </w:rPr>
              <w:t>Tổng tiền</w:t>
            </w:r>
          </w:p>
        </w:tc>
      </w:tr>
      <w:tr w:rsidR="00BC378D" w:rsidRPr="00BC77F2" w14:paraId="61299316" w14:textId="77777777" w:rsidTr="00787E8C">
        <w:trPr>
          <w:trHeight w:val="647"/>
        </w:trPr>
        <w:tc>
          <w:tcPr>
            <w:tcW w:w="9015" w:type="dxa"/>
            <w:gridSpan w:val="2"/>
          </w:tcPr>
          <w:p w14:paraId="2FAC19AE" w14:textId="77777777" w:rsidR="00BC378D" w:rsidRPr="00BC77F2" w:rsidRDefault="00BC378D" w:rsidP="00BC77F2">
            <w:pPr>
              <w:spacing w:line="240" w:lineRule="auto"/>
              <w:rPr>
                <w:rFonts w:asciiTheme="majorBidi" w:hAnsiTheme="majorBidi" w:cstheme="majorBidi"/>
                <w:color w:val="000000" w:themeColor="text1"/>
                <w:sz w:val="24"/>
                <w:szCs w:val="24"/>
              </w:rPr>
            </w:pPr>
          </w:p>
          <w:p w14:paraId="7861F60F" w14:textId="77777777" w:rsidR="00BC378D" w:rsidRPr="00BC77F2" w:rsidRDefault="00BC378D" w:rsidP="00BC77F2">
            <w:pPr>
              <w:spacing w:before="0"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Họ và tên khách hàng</w:t>
            </w:r>
          </w:p>
        </w:tc>
      </w:tr>
      <w:tr w:rsidR="00BC378D" w:rsidRPr="00BC77F2" w14:paraId="0F516F0E" w14:textId="77777777" w:rsidTr="00787E8C">
        <w:trPr>
          <w:trHeight w:val="557"/>
        </w:trPr>
        <w:tc>
          <w:tcPr>
            <w:tcW w:w="9015" w:type="dxa"/>
            <w:gridSpan w:val="2"/>
          </w:tcPr>
          <w:p w14:paraId="12FC93BA" w14:textId="77777777" w:rsidR="00BC378D" w:rsidRPr="00BC77F2" w:rsidRDefault="00BC378D" w:rsidP="00BC77F2">
            <w:pPr>
              <w:spacing w:before="0" w:line="240" w:lineRule="auto"/>
              <w:rPr>
                <w:rFonts w:asciiTheme="majorBidi" w:hAnsiTheme="majorBidi" w:cstheme="majorBidi"/>
                <w:color w:val="000000" w:themeColor="text1"/>
                <w:sz w:val="24"/>
                <w:szCs w:val="24"/>
              </w:rPr>
            </w:pPr>
          </w:p>
          <w:p w14:paraId="7EBC0D26" w14:textId="77777777" w:rsidR="00BC378D" w:rsidRPr="00BC77F2" w:rsidRDefault="00BC378D" w:rsidP="00BC77F2">
            <w:pPr>
              <w:spacing w:before="0"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Email</w:t>
            </w:r>
          </w:p>
        </w:tc>
      </w:tr>
      <w:tr w:rsidR="00BC378D" w:rsidRPr="00BC77F2" w14:paraId="2963377B" w14:textId="77777777" w:rsidTr="00787E8C">
        <w:trPr>
          <w:trHeight w:val="602"/>
        </w:trPr>
        <w:tc>
          <w:tcPr>
            <w:tcW w:w="4479" w:type="dxa"/>
          </w:tcPr>
          <w:p w14:paraId="421E367D" w14:textId="77777777" w:rsidR="00BC378D" w:rsidRPr="00BC77F2" w:rsidRDefault="00BC378D" w:rsidP="00BC77F2">
            <w:pPr>
              <w:spacing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Số điện thoại</w:t>
            </w:r>
          </w:p>
        </w:tc>
        <w:tc>
          <w:tcPr>
            <w:tcW w:w="4536" w:type="dxa"/>
          </w:tcPr>
          <w:p w14:paraId="1C1D416A" w14:textId="77777777" w:rsidR="00BC378D" w:rsidRPr="00BC77F2" w:rsidRDefault="00BC378D" w:rsidP="00BC77F2">
            <w:pPr>
              <w:spacing w:before="0" w:line="240" w:lineRule="auto"/>
              <w:rPr>
                <w:rFonts w:asciiTheme="majorBidi" w:hAnsiTheme="majorBidi" w:cstheme="majorBidi"/>
                <w:color w:val="000000"/>
                <w:sz w:val="24"/>
                <w:szCs w:val="24"/>
              </w:rPr>
            </w:pPr>
            <w:r w:rsidRPr="00BC77F2">
              <w:rPr>
                <w:rFonts w:asciiTheme="majorBidi" w:hAnsiTheme="majorBidi" w:cstheme="majorBidi"/>
                <w:color w:val="000000"/>
                <w:sz w:val="24"/>
                <w:szCs w:val="24"/>
              </w:rPr>
              <w:t>Quốc gia cư trú</w:t>
            </w:r>
          </w:p>
        </w:tc>
      </w:tr>
      <w:tr w:rsidR="004D45B4" w:rsidRPr="00BC77F2" w14:paraId="19E45B00" w14:textId="77777777" w:rsidTr="00B0521D">
        <w:trPr>
          <w:trHeight w:val="602"/>
        </w:trPr>
        <w:tc>
          <w:tcPr>
            <w:tcW w:w="4479" w:type="dxa"/>
          </w:tcPr>
          <w:p w14:paraId="3DAFA2BF" w14:textId="1250D814" w:rsidR="004D45B4" w:rsidRPr="00BC77F2" w:rsidRDefault="00733945" w:rsidP="00BC77F2">
            <w:pPr>
              <w:spacing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Phương thức thanh toán</w:t>
            </w:r>
          </w:p>
        </w:tc>
        <w:tc>
          <w:tcPr>
            <w:tcW w:w="4536" w:type="dxa"/>
          </w:tcPr>
          <w:p w14:paraId="16035BC5" w14:textId="77777777" w:rsidR="004D45B4" w:rsidRPr="00BC77F2" w:rsidRDefault="004D45B4" w:rsidP="00BC77F2">
            <w:pPr>
              <w:spacing w:before="0" w:line="240" w:lineRule="auto"/>
              <w:rPr>
                <w:rFonts w:asciiTheme="majorBidi" w:hAnsiTheme="majorBidi" w:cstheme="majorBidi"/>
                <w:color w:val="000000"/>
                <w:sz w:val="24"/>
                <w:szCs w:val="24"/>
              </w:rPr>
            </w:pPr>
          </w:p>
        </w:tc>
      </w:tr>
      <w:tr w:rsidR="004D45B4" w:rsidRPr="00BC77F2" w14:paraId="3F215CF4" w14:textId="77777777" w:rsidTr="00B0521D">
        <w:trPr>
          <w:trHeight w:val="602"/>
        </w:trPr>
        <w:tc>
          <w:tcPr>
            <w:tcW w:w="4479" w:type="dxa"/>
          </w:tcPr>
          <w:p w14:paraId="25E13A32" w14:textId="0C0BD337" w:rsidR="004D45B4" w:rsidRPr="00BC77F2" w:rsidRDefault="00BC77F2" w:rsidP="00BC77F2">
            <w:pPr>
              <w:spacing w:line="240" w:lineRule="auto"/>
              <w:rPr>
                <w:rFonts w:asciiTheme="majorBidi" w:hAnsiTheme="majorBidi" w:cstheme="majorBidi"/>
                <w:color w:val="000000" w:themeColor="text1"/>
                <w:sz w:val="24"/>
                <w:szCs w:val="24"/>
              </w:rPr>
            </w:pPr>
            <w:r w:rsidRPr="00BC77F2">
              <w:rPr>
                <w:rFonts w:asciiTheme="majorBidi" w:hAnsiTheme="majorBidi" w:cstheme="majorBidi"/>
                <w:color w:val="000000" w:themeColor="text1"/>
                <w:sz w:val="24"/>
                <w:szCs w:val="24"/>
              </w:rPr>
              <w:t>Điều khoản sử dụng</w:t>
            </w:r>
          </w:p>
        </w:tc>
        <w:tc>
          <w:tcPr>
            <w:tcW w:w="4536" w:type="dxa"/>
          </w:tcPr>
          <w:p w14:paraId="4C8255C6" w14:textId="77777777" w:rsidR="004D45B4" w:rsidRPr="00BC77F2" w:rsidRDefault="004D45B4" w:rsidP="00BC77F2">
            <w:pPr>
              <w:spacing w:before="0" w:line="240" w:lineRule="auto"/>
              <w:rPr>
                <w:rFonts w:asciiTheme="majorBidi" w:hAnsiTheme="majorBidi" w:cstheme="majorBidi"/>
                <w:color w:val="000000"/>
                <w:sz w:val="24"/>
                <w:szCs w:val="24"/>
              </w:rPr>
            </w:pPr>
          </w:p>
        </w:tc>
      </w:tr>
      <w:tr w:rsidR="004D45B4" w:rsidRPr="00BC77F2" w14:paraId="1060B734" w14:textId="77777777" w:rsidTr="00B0521D">
        <w:trPr>
          <w:trHeight w:val="602"/>
        </w:trPr>
        <w:tc>
          <w:tcPr>
            <w:tcW w:w="4479" w:type="dxa"/>
          </w:tcPr>
          <w:p w14:paraId="48077632" w14:textId="77777777" w:rsidR="004D45B4" w:rsidRPr="00BC77F2" w:rsidRDefault="004D45B4" w:rsidP="00BC77F2">
            <w:pPr>
              <w:spacing w:line="240" w:lineRule="auto"/>
              <w:rPr>
                <w:rFonts w:asciiTheme="majorBidi" w:hAnsiTheme="majorBidi" w:cstheme="majorBidi"/>
                <w:color w:val="000000" w:themeColor="text1"/>
                <w:sz w:val="24"/>
                <w:szCs w:val="24"/>
              </w:rPr>
            </w:pPr>
          </w:p>
        </w:tc>
        <w:tc>
          <w:tcPr>
            <w:tcW w:w="4536" w:type="dxa"/>
          </w:tcPr>
          <w:p w14:paraId="614E3554" w14:textId="509BA892" w:rsidR="004D45B4" w:rsidRPr="000E4008" w:rsidRDefault="00BC77F2" w:rsidP="000E4008">
            <w:pPr>
              <w:spacing w:before="0" w:line="240" w:lineRule="auto"/>
              <w:jc w:val="right"/>
              <w:rPr>
                <w:rFonts w:asciiTheme="majorBidi" w:hAnsiTheme="majorBidi" w:cstheme="majorBidi"/>
                <w:b/>
                <w:color w:val="000000"/>
                <w:sz w:val="24"/>
                <w:szCs w:val="24"/>
              </w:rPr>
            </w:pPr>
            <w:r w:rsidRPr="5BF5494A">
              <w:rPr>
                <w:rFonts w:asciiTheme="majorBidi" w:hAnsiTheme="majorBidi" w:cstheme="majorBidi"/>
                <w:b/>
                <w:color w:val="000000" w:themeColor="text1"/>
                <w:sz w:val="24"/>
                <w:szCs w:val="24"/>
              </w:rPr>
              <w:t>Đặt phòng</w:t>
            </w:r>
          </w:p>
        </w:tc>
      </w:tr>
    </w:tbl>
    <w:p w14:paraId="7D1051CD" w14:textId="77777777" w:rsidR="00901C20" w:rsidRPr="00B0521D" w:rsidRDefault="00901C20" w:rsidP="00901C20">
      <w:pPr>
        <w:rPr>
          <w:rFonts w:ascii="Times New Roman" w:hAnsi="Times New Roman" w:cs="Times New Roman"/>
        </w:rPr>
      </w:pPr>
    </w:p>
    <w:p w14:paraId="3DFEE33F" w14:textId="0BFF2C41" w:rsidR="00E66117" w:rsidRPr="00B0521D" w:rsidRDefault="005A283E" w:rsidP="00000E2C">
      <w:pPr>
        <w:pStyle w:val="Heading3"/>
      </w:pPr>
      <w:bookmarkStart w:id="19" w:name="_Toc173188443"/>
      <w:bookmarkEnd w:id="18"/>
      <w:r w:rsidRPr="00B0521D">
        <w:t>BM0</w:t>
      </w:r>
      <w:r w:rsidR="00EC6B85">
        <w:t>5</w:t>
      </w:r>
      <w:r w:rsidRPr="00B0521D">
        <w:t xml:space="preserve">: Biểu mẫu </w:t>
      </w:r>
      <w:r w:rsidR="00000E2C" w:rsidRPr="00B0521D">
        <w:t>xuất hóa đơn điện tử</w:t>
      </w:r>
      <w:bookmarkEnd w:id="19"/>
      <w:r w:rsidR="00000E2C" w:rsidRPr="00B0521D">
        <w:t xml:space="preserve"> </w:t>
      </w:r>
    </w:p>
    <w:tbl>
      <w:tblPr>
        <w:tblStyle w:val="TableGrid"/>
        <w:tblW w:w="9027"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firstRow="1" w:lastRow="0" w:firstColumn="1" w:lastColumn="0" w:noHBand="0" w:noVBand="1"/>
      </w:tblPr>
      <w:tblGrid>
        <w:gridCol w:w="3451"/>
        <w:gridCol w:w="3155"/>
        <w:gridCol w:w="2421"/>
      </w:tblGrid>
      <w:tr w:rsidR="005B0521" w:rsidRPr="00B0521D" w14:paraId="4DEA5B92" w14:textId="77777777" w:rsidTr="005B0521">
        <w:trPr>
          <w:trHeight w:val="405"/>
        </w:trPr>
        <w:tc>
          <w:tcPr>
            <w:tcW w:w="9027" w:type="dxa"/>
            <w:gridSpan w:val="3"/>
            <w:shd w:val="clear" w:color="auto" w:fill="00CCFF"/>
          </w:tcPr>
          <w:p w14:paraId="3FF5A5E7" w14:textId="6B1B0337" w:rsidR="005B0521" w:rsidRPr="005B0521" w:rsidRDefault="005B0521" w:rsidP="00A94E94">
            <w:pPr>
              <w:spacing w:before="0" w:line="240" w:lineRule="auto"/>
              <w:jc w:val="center"/>
              <w:rPr>
                <w:rFonts w:ascii="Times New Roman" w:eastAsia="Times New Roman" w:hAnsi="Times New Roman" w:cs="Times New Roman"/>
                <w:b/>
                <w:bCs/>
                <w:color w:val="000000" w:themeColor="text1"/>
                <w:sz w:val="24"/>
                <w:szCs w:val="24"/>
              </w:rPr>
            </w:pPr>
            <w:r w:rsidRPr="005B0521">
              <w:rPr>
                <w:rFonts w:ascii="Times New Roman" w:eastAsia="Times New Roman" w:hAnsi="Times New Roman" w:cs="Times New Roman"/>
                <w:b/>
                <w:bCs/>
                <w:color w:val="000000" w:themeColor="text1"/>
                <w:sz w:val="24"/>
                <w:szCs w:val="24"/>
              </w:rPr>
              <w:t>Biểu mẫu xuất hóa đơn điện tử và gửi qua email</w:t>
            </w:r>
          </w:p>
        </w:tc>
      </w:tr>
      <w:tr w:rsidR="0074396A" w:rsidRPr="00B0521D" w14:paraId="31974A41" w14:textId="73700B8E" w:rsidTr="00EE37C6">
        <w:trPr>
          <w:trHeight w:val="354"/>
        </w:trPr>
        <w:tc>
          <w:tcPr>
            <w:tcW w:w="3451" w:type="dxa"/>
          </w:tcPr>
          <w:p w14:paraId="7CDF85E0" w14:textId="5D9B2626" w:rsidR="0074396A" w:rsidRPr="00B0521D" w:rsidRDefault="0074396A" w:rsidP="00157327">
            <w:pPr>
              <w:spacing w:before="0" w:line="240" w:lineRule="auto"/>
              <w:rPr>
                <w:rFonts w:ascii="Times New Roman" w:hAnsi="Times New Roman" w:cs="Times New Roman"/>
                <w:color w:val="000000"/>
              </w:rPr>
            </w:pPr>
            <w:r w:rsidRPr="00B0521D">
              <w:rPr>
                <w:rFonts w:ascii="Times New Roman" w:hAnsi="Times New Roman" w:cs="Times New Roman"/>
                <w:color w:val="000000"/>
              </w:rPr>
              <w:t>Mã tham chiếu phòng</w:t>
            </w:r>
          </w:p>
        </w:tc>
        <w:tc>
          <w:tcPr>
            <w:tcW w:w="5576" w:type="dxa"/>
            <w:gridSpan w:val="2"/>
          </w:tcPr>
          <w:p w14:paraId="261FEB6C" w14:textId="77777777" w:rsidR="0074396A" w:rsidRPr="00B0521D" w:rsidRDefault="0074396A" w:rsidP="008F1095">
            <w:pPr>
              <w:rPr>
                <w:rFonts w:ascii="Times New Roman" w:hAnsi="Times New Roman" w:cs="Times New Roman"/>
              </w:rPr>
            </w:pPr>
          </w:p>
        </w:tc>
      </w:tr>
      <w:tr w:rsidR="0074396A" w:rsidRPr="00B0521D" w14:paraId="59F50708" w14:textId="1F624567" w:rsidTr="005B0521">
        <w:tc>
          <w:tcPr>
            <w:tcW w:w="3451" w:type="dxa"/>
          </w:tcPr>
          <w:p w14:paraId="4DC8B5B3" w14:textId="77777777" w:rsidR="0074396A" w:rsidRPr="00B0521D" w:rsidRDefault="0074396A" w:rsidP="007B76F4">
            <w:pPr>
              <w:spacing w:before="0" w:line="240" w:lineRule="auto"/>
              <w:rPr>
                <w:rFonts w:ascii="Times New Roman" w:hAnsi="Times New Roman" w:cs="Times New Roman"/>
                <w:color w:val="000000"/>
              </w:rPr>
            </w:pPr>
            <w:r w:rsidRPr="00B0521D">
              <w:rPr>
                <w:rFonts w:ascii="Times New Roman" w:hAnsi="Times New Roman" w:cs="Times New Roman"/>
                <w:color w:val="000000"/>
              </w:rPr>
              <w:t>Mã đặt phòng</w:t>
            </w:r>
          </w:p>
          <w:p w14:paraId="5B936EE7" w14:textId="77777777" w:rsidR="0074396A" w:rsidRPr="00B0521D" w:rsidRDefault="0074396A" w:rsidP="00157327">
            <w:pPr>
              <w:spacing w:before="0" w:line="240" w:lineRule="auto"/>
              <w:rPr>
                <w:rFonts w:ascii="Times New Roman" w:hAnsi="Times New Roman" w:cs="Times New Roman"/>
                <w:color w:val="000000"/>
              </w:rPr>
            </w:pPr>
          </w:p>
        </w:tc>
        <w:tc>
          <w:tcPr>
            <w:tcW w:w="5576" w:type="dxa"/>
            <w:gridSpan w:val="2"/>
          </w:tcPr>
          <w:p w14:paraId="42127A92" w14:textId="02D85C2F" w:rsidR="0074396A" w:rsidRPr="00B0521D" w:rsidRDefault="0074396A" w:rsidP="00263C8F">
            <w:pPr>
              <w:spacing w:before="0" w:line="240" w:lineRule="auto"/>
              <w:rPr>
                <w:rFonts w:ascii="Times New Roman" w:hAnsi="Times New Roman" w:cs="Times New Roman"/>
                <w:color w:val="000000"/>
              </w:rPr>
            </w:pPr>
            <w:r w:rsidRPr="00B0521D">
              <w:rPr>
                <w:rFonts w:ascii="Times New Roman" w:hAnsi="Times New Roman" w:cs="Times New Roman"/>
                <w:color w:val="000000"/>
              </w:rPr>
              <w:t>Số giường</w:t>
            </w:r>
          </w:p>
        </w:tc>
      </w:tr>
      <w:tr w:rsidR="0074396A" w:rsidRPr="00B0521D" w14:paraId="6D73BA9A" w14:textId="5D2C01E0" w:rsidTr="005B0521">
        <w:tc>
          <w:tcPr>
            <w:tcW w:w="3451" w:type="dxa"/>
          </w:tcPr>
          <w:p w14:paraId="0D037DB9" w14:textId="77777777" w:rsidR="0074396A" w:rsidRPr="00B0521D" w:rsidRDefault="0074396A" w:rsidP="00BD56A6">
            <w:pPr>
              <w:spacing w:before="0" w:line="240" w:lineRule="auto"/>
              <w:rPr>
                <w:rFonts w:ascii="Times New Roman" w:hAnsi="Times New Roman" w:cs="Times New Roman"/>
                <w:color w:val="000000"/>
              </w:rPr>
            </w:pPr>
            <w:r w:rsidRPr="00B0521D">
              <w:rPr>
                <w:rFonts w:ascii="Times New Roman" w:hAnsi="Times New Roman" w:cs="Times New Roman"/>
                <w:color w:val="000000"/>
              </w:rPr>
              <w:t>Họ và tên khách hàng</w:t>
            </w:r>
          </w:p>
          <w:p w14:paraId="3238D42E" w14:textId="77777777" w:rsidR="0074396A" w:rsidRPr="00B0521D" w:rsidRDefault="0074396A" w:rsidP="00157327">
            <w:pPr>
              <w:spacing w:before="0" w:line="240" w:lineRule="auto"/>
              <w:rPr>
                <w:rFonts w:ascii="Times New Roman" w:hAnsi="Times New Roman" w:cs="Times New Roman"/>
                <w:color w:val="000000"/>
              </w:rPr>
            </w:pPr>
          </w:p>
        </w:tc>
        <w:tc>
          <w:tcPr>
            <w:tcW w:w="5576" w:type="dxa"/>
            <w:gridSpan w:val="2"/>
          </w:tcPr>
          <w:p w14:paraId="4930BA9B" w14:textId="4AB8A8A7" w:rsidR="0074396A" w:rsidRPr="00B0521D" w:rsidRDefault="0074396A" w:rsidP="00263C8F">
            <w:pPr>
              <w:spacing w:before="0" w:line="240" w:lineRule="auto"/>
              <w:rPr>
                <w:rFonts w:ascii="Times New Roman" w:hAnsi="Times New Roman" w:cs="Times New Roman"/>
                <w:color w:val="000000"/>
              </w:rPr>
            </w:pPr>
            <w:r w:rsidRPr="00B0521D">
              <w:rPr>
                <w:rFonts w:ascii="Times New Roman" w:hAnsi="Times New Roman" w:cs="Times New Roman"/>
                <w:color w:val="000000"/>
              </w:rPr>
              <w:t>Số khách</w:t>
            </w:r>
          </w:p>
        </w:tc>
      </w:tr>
      <w:tr w:rsidR="0074396A" w:rsidRPr="00B0521D" w14:paraId="6BA41796" w14:textId="0D4AFDE5" w:rsidTr="005B0521">
        <w:tc>
          <w:tcPr>
            <w:tcW w:w="3451" w:type="dxa"/>
          </w:tcPr>
          <w:p w14:paraId="21786DB8" w14:textId="77777777" w:rsidR="0074396A" w:rsidRPr="00B0521D" w:rsidRDefault="0074396A" w:rsidP="001510C0">
            <w:pPr>
              <w:spacing w:before="0" w:line="240" w:lineRule="auto"/>
              <w:rPr>
                <w:rFonts w:ascii="Times New Roman" w:hAnsi="Times New Roman" w:cs="Times New Roman"/>
                <w:color w:val="000000"/>
              </w:rPr>
            </w:pPr>
            <w:r w:rsidRPr="00B0521D">
              <w:rPr>
                <w:rFonts w:ascii="Times New Roman" w:hAnsi="Times New Roman" w:cs="Times New Roman"/>
                <w:color w:val="000000"/>
              </w:rPr>
              <w:t>Mã khách hàng*</w:t>
            </w:r>
          </w:p>
          <w:p w14:paraId="10F39192" w14:textId="77777777" w:rsidR="0074396A" w:rsidRPr="00B0521D" w:rsidRDefault="0074396A" w:rsidP="00157327">
            <w:pPr>
              <w:spacing w:before="0" w:line="240" w:lineRule="auto"/>
              <w:rPr>
                <w:rFonts w:ascii="Times New Roman" w:hAnsi="Times New Roman" w:cs="Times New Roman"/>
                <w:color w:val="000000"/>
              </w:rPr>
            </w:pPr>
          </w:p>
        </w:tc>
        <w:tc>
          <w:tcPr>
            <w:tcW w:w="5576" w:type="dxa"/>
            <w:gridSpan w:val="2"/>
          </w:tcPr>
          <w:p w14:paraId="6B24537F" w14:textId="2B525A37" w:rsidR="0074396A" w:rsidRPr="00B0521D" w:rsidRDefault="0074396A" w:rsidP="00263C8F">
            <w:pPr>
              <w:spacing w:before="0" w:line="240" w:lineRule="auto"/>
              <w:rPr>
                <w:rFonts w:ascii="Times New Roman" w:hAnsi="Times New Roman" w:cs="Times New Roman"/>
                <w:color w:val="000000"/>
              </w:rPr>
            </w:pPr>
            <w:r w:rsidRPr="00B0521D">
              <w:rPr>
                <w:rFonts w:ascii="Times New Roman" w:hAnsi="Times New Roman" w:cs="Times New Roman"/>
                <w:color w:val="000000"/>
              </w:rPr>
              <w:t>Số trẻ em</w:t>
            </w:r>
          </w:p>
        </w:tc>
      </w:tr>
      <w:tr w:rsidR="0074396A" w:rsidRPr="00B0521D" w14:paraId="452ED226" w14:textId="2737A075" w:rsidTr="005B0521">
        <w:tc>
          <w:tcPr>
            <w:tcW w:w="3451" w:type="dxa"/>
          </w:tcPr>
          <w:p w14:paraId="48EEB417" w14:textId="77777777" w:rsidR="0074396A" w:rsidRPr="00B0521D" w:rsidRDefault="0074396A" w:rsidP="001510C0">
            <w:pPr>
              <w:spacing w:before="0" w:line="240" w:lineRule="auto"/>
              <w:rPr>
                <w:rFonts w:ascii="Times New Roman" w:hAnsi="Times New Roman" w:cs="Times New Roman"/>
                <w:color w:val="000000"/>
              </w:rPr>
            </w:pPr>
            <w:r w:rsidRPr="00B0521D">
              <w:rPr>
                <w:rFonts w:ascii="Times New Roman" w:hAnsi="Times New Roman" w:cs="Times New Roman"/>
                <w:color w:val="000000"/>
              </w:rPr>
              <w:t>Quốc gia cư trú</w:t>
            </w:r>
          </w:p>
          <w:p w14:paraId="152383AD" w14:textId="77777777" w:rsidR="0074396A" w:rsidRPr="00B0521D" w:rsidRDefault="0074396A" w:rsidP="00157327">
            <w:pPr>
              <w:spacing w:before="0" w:line="240" w:lineRule="auto"/>
              <w:rPr>
                <w:rFonts w:ascii="Times New Roman" w:hAnsi="Times New Roman" w:cs="Times New Roman"/>
                <w:color w:val="000000"/>
              </w:rPr>
            </w:pPr>
          </w:p>
        </w:tc>
        <w:tc>
          <w:tcPr>
            <w:tcW w:w="5576" w:type="dxa"/>
            <w:gridSpan w:val="2"/>
          </w:tcPr>
          <w:p w14:paraId="1C1379CE" w14:textId="5CAB0591" w:rsidR="0074396A" w:rsidRPr="00B0521D" w:rsidRDefault="00E174A4" w:rsidP="00983DC4">
            <w:pPr>
              <w:spacing w:before="0" w:line="240" w:lineRule="auto"/>
              <w:rPr>
                <w:rFonts w:ascii="Times New Roman" w:hAnsi="Times New Roman" w:cs="Times New Roman"/>
                <w:color w:val="000000"/>
              </w:rPr>
            </w:pPr>
            <w:r>
              <w:rPr>
                <w:rFonts w:ascii="Times New Roman" w:hAnsi="Times New Roman" w:cs="Times New Roman"/>
                <w:color w:val="000000"/>
              </w:rPr>
              <w:t xml:space="preserve">Tên </w:t>
            </w:r>
            <w:r w:rsidR="0074396A" w:rsidRPr="00B0521D">
              <w:rPr>
                <w:rFonts w:ascii="Times New Roman" w:hAnsi="Times New Roman" w:cs="Times New Roman"/>
                <w:color w:val="000000"/>
              </w:rPr>
              <w:t>phòng</w:t>
            </w:r>
          </w:p>
        </w:tc>
      </w:tr>
      <w:tr w:rsidR="0074396A" w:rsidRPr="00B0521D" w14:paraId="6BC0C07E" w14:textId="36EFD034" w:rsidTr="005B0521">
        <w:tc>
          <w:tcPr>
            <w:tcW w:w="3451" w:type="dxa"/>
          </w:tcPr>
          <w:p w14:paraId="1908AD35" w14:textId="77777777" w:rsidR="0074396A" w:rsidRPr="00B0521D" w:rsidRDefault="0074396A" w:rsidP="00D153C3">
            <w:pPr>
              <w:spacing w:before="0" w:line="240" w:lineRule="auto"/>
              <w:rPr>
                <w:rFonts w:ascii="Times New Roman" w:hAnsi="Times New Roman" w:cs="Times New Roman"/>
                <w:color w:val="000000"/>
              </w:rPr>
            </w:pPr>
            <w:r w:rsidRPr="00B0521D">
              <w:rPr>
                <w:rFonts w:ascii="Times New Roman" w:hAnsi="Times New Roman" w:cs="Times New Roman"/>
                <w:color w:val="000000"/>
              </w:rPr>
              <w:t>Tên khách sạn</w:t>
            </w:r>
          </w:p>
          <w:p w14:paraId="4F0B8E02" w14:textId="77777777" w:rsidR="0074396A" w:rsidRPr="00B0521D" w:rsidRDefault="0074396A" w:rsidP="00644890">
            <w:pPr>
              <w:spacing w:before="0" w:line="240" w:lineRule="auto"/>
              <w:jc w:val="center"/>
              <w:rPr>
                <w:rFonts w:ascii="Times New Roman" w:hAnsi="Times New Roman" w:cs="Times New Roman"/>
                <w:color w:val="000000"/>
              </w:rPr>
            </w:pPr>
          </w:p>
        </w:tc>
        <w:tc>
          <w:tcPr>
            <w:tcW w:w="5576" w:type="dxa"/>
            <w:gridSpan w:val="2"/>
          </w:tcPr>
          <w:p w14:paraId="2913387A" w14:textId="331EB190" w:rsidR="0074396A" w:rsidRPr="00B0521D" w:rsidRDefault="0074396A" w:rsidP="00983DC4">
            <w:pPr>
              <w:spacing w:before="0" w:line="240" w:lineRule="auto"/>
              <w:rPr>
                <w:rFonts w:ascii="Times New Roman" w:hAnsi="Times New Roman" w:cs="Times New Roman"/>
                <w:color w:val="000000"/>
              </w:rPr>
            </w:pPr>
            <w:r w:rsidRPr="00B0521D">
              <w:rPr>
                <w:rFonts w:ascii="Times New Roman" w:hAnsi="Times New Roman" w:cs="Times New Roman"/>
                <w:color w:val="000000"/>
              </w:rPr>
              <w:t>Khuyến mãi đã áp dụng</w:t>
            </w:r>
          </w:p>
        </w:tc>
      </w:tr>
      <w:tr w:rsidR="0074396A" w:rsidRPr="00B0521D" w14:paraId="195B43B8" w14:textId="03C80565" w:rsidTr="005B0521">
        <w:trPr>
          <w:trHeight w:val="422"/>
        </w:trPr>
        <w:tc>
          <w:tcPr>
            <w:tcW w:w="3451" w:type="dxa"/>
          </w:tcPr>
          <w:p w14:paraId="4647DC6A" w14:textId="1831624B" w:rsidR="0074396A" w:rsidRPr="00B0521D" w:rsidRDefault="0074396A" w:rsidP="00D153C3">
            <w:pPr>
              <w:spacing w:before="0" w:line="240" w:lineRule="auto"/>
              <w:rPr>
                <w:rFonts w:ascii="Times New Roman" w:hAnsi="Times New Roman" w:cs="Times New Roman"/>
                <w:color w:val="000000"/>
              </w:rPr>
            </w:pPr>
            <w:r w:rsidRPr="00B0521D">
              <w:rPr>
                <w:rFonts w:ascii="Times New Roman" w:hAnsi="Times New Roman" w:cs="Times New Roman"/>
                <w:color w:val="000000"/>
              </w:rPr>
              <w:lastRenderedPageBreak/>
              <w:t>Địa chỉ</w:t>
            </w:r>
          </w:p>
        </w:tc>
        <w:tc>
          <w:tcPr>
            <w:tcW w:w="3155" w:type="dxa"/>
          </w:tcPr>
          <w:p w14:paraId="4DDFAF77" w14:textId="1559E12D" w:rsidR="0074396A" w:rsidRPr="00B0521D" w:rsidRDefault="0074396A" w:rsidP="00644890">
            <w:pPr>
              <w:spacing w:before="0" w:line="240" w:lineRule="auto"/>
              <w:rPr>
                <w:rFonts w:ascii="Times New Roman" w:hAnsi="Times New Roman" w:cs="Times New Roman"/>
                <w:color w:val="000000"/>
              </w:rPr>
            </w:pPr>
            <w:r w:rsidRPr="00B0521D">
              <w:rPr>
                <w:rFonts w:ascii="Times New Roman" w:hAnsi="Times New Roman" w:cs="Times New Roman"/>
                <w:color w:val="000000"/>
              </w:rPr>
              <w:t>Ngày đến</w:t>
            </w:r>
          </w:p>
        </w:tc>
        <w:tc>
          <w:tcPr>
            <w:tcW w:w="2421" w:type="dxa"/>
          </w:tcPr>
          <w:p w14:paraId="2B83A8D1" w14:textId="5C49C282" w:rsidR="0074396A" w:rsidRPr="00B0521D" w:rsidRDefault="0074396A" w:rsidP="004B24AD">
            <w:pPr>
              <w:spacing w:before="0" w:line="240" w:lineRule="auto"/>
              <w:rPr>
                <w:rFonts w:ascii="Times New Roman" w:hAnsi="Times New Roman" w:cs="Times New Roman"/>
                <w:color w:val="000000"/>
              </w:rPr>
            </w:pPr>
            <w:r w:rsidRPr="00B0521D">
              <w:rPr>
                <w:rFonts w:ascii="Times New Roman" w:hAnsi="Times New Roman" w:cs="Times New Roman"/>
                <w:color w:val="000000"/>
              </w:rPr>
              <w:t>Ngày đi</w:t>
            </w:r>
          </w:p>
        </w:tc>
      </w:tr>
      <w:tr w:rsidR="0074396A" w:rsidRPr="00B0521D" w14:paraId="175EA34B" w14:textId="1F58FBFA" w:rsidTr="005B0521">
        <w:trPr>
          <w:trHeight w:val="431"/>
        </w:trPr>
        <w:tc>
          <w:tcPr>
            <w:tcW w:w="3451" w:type="dxa"/>
          </w:tcPr>
          <w:p w14:paraId="25790B39" w14:textId="539E463C" w:rsidR="0074396A" w:rsidRPr="00B0521D" w:rsidRDefault="0074396A" w:rsidP="00385B1C">
            <w:pPr>
              <w:spacing w:before="0" w:line="240" w:lineRule="auto"/>
              <w:rPr>
                <w:rFonts w:ascii="Times New Roman" w:hAnsi="Times New Roman" w:cs="Times New Roman"/>
                <w:color w:val="000000"/>
              </w:rPr>
            </w:pPr>
            <w:r w:rsidRPr="00B0521D">
              <w:rPr>
                <w:rFonts w:ascii="Times New Roman" w:hAnsi="Times New Roman" w:cs="Times New Roman"/>
                <w:color w:val="000000"/>
              </w:rPr>
              <w:t>Số điện thoại khách sạn</w:t>
            </w:r>
          </w:p>
        </w:tc>
        <w:tc>
          <w:tcPr>
            <w:tcW w:w="5576" w:type="dxa"/>
            <w:gridSpan w:val="2"/>
          </w:tcPr>
          <w:p w14:paraId="33C777CB" w14:textId="5F8A5FE6" w:rsidR="0074396A" w:rsidRPr="00B0521D" w:rsidRDefault="0074396A" w:rsidP="00644890">
            <w:pPr>
              <w:spacing w:before="0" w:line="240" w:lineRule="auto"/>
              <w:rPr>
                <w:rFonts w:ascii="Times New Roman" w:hAnsi="Times New Roman" w:cs="Times New Roman"/>
                <w:color w:val="000000"/>
              </w:rPr>
            </w:pPr>
            <w:r w:rsidRPr="00B0521D">
              <w:rPr>
                <w:rFonts w:ascii="Times New Roman" w:hAnsi="Times New Roman" w:cs="Times New Roman"/>
                <w:color w:val="000000"/>
              </w:rPr>
              <w:t>Tổng thuế và phí liên quan</w:t>
            </w:r>
          </w:p>
        </w:tc>
      </w:tr>
      <w:tr w:rsidR="00155CBD" w:rsidRPr="00B0521D" w14:paraId="2E997832" w14:textId="77777777" w:rsidTr="00013B96">
        <w:trPr>
          <w:trHeight w:val="300"/>
        </w:trPr>
        <w:tc>
          <w:tcPr>
            <w:tcW w:w="9027" w:type="dxa"/>
            <w:gridSpan w:val="3"/>
          </w:tcPr>
          <w:p w14:paraId="7EA2BE93" w14:textId="397D555A" w:rsidR="00155CBD" w:rsidRPr="00B0521D" w:rsidRDefault="00155CBD" w:rsidP="0E48D5E5">
            <w:pPr>
              <w:spacing w:line="240" w:lineRule="auto"/>
              <w:rPr>
                <w:rFonts w:ascii="Times New Roman" w:hAnsi="Times New Roman" w:cs="Times New Roman"/>
                <w:color w:val="000000" w:themeColor="text1"/>
              </w:rPr>
            </w:pPr>
            <w:r w:rsidRPr="00B0521D">
              <w:rPr>
                <w:rFonts w:ascii="Times New Roman" w:hAnsi="Times New Roman" w:cs="Times New Roman"/>
                <w:color w:val="000000" w:themeColor="text1"/>
              </w:rPr>
              <w:t>Các yêu cầu đã thêm</w:t>
            </w:r>
          </w:p>
        </w:tc>
      </w:tr>
      <w:tr w:rsidR="00155CBD" w:rsidRPr="00B0521D" w14:paraId="0B96301C" w14:textId="77777777" w:rsidTr="00013B96">
        <w:trPr>
          <w:trHeight w:val="300"/>
        </w:trPr>
        <w:tc>
          <w:tcPr>
            <w:tcW w:w="9027" w:type="dxa"/>
            <w:gridSpan w:val="3"/>
          </w:tcPr>
          <w:p w14:paraId="655F142F" w14:textId="03E45EB1" w:rsidR="00155CBD" w:rsidRPr="00B0521D" w:rsidRDefault="00155CBD" w:rsidP="0E48D5E5">
            <w:pPr>
              <w:spacing w:line="240" w:lineRule="auto"/>
              <w:rPr>
                <w:rFonts w:ascii="Times New Roman" w:hAnsi="Times New Roman" w:cs="Times New Roman"/>
                <w:color w:val="000000" w:themeColor="text1"/>
              </w:rPr>
            </w:pPr>
            <w:r w:rsidRPr="00B0521D">
              <w:rPr>
                <w:rFonts w:ascii="Times New Roman" w:hAnsi="Times New Roman" w:cs="Times New Roman"/>
                <w:color w:val="000000" w:themeColor="text1"/>
              </w:rPr>
              <w:t>Số tiền đã trả ( Bao gồm thuế và phí)</w:t>
            </w:r>
          </w:p>
        </w:tc>
      </w:tr>
    </w:tbl>
    <w:p w14:paraId="38D154F5" w14:textId="77777777" w:rsidR="00236E48" w:rsidRPr="00B0521D" w:rsidRDefault="00236E48" w:rsidP="00236E48">
      <w:pPr>
        <w:rPr>
          <w:rFonts w:ascii="Times New Roman" w:hAnsi="Times New Roman" w:cs="Times New Roman"/>
        </w:rPr>
      </w:pPr>
    </w:p>
    <w:p w14:paraId="78276D85" w14:textId="1346C2D9" w:rsidR="006266D6" w:rsidRPr="00B0521D" w:rsidRDefault="006266D6" w:rsidP="006266D6">
      <w:pPr>
        <w:pStyle w:val="Heading3"/>
      </w:pPr>
      <w:bookmarkStart w:id="20" w:name="_Toc173188444"/>
      <w:r w:rsidRPr="00B0521D">
        <w:t>BM0</w:t>
      </w:r>
      <w:r w:rsidR="00F46A71" w:rsidRPr="00B0521D">
        <w:t>6</w:t>
      </w:r>
      <w:r w:rsidRPr="00B0521D">
        <w:t xml:space="preserve"> :</w:t>
      </w:r>
      <w:r w:rsidR="002B30FE" w:rsidRPr="00B0521D">
        <w:t xml:space="preserve"> Biểu mẫu đăng ký thông tin doanh nghiệp</w:t>
      </w:r>
      <w:bookmarkEnd w:id="20"/>
    </w:p>
    <w:tbl>
      <w:tblPr>
        <w:tblStyle w:val="TableGrid"/>
        <w:tblW w:w="9027"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firstRow="1" w:lastRow="0" w:firstColumn="1" w:lastColumn="0" w:noHBand="0" w:noVBand="1"/>
      </w:tblPr>
      <w:tblGrid>
        <w:gridCol w:w="4744"/>
        <w:gridCol w:w="4283"/>
      </w:tblGrid>
      <w:tr w:rsidR="00B606CF" w:rsidRPr="00B0521D" w14:paraId="0B8A4DA3" w14:textId="77777777" w:rsidTr="00B0521D">
        <w:trPr>
          <w:trHeight w:val="495"/>
        </w:trPr>
        <w:tc>
          <w:tcPr>
            <w:tcW w:w="9027" w:type="dxa"/>
            <w:gridSpan w:val="2"/>
            <w:shd w:val="clear" w:color="auto" w:fill="00CCFF"/>
          </w:tcPr>
          <w:p w14:paraId="5D11B645" w14:textId="152AE85B" w:rsidR="00B606CF" w:rsidRPr="00B0521D" w:rsidRDefault="00B606CF" w:rsidP="00B606CF">
            <w:pPr>
              <w:jc w:val="center"/>
              <w:rPr>
                <w:rFonts w:ascii="Times New Roman" w:hAnsi="Times New Roman" w:cs="Times New Roman"/>
                <w:b/>
                <w:bCs/>
                <w:color w:val="FF0000"/>
                <w:sz w:val="24"/>
                <w:szCs w:val="24"/>
              </w:rPr>
            </w:pPr>
            <w:r w:rsidRPr="00B0521D">
              <w:rPr>
                <w:rFonts w:ascii="Times New Roman" w:hAnsi="Times New Roman" w:cs="Times New Roman"/>
                <w:b/>
                <w:bCs/>
                <w:color w:val="000000" w:themeColor="text1"/>
                <w:sz w:val="24"/>
                <w:szCs w:val="24"/>
              </w:rPr>
              <w:t>Đăng ký thông tin doanh nghiệp</w:t>
            </w:r>
          </w:p>
        </w:tc>
      </w:tr>
      <w:tr w:rsidR="001359D5" w:rsidRPr="00B0521D" w14:paraId="4EACB2AF" w14:textId="77777777" w:rsidTr="00013B96">
        <w:trPr>
          <w:trHeight w:val="454"/>
        </w:trPr>
        <w:tc>
          <w:tcPr>
            <w:tcW w:w="4744" w:type="dxa"/>
          </w:tcPr>
          <w:p w14:paraId="53D10E27" w14:textId="579A1EEF" w:rsidR="001359D5" w:rsidRPr="00B0521D" w:rsidRDefault="00796BD2" w:rsidP="001554CB">
            <w:pPr>
              <w:spacing w:before="0" w:line="240" w:lineRule="auto"/>
              <w:rPr>
                <w:rFonts w:ascii="Times New Roman" w:hAnsi="Times New Roman" w:cs="Times New Roman"/>
                <w:color w:val="000000"/>
              </w:rPr>
            </w:pPr>
            <w:r w:rsidRPr="00B0521D">
              <w:rPr>
                <w:rFonts w:ascii="Times New Roman" w:hAnsi="Times New Roman" w:cs="Times New Roman"/>
                <w:color w:val="000000"/>
              </w:rPr>
              <w:t>Tên doanh nghiệp</w:t>
            </w:r>
          </w:p>
        </w:tc>
        <w:tc>
          <w:tcPr>
            <w:tcW w:w="4283" w:type="dxa"/>
          </w:tcPr>
          <w:p w14:paraId="1618C0E4" w14:textId="77777777" w:rsidR="001359D5" w:rsidRPr="00B0521D" w:rsidRDefault="001359D5" w:rsidP="002B30FE">
            <w:pPr>
              <w:rPr>
                <w:rFonts w:ascii="Times New Roman" w:hAnsi="Times New Roman" w:cs="Times New Roman"/>
              </w:rPr>
            </w:pPr>
          </w:p>
        </w:tc>
      </w:tr>
      <w:tr w:rsidR="001359D5" w:rsidRPr="00B0521D" w14:paraId="5E987A46" w14:textId="77777777" w:rsidTr="00013B96">
        <w:trPr>
          <w:trHeight w:val="454"/>
        </w:trPr>
        <w:tc>
          <w:tcPr>
            <w:tcW w:w="4744" w:type="dxa"/>
          </w:tcPr>
          <w:p w14:paraId="524FC4D5" w14:textId="04F9F99D" w:rsidR="001359D5" w:rsidRPr="00B0521D" w:rsidRDefault="00802487" w:rsidP="001554CB">
            <w:pPr>
              <w:spacing w:before="0" w:line="240" w:lineRule="auto"/>
              <w:rPr>
                <w:rFonts w:ascii="Times New Roman" w:hAnsi="Times New Roman" w:cs="Times New Roman"/>
                <w:color w:val="000000"/>
              </w:rPr>
            </w:pPr>
            <w:r w:rsidRPr="00B0521D">
              <w:rPr>
                <w:rFonts w:ascii="Times New Roman" w:hAnsi="Times New Roman" w:cs="Times New Roman"/>
                <w:color w:val="000000"/>
              </w:rPr>
              <w:t>MST Doanh nghiệp</w:t>
            </w:r>
          </w:p>
        </w:tc>
        <w:tc>
          <w:tcPr>
            <w:tcW w:w="4283" w:type="dxa"/>
          </w:tcPr>
          <w:p w14:paraId="593EF060" w14:textId="77777777" w:rsidR="001359D5" w:rsidRPr="00B0521D" w:rsidRDefault="001359D5" w:rsidP="002B30FE">
            <w:pPr>
              <w:rPr>
                <w:rFonts w:ascii="Times New Roman" w:hAnsi="Times New Roman" w:cs="Times New Roman"/>
              </w:rPr>
            </w:pPr>
          </w:p>
        </w:tc>
      </w:tr>
      <w:tr w:rsidR="001359D5" w:rsidRPr="00B0521D" w14:paraId="47E007E0" w14:textId="77777777" w:rsidTr="00013B96">
        <w:trPr>
          <w:trHeight w:val="454"/>
        </w:trPr>
        <w:tc>
          <w:tcPr>
            <w:tcW w:w="4744" w:type="dxa"/>
          </w:tcPr>
          <w:p w14:paraId="1A97C2BF" w14:textId="4F468D13" w:rsidR="001359D5" w:rsidRPr="00B0521D" w:rsidRDefault="00802487" w:rsidP="001554CB">
            <w:pPr>
              <w:spacing w:before="0" w:line="240" w:lineRule="auto"/>
              <w:rPr>
                <w:rFonts w:ascii="Times New Roman" w:hAnsi="Times New Roman" w:cs="Times New Roman"/>
                <w:color w:val="000000"/>
              </w:rPr>
            </w:pPr>
            <w:r w:rsidRPr="00B0521D">
              <w:rPr>
                <w:rFonts w:ascii="Times New Roman" w:hAnsi="Times New Roman" w:cs="Times New Roman"/>
                <w:color w:val="000000"/>
              </w:rPr>
              <w:t>Địa chỉ kinh doanh</w:t>
            </w:r>
          </w:p>
        </w:tc>
        <w:tc>
          <w:tcPr>
            <w:tcW w:w="4283" w:type="dxa"/>
          </w:tcPr>
          <w:p w14:paraId="4B16E1C4" w14:textId="77777777" w:rsidR="001359D5" w:rsidRPr="00B0521D" w:rsidRDefault="001359D5" w:rsidP="002B30FE">
            <w:pPr>
              <w:rPr>
                <w:rFonts w:ascii="Times New Roman" w:hAnsi="Times New Roman" w:cs="Times New Roman"/>
              </w:rPr>
            </w:pPr>
          </w:p>
        </w:tc>
      </w:tr>
      <w:tr w:rsidR="001359D5" w:rsidRPr="00B0521D" w14:paraId="15C93227" w14:textId="77777777" w:rsidTr="00013B96">
        <w:trPr>
          <w:trHeight w:val="463"/>
        </w:trPr>
        <w:tc>
          <w:tcPr>
            <w:tcW w:w="4744" w:type="dxa"/>
          </w:tcPr>
          <w:p w14:paraId="789AF6E3" w14:textId="0764942E" w:rsidR="001359D5" w:rsidRPr="00B0521D" w:rsidRDefault="00175546" w:rsidP="00802487">
            <w:pPr>
              <w:tabs>
                <w:tab w:val="left" w:pos="1106"/>
              </w:tabs>
              <w:rPr>
                <w:rFonts w:ascii="Times New Roman" w:hAnsi="Times New Roman" w:cs="Times New Roman"/>
              </w:rPr>
            </w:pPr>
            <w:r>
              <w:rPr>
                <w:rFonts w:ascii="Times New Roman" w:hAnsi="Times New Roman" w:cs="Times New Roman"/>
                <w:color w:val="000000"/>
              </w:rPr>
              <w:t>Ngày hết hạn của giấy</w:t>
            </w:r>
            <w:r w:rsidR="00802487" w:rsidRPr="00B0521D">
              <w:rPr>
                <w:rFonts w:ascii="Times New Roman" w:hAnsi="Times New Roman" w:cs="Times New Roman"/>
                <w:color w:val="000000"/>
              </w:rPr>
              <w:t xml:space="preserve"> phép kinh doanh</w:t>
            </w:r>
            <w:r>
              <w:rPr>
                <w:rFonts w:ascii="Times New Roman" w:hAnsi="Times New Roman" w:cs="Times New Roman"/>
                <w:color w:val="000000"/>
              </w:rPr>
              <w:t xml:space="preserve"> </w:t>
            </w:r>
          </w:p>
        </w:tc>
        <w:tc>
          <w:tcPr>
            <w:tcW w:w="4283" w:type="dxa"/>
          </w:tcPr>
          <w:p w14:paraId="6BFE4C7C" w14:textId="38717621" w:rsidR="001359D5" w:rsidRPr="00B0521D" w:rsidRDefault="00175546" w:rsidP="002B30FE">
            <w:pPr>
              <w:rPr>
                <w:rFonts w:ascii="Times New Roman" w:hAnsi="Times New Roman" w:cs="Times New Roman"/>
              </w:rPr>
            </w:pPr>
            <w:r>
              <w:rPr>
                <w:rFonts w:ascii="Times New Roman" w:hAnsi="Times New Roman" w:cs="Times New Roman"/>
              </w:rPr>
              <w:t>08/27</w:t>
            </w:r>
          </w:p>
        </w:tc>
      </w:tr>
      <w:tr w:rsidR="001359D5" w:rsidRPr="00B0521D" w14:paraId="1F2F5E2D" w14:textId="77777777" w:rsidTr="00013B96">
        <w:trPr>
          <w:trHeight w:val="454"/>
        </w:trPr>
        <w:tc>
          <w:tcPr>
            <w:tcW w:w="4744" w:type="dxa"/>
          </w:tcPr>
          <w:p w14:paraId="6295B471" w14:textId="22F8A7A3" w:rsidR="001359D5" w:rsidRPr="00B0521D" w:rsidRDefault="00175546" w:rsidP="00802487">
            <w:pPr>
              <w:tabs>
                <w:tab w:val="left" w:pos="1080"/>
              </w:tabs>
              <w:rPr>
                <w:rFonts w:ascii="Times New Roman" w:hAnsi="Times New Roman" w:cs="Times New Roman"/>
              </w:rPr>
            </w:pPr>
            <w:r>
              <w:rPr>
                <w:rFonts w:ascii="Times New Roman" w:hAnsi="Times New Roman" w:cs="Times New Roman"/>
                <w:color w:val="000000"/>
              </w:rPr>
              <w:t xml:space="preserve">Ngày hết hạn của giấy phép </w:t>
            </w:r>
            <w:r w:rsidR="00802487" w:rsidRPr="00B0521D">
              <w:rPr>
                <w:rFonts w:ascii="Times New Roman" w:hAnsi="Times New Roman" w:cs="Times New Roman"/>
                <w:color w:val="000000"/>
              </w:rPr>
              <w:t>PCCC</w:t>
            </w:r>
          </w:p>
        </w:tc>
        <w:tc>
          <w:tcPr>
            <w:tcW w:w="4283" w:type="dxa"/>
          </w:tcPr>
          <w:p w14:paraId="24384EAF" w14:textId="77777777" w:rsidR="001359D5" w:rsidRPr="00B0521D" w:rsidRDefault="001359D5" w:rsidP="002B30FE">
            <w:pPr>
              <w:rPr>
                <w:rFonts w:ascii="Times New Roman" w:hAnsi="Times New Roman" w:cs="Times New Roman"/>
              </w:rPr>
            </w:pPr>
          </w:p>
        </w:tc>
      </w:tr>
      <w:tr w:rsidR="001359D5" w:rsidRPr="00B0521D" w14:paraId="681C1C54" w14:textId="77777777" w:rsidTr="00013B96">
        <w:trPr>
          <w:trHeight w:val="454"/>
        </w:trPr>
        <w:tc>
          <w:tcPr>
            <w:tcW w:w="4744" w:type="dxa"/>
          </w:tcPr>
          <w:p w14:paraId="773CAC93" w14:textId="037C5A3D" w:rsidR="001359D5" w:rsidRPr="00B0521D" w:rsidRDefault="001554CB" w:rsidP="001554CB">
            <w:pPr>
              <w:spacing w:before="0" w:line="240" w:lineRule="auto"/>
              <w:rPr>
                <w:rFonts w:ascii="Times New Roman" w:hAnsi="Times New Roman" w:cs="Times New Roman"/>
                <w:color w:val="000000"/>
              </w:rPr>
            </w:pPr>
            <w:r w:rsidRPr="00B0521D">
              <w:rPr>
                <w:rFonts w:ascii="Times New Roman" w:hAnsi="Times New Roman" w:cs="Times New Roman"/>
                <w:color w:val="000000"/>
              </w:rPr>
              <w:t>Giấy chứng nhận đăng ký doanh nghiệp</w:t>
            </w:r>
          </w:p>
        </w:tc>
        <w:tc>
          <w:tcPr>
            <w:tcW w:w="4283" w:type="dxa"/>
          </w:tcPr>
          <w:p w14:paraId="6DB58780" w14:textId="77777777" w:rsidR="001359D5" w:rsidRPr="00B0521D" w:rsidRDefault="001359D5" w:rsidP="002B30FE">
            <w:pPr>
              <w:rPr>
                <w:rFonts w:ascii="Times New Roman" w:hAnsi="Times New Roman" w:cs="Times New Roman"/>
              </w:rPr>
            </w:pPr>
          </w:p>
        </w:tc>
      </w:tr>
    </w:tbl>
    <w:p w14:paraId="4FD7A446" w14:textId="77777777" w:rsidR="002B30FE" w:rsidRPr="00B0521D" w:rsidRDefault="002B30FE" w:rsidP="002B30FE">
      <w:pPr>
        <w:rPr>
          <w:rFonts w:ascii="Times New Roman" w:hAnsi="Times New Roman" w:cs="Times New Roman"/>
        </w:rPr>
      </w:pPr>
    </w:p>
    <w:p w14:paraId="272CB80F" w14:textId="6988B7B9" w:rsidR="006266D6" w:rsidRPr="00B0521D" w:rsidRDefault="006266D6" w:rsidP="006266D6">
      <w:pPr>
        <w:pStyle w:val="Heading3"/>
      </w:pPr>
      <w:bookmarkStart w:id="21" w:name="_Toc173188445"/>
      <w:r w:rsidRPr="00B0521D">
        <w:t>BM0</w:t>
      </w:r>
      <w:r w:rsidR="005111DB" w:rsidRPr="00B0521D">
        <w:t>7</w:t>
      </w:r>
      <w:r w:rsidRPr="00B0521D">
        <w:t xml:space="preserve"> :</w:t>
      </w:r>
      <w:r w:rsidR="002A2799" w:rsidRPr="00B0521D">
        <w:t xml:space="preserve"> Biểu mẫu </w:t>
      </w:r>
      <w:r w:rsidR="007F58B1" w:rsidRPr="00B0521D">
        <w:t xml:space="preserve">tạo </w:t>
      </w:r>
      <w:r w:rsidR="002A2799" w:rsidRPr="00B0521D">
        <w:t>hồ sơ phòng cho thuê</w:t>
      </w:r>
      <w:bookmarkEnd w:id="21"/>
    </w:p>
    <w:tbl>
      <w:tblPr>
        <w:tblW w:w="6600" w:type="dxa"/>
        <w:tblLook w:val="04A0" w:firstRow="1" w:lastRow="0" w:firstColumn="1" w:lastColumn="0" w:noHBand="0" w:noVBand="1"/>
      </w:tblPr>
      <w:tblGrid>
        <w:gridCol w:w="2660"/>
        <w:gridCol w:w="1020"/>
        <w:gridCol w:w="1020"/>
        <w:gridCol w:w="1900"/>
      </w:tblGrid>
      <w:tr w:rsidR="00B36064" w:rsidRPr="00B0521D" w14:paraId="3A342524" w14:textId="77777777" w:rsidTr="005B0521">
        <w:trPr>
          <w:trHeight w:val="623"/>
        </w:trPr>
        <w:tc>
          <w:tcPr>
            <w:tcW w:w="6600" w:type="dxa"/>
            <w:gridSpan w:val="4"/>
            <w:tcBorders>
              <w:top w:val="single" w:sz="4" w:space="0" w:color="auto"/>
              <w:left w:val="single" w:sz="4" w:space="0" w:color="auto"/>
              <w:bottom w:val="single" w:sz="4" w:space="0" w:color="auto"/>
              <w:right w:val="single" w:sz="4" w:space="0" w:color="auto"/>
            </w:tcBorders>
            <w:shd w:val="clear" w:color="auto" w:fill="00CCFF"/>
            <w:vAlign w:val="center"/>
            <w:hideMark/>
          </w:tcPr>
          <w:p w14:paraId="2759C700" w14:textId="45F4B561" w:rsidR="00B36064" w:rsidRPr="00B0521D" w:rsidRDefault="00B36064" w:rsidP="00B36064">
            <w:pPr>
              <w:spacing w:before="0" w:line="240" w:lineRule="auto"/>
              <w:jc w:val="center"/>
              <w:rPr>
                <w:rFonts w:ascii="Times New Roman" w:eastAsia="Times New Roman" w:hAnsi="Times New Roman" w:cs="Times New Roman"/>
                <w:b/>
                <w:bCs/>
                <w:color w:val="000000"/>
                <w:sz w:val="24"/>
                <w:szCs w:val="24"/>
                <w:lang w:eastAsia="zh-CN" w:bidi="th-TH"/>
              </w:rPr>
            </w:pPr>
            <w:r w:rsidRPr="00B0521D">
              <w:rPr>
                <w:rFonts w:ascii="Times New Roman" w:eastAsia="Times New Roman" w:hAnsi="Times New Roman" w:cs="Times New Roman"/>
                <w:b/>
                <w:bCs/>
                <w:color w:val="000000"/>
                <w:sz w:val="24"/>
                <w:szCs w:val="24"/>
                <w:lang w:eastAsia="zh-CN" w:bidi="th-TH"/>
              </w:rPr>
              <w:t xml:space="preserve">Nhập thông tin </w:t>
            </w:r>
            <w:r w:rsidR="00770DC3" w:rsidRPr="00B0521D">
              <w:rPr>
                <w:rFonts w:ascii="Times New Roman" w:eastAsia="Times New Roman" w:hAnsi="Times New Roman" w:cs="Times New Roman"/>
                <w:b/>
                <w:bCs/>
                <w:color w:val="000000"/>
                <w:sz w:val="24"/>
                <w:szCs w:val="24"/>
                <w:lang w:eastAsia="zh-CN" w:bidi="th-TH"/>
              </w:rPr>
              <w:t>phòng cho thuê</w:t>
            </w:r>
            <w:r w:rsidRPr="00B0521D">
              <w:rPr>
                <w:rFonts w:ascii="Times New Roman" w:eastAsia="Times New Roman" w:hAnsi="Times New Roman" w:cs="Times New Roman"/>
                <w:b/>
                <w:bCs/>
                <w:color w:val="000000"/>
                <w:sz w:val="24"/>
                <w:szCs w:val="24"/>
                <w:lang w:eastAsia="zh-CN" w:bidi="th-TH"/>
              </w:rPr>
              <w:t>:</w:t>
            </w:r>
          </w:p>
        </w:tc>
      </w:tr>
      <w:tr w:rsidR="00B36064" w:rsidRPr="00B0521D" w14:paraId="34602CB0" w14:textId="77777777" w:rsidTr="00D84801">
        <w:trPr>
          <w:trHeight w:val="315"/>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7D819D42" w14:textId="3F98362D"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Nhập tên khách sạn:</w:t>
            </w:r>
            <w:r w:rsidR="00AD7722" w:rsidRPr="00B0521D">
              <w:rPr>
                <w:rFonts w:ascii="Times New Roman" w:eastAsia="Times New Roman" w:hAnsi="Times New Roman" w:cs="Times New Roman"/>
                <w:color w:val="000000"/>
                <w:lang w:eastAsia="zh-CN" w:bidi="th-TH"/>
              </w:rPr>
              <w:br/>
              <w:t>(sẽ được hiển thị trên web):</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07ADC3E" w14:textId="77777777" w:rsidR="00B36064" w:rsidRPr="00B0521D" w:rsidRDefault="00B36064" w:rsidP="00B36064">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36064" w:rsidRPr="00B0521D" w14:paraId="0E720BF5" w14:textId="77777777" w:rsidTr="00D84801">
        <w:trPr>
          <w:trHeight w:val="30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89F20A5"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Nhập SDT khách sạn: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BB4496F" w14:textId="77777777" w:rsidR="00B36064" w:rsidRPr="00B0521D" w:rsidRDefault="00B36064" w:rsidP="00B36064">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36064" w:rsidRPr="00B0521D" w14:paraId="23D3837E" w14:textId="77777777" w:rsidTr="00D84801">
        <w:trPr>
          <w:trHeight w:val="608"/>
        </w:trPr>
        <w:tc>
          <w:tcPr>
            <w:tcW w:w="2660" w:type="dxa"/>
            <w:tcBorders>
              <w:top w:val="nil"/>
              <w:left w:val="single" w:sz="4" w:space="0" w:color="auto"/>
              <w:bottom w:val="single" w:sz="4" w:space="0" w:color="auto"/>
              <w:right w:val="single" w:sz="4" w:space="0" w:color="auto"/>
            </w:tcBorders>
            <w:shd w:val="clear" w:color="auto" w:fill="auto"/>
            <w:vAlign w:val="bottom"/>
            <w:hideMark/>
          </w:tcPr>
          <w:p w14:paraId="4841674E"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Loại hình chỗ nghỉ?</w:t>
            </w:r>
            <w:r w:rsidRPr="00B0521D">
              <w:rPr>
                <w:rFonts w:ascii="Times New Roman" w:eastAsia="Times New Roman" w:hAnsi="Times New Roman" w:cs="Times New Roman"/>
                <w:color w:val="000000"/>
                <w:lang w:eastAsia="zh-CN" w:bidi="th-TH"/>
              </w:rPr>
              <w:br/>
              <w:t>(Chọn 1)</w:t>
            </w:r>
          </w:p>
        </w:tc>
        <w:tc>
          <w:tcPr>
            <w:tcW w:w="1020" w:type="dxa"/>
            <w:tcBorders>
              <w:top w:val="nil"/>
              <w:left w:val="nil"/>
              <w:bottom w:val="single" w:sz="4" w:space="0" w:color="auto"/>
              <w:right w:val="single" w:sz="4" w:space="0" w:color="auto"/>
            </w:tcBorders>
            <w:shd w:val="clear" w:color="auto" w:fill="auto"/>
            <w:vAlign w:val="bottom"/>
            <w:hideMark/>
          </w:tcPr>
          <w:p w14:paraId="1025091C"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Căn hộ</w:t>
            </w:r>
            <w:r w:rsidRPr="00B0521D">
              <w:rPr>
                <w:rFonts w:ascii="Times New Roman" w:eastAsia="Times New Roman" w:hAnsi="Times New Roman" w:cs="Times New Roman"/>
                <w:color w:val="000000"/>
                <w:lang w:eastAsia="zh-CN" w:bidi="th-TH"/>
              </w:rPr>
              <w:br/>
            </w:r>
            <w:r w:rsidRPr="00B0521D">
              <w:rPr>
                <w:rFonts w:ascii="Segoe UI Symbol" w:eastAsia="Times New Roman" w:hAnsi="Segoe UI Symbol" w:cs="Segoe UI Symbol"/>
                <w:color w:val="000000"/>
                <w:lang w:eastAsia="zh-CN" w:bidi="th-TH"/>
              </w:rPr>
              <w:t>☐</w:t>
            </w:r>
          </w:p>
        </w:tc>
        <w:tc>
          <w:tcPr>
            <w:tcW w:w="1020" w:type="dxa"/>
            <w:tcBorders>
              <w:top w:val="nil"/>
              <w:left w:val="nil"/>
              <w:bottom w:val="single" w:sz="4" w:space="0" w:color="auto"/>
              <w:right w:val="single" w:sz="4" w:space="0" w:color="auto"/>
            </w:tcBorders>
            <w:shd w:val="clear" w:color="auto" w:fill="auto"/>
            <w:vAlign w:val="bottom"/>
            <w:hideMark/>
          </w:tcPr>
          <w:p w14:paraId="77DB2E9E"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Biệt thự</w:t>
            </w:r>
            <w:r w:rsidRPr="00B0521D">
              <w:rPr>
                <w:rFonts w:ascii="Times New Roman" w:eastAsia="Times New Roman" w:hAnsi="Times New Roman" w:cs="Times New Roman"/>
                <w:color w:val="000000"/>
                <w:lang w:eastAsia="zh-CN" w:bidi="th-TH"/>
              </w:rPr>
              <w:br/>
            </w:r>
            <w:r w:rsidRPr="00B0521D">
              <w:rPr>
                <w:rFonts w:ascii="Segoe UI Symbol" w:eastAsia="Times New Roman" w:hAnsi="Segoe UI Symbol" w:cs="Segoe UI Symbol"/>
                <w:color w:val="000000"/>
                <w:lang w:eastAsia="zh-CN" w:bidi="th-TH"/>
              </w:rPr>
              <w:t>☐</w:t>
            </w:r>
          </w:p>
        </w:tc>
        <w:tc>
          <w:tcPr>
            <w:tcW w:w="1900" w:type="dxa"/>
            <w:tcBorders>
              <w:top w:val="nil"/>
              <w:left w:val="nil"/>
              <w:bottom w:val="single" w:sz="4" w:space="0" w:color="auto"/>
              <w:right w:val="single" w:sz="4" w:space="0" w:color="auto"/>
            </w:tcBorders>
            <w:shd w:val="clear" w:color="auto" w:fill="auto"/>
            <w:vAlign w:val="bottom"/>
            <w:hideMark/>
          </w:tcPr>
          <w:p w14:paraId="2E984D20"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Toàn bộ nhà riêng</w:t>
            </w:r>
            <w:r w:rsidRPr="00B0521D">
              <w:rPr>
                <w:rFonts w:ascii="Times New Roman" w:eastAsia="Times New Roman" w:hAnsi="Times New Roman" w:cs="Times New Roman"/>
                <w:color w:val="000000"/>
                <w:lang w:eastAsia="zh-CN" w:bidi="th-TH"/>
              </w:rPr>
              <w:br/>
            </w:r>
            <w:r w:rsidRPr="00B0521D">
              <w:rPr>
                <w:rFonts w:ascii="Segoe UI Symbol" w:eastAsia="Times New Roman" w:hAnsi="Segoe UI Symbol" w:cs="Segoe UI Symbol"/>
                <w:color w:val="000000"/>
                <w:lang w:eastAsia="zh-CN" w:bidi="th-TH"/>
              </w:rPr>
              <w:t>☐</w:t>
            </w:r>
          </w:p>
        </w:tc>
      </w:tr>
      <w:tr w:rsidR="00B36064" w:rsidRPr="00B0521D" w14:paraId="69E082ED" w14:textId="77777777" w:rsidTr="00D84801">
        <w:trPr>
          <w:trHeight w:val="30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4683B77" w14:textId="1ACE9843"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76B41661">
              <w:rPr>
                <w:rFonts w:ascii="Times New Roman" w:eastAsia="Times New Roman" w:hAnsi="Times New Roman" w:cs="Times New Roman"/>
                <w:color w:val="000000" w:themeColor="text1"/>
                <w:lang w:eastAsia="zh-CN" w:bidi="th-TH"/>
              </w:rPr>
              <w:t>Quy mô chỗ nghỉ (</w:t>
            </w:r>
            <w:r w:rsidR="002755EA" w:rsidRPr="76B41661">
              <w:rPr>
                <w:rFonts w:ascii="Times New Roman" w:eastAsia="Times New Roman" w:hAnsi="Times New Roman" w:cs="Times New Roman"/>
                <w:color w:val="000000" w:themeColor="text1"/>
                <w:lang w:eastAsia="zh-CN" w:bidi="th-TH"/>
              </w:rPr>
              <w:t>m</w:t>
            </w:r>
            <w:r w:rsidR="002755EA" w:rsidRPr="76B41661">
              <w:rPr>
                <w:rFonts w:ascii="Times New Roman" w:eastAsia="Times New Roman" w:hAnsi="Times New Roman" w:cs="Times New Roman"/>
                <w:color w:val="000000" w:themeColor="text1"/>
                <w:vertAlign w:val="superscript"/>
                <w:lang w:eastAsia="zh-CN" w:bidi="th-TH"/>
              </w:rPr>
              <w:t>2</w:t>
            </w:r>
            <w:r w:rsidRPr="76B41661">
              <w:rPr>
                <w:rFonts w:ascii="Times New Roman" w:eastAsia="Times New Roman" w:hAnsi="Times New Roman" w:cs="Times New Roman"/>
                <w:color w:val="000000" w:themeColor="text1"/>
                <w:lang w:eastAsia="zh-CN" w:bidi="th-TH"/>
              </w:rPr>
              <w:t>)</w:t>
            </w:r>
            <w:r w:rsidR="50211A62" w:rsidRPr="76B41661">
              <w:rPr>
                <w:rFonts w:ascii="Times New Roman" w:eastAsia="Times New Roman" w:hAnsi="Times New Roman" w:cs="Times New Roman"/>
                <w:color w:val="000000" w:themeColor="text1"/>
                <w:lang w:eastAsia="zh-CN" w:bidi="th-TH"/>
              </w:rPr>
              <w:t xml:space="preserve"> </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DBDEAAC" w14:textId="77777777" w:rsidR="00B36064" w:rsidRPr="00B0521D" w:rsidRDefault="00B36064" w:rsidP="00B36064">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36064" w:rsidRPr="00B0521D" w14:paraId="2EE2FA43" w14:textId="77777777" w:rsidTr="00D84801">
        <w:trPr>
          <w:trHeight w:val="30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50BB203"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Sức chứa tối đa (người)</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B8F6DB" w14:textId="77777777" w:rsidR="00B36064" w:rsidRPr="00B0521D" w:rsidRDefault="00B36064" w:rsidP="00B36064">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36064" w:rsidRPr="00B0521D" w14:paraId="0CCED1A3" w14:textId="77777777" w:rsidTr="00D84801">
        <w:trPr>
          <w:trHeight w:val="30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54A7B9D9"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phòng tắm (bạn sở hữu)</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191AE0C" w14:textId="77777777" w:rsidR="00B36064" w:rsidRPr="00B0521D" w:rsidRDefault="00B36064" w:rsidP="00B36064">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36064" w:rsidRPr="00B0521D" w14:paraId="43403402" w14:textId="77777777" w:rsidTr="00D84801">
        <w:trPr>
          <w:trHeight w:val="30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754D146E" w14:textId="77777777" w:rsidR="00B36064" w:rsidRPr="00B0521D" w:rsidRDefault="00B36064" w:rsidP="00B36064">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phòng ngủ (bạn sở hữu)</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915C556" w14:textId="77777777" w:rsidR="00B36064" w:rsidRPr="00B0521D" w:rsidRDefault="00B36064" w:rsidP="00B36064">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6D1931" w:rsidRPr="00B0521D" w14:paraId="18B4595D" w14:textId="77777777" w:rsidTr="00D84801">
        <w:trPr>
          <w:trHeight w:val="308"/>
        </w:trPr>
        <w:tc>
          <w:tcPr>
            <w:tcW w:w="2660" w:type="dxa"/>
            <w:tcBorders>
              <w:top w:val="nil"/>
              <w:left w:val="single" w:sz="4" w:space="0" w:color="auto"/>
              <w:bottom w:val="single" w:sz="4" w:space="0" w:color="auto"/>
              <w:right w:val="single" w:sz="4" w:space="0" w:color="auto"/>
            </w:tcBorders>
            <w:shd w:val="clear" w:color="auto" w:fill="auto"/>
            <w:noWrap/>
            <w:vAlign w:val="bottom"/>
          </w:tcPr>
          <w:p w14:paraId="10951F5B" w14:textId="519302D2" w:rsidR="006D1931" w:rsidRPr="00B0521D" w:rsidRDefault="006D1931" w:rsidP="006D1931">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Nhập địa chỉ khách sạn:</w:t>
            </w:r>
          </w:p>
        </w:tc>
        <w:tc>
          <w:tcPr>
            <w:tcW w:w="3940" w:type="dxa"/>
            <w:gridSpan w:val="3"/>
            <w:tcBorders>
              <w:top w:val="single" w:sz="4" w:space="0" w:color="auto"/>
              <w:left w:val="nil"/>
              <w:bottom w:val="single" w:sz="4" w:space="0" w:color="auto"/>
              <w:right w:val="single" w:sz="4" w:space="0" w:color="auto"/>
            </w:tcBorders>
            <w:shd w:val="clear" w:color="auto" w:fill="auto"/>
            <w:noWrap/>
            <w:vAlign w:val="bottom"/>
          </w:tcPr>
          <w:p w14:paraId="43E08DFF" w14:textId="77777777" w:rsidR="006D1931" w:rsidRPr="00B0521D" w:rsidRDefault="006D1931" w:rsidP="006D1931">
            <w:pPr>
              <w:spacing w:before="0" w:line="240" w:lineRule="auto"/>
              <w:jc w:val="center"/>
              <w:rPr>
                <w:rFonts w:ascii="Times New Roman" w:eastAsia="Times New Roman" w:hAnsi="Times New Roman" w:cs="Times New Roman"/>
                <w:color w:val="000000"/>
                <w:lang w:eastAsia="zh-CN" w:bidi="th-TH"/>
              </w:rPr>
            </w:pPr>
          </w:p>
        </w:tc>
      </w:tr>
    </w:tbl>
    <w:p w14:paraId="1D6787CC" w14:textId="77777777" w:rsidR="00A37150" w:rsidRPr="00B0521D" w:rsidRDefault="00A37150" w:rsidP="00A37150">
      <w:pPr>
        <w:rPr>
          <w:rFonts w:ascii="Times New Roman" w:hAnsi="Times New Roman" w:cs="Times New Roman"/>
        </w:rPr>
      </w:pPr>
    </w:p>
    <w:tbl>
      <w:tblPr>
        <w:tblW w:w="9414" w:type="dxa"/>
        <w:tblLook w:val="04A0" w:firstRow="1" w:lastRow="0" w:firstColumn="1" w:lastColumn="0" w:noHBand="0" w:noVBand="1"/>
      </w:tblPr>
      <w:tblGrid>
        <w:gridCol w:w="1935"/>
        <w:gridCol w:w="2676"/>
        <w:gridCol w:w="2294"/>
        <w:gridCol w:w="2273"/>
        <w:gridCol w:w="236"/>
      </w:tblGrid>
      <w:tr w:rsidR="00416306" w:rsidRPr="00B0521D" w14:paraId="41C3D5A6" w14:textId="77777777" w:rsidTr="005B0521">
        <w:trPr>
          <w:gridAfter w:val="1"/>
          <w:wAfter w:w="236" w:type="dxa"/>
          <w:trHeight w:val="315"/>
        </w:trPr>
        <w:tc>
          <w:tcPr>
            <w:tcW w:w="9178" w:type="dxa"/>
            <w:gridSpan w:val="4"/>
            <w:tcBorders>
              <w:top w:val="single" w:sz="8" w:space="0" w:color="auto"/>
              <w:left w:val="single" w:sz="8" w:space="0" w:color="auto"/>
              <w:bottom w:val="single" w:sz="8" w:space="0" w:color="auto"/>
              <w:right w:val="single" w:sz="8" w:space="0" w:color="000000"/>
            </w:tcBorders>
            <w:shd w:val="clear" w:color="auto" w:fill="00CCFF"/>
            <w:vAlign w:val="center"/>
            <w:hideMark/>
          </w:tcPr>
          <w:p w14:paraId="58DA177C" w14:textId="77777777" w:rsidR="00416306" w:rsidRPr="00B0521D" w:rsidRDefault="00416306" w:rsidP="00416306">
            <w:pPr>
              <w:spacing w:before="0" w:line="240" w:lineRule="auto"/>
              <w:jc w:val="center"/>
              <w:rPr>
                <w:rFonts w:ascii="Times New Roman" w:eastAsia="Times New Roman" w:hAnsi="Times New Roman" w:cs="Times New Roman"/>
                <w:b/>
                <w:bCs/>
                <w:color w:val="000000"/>
                <w:sz w:val="24"/>
                <w:szCs w:val="24"/>
                <w:lang w:eastAsia="zh-CN" w:bidi="th-TH"/>
              </w:rPr>
            </w:pPr>
            <w:r w:rsidRPr="00B0521D">
              <w:rPr>
                <w:rFonts w:ascii="Times New Roman" w:eastAsia="Times New Roman" w:hAnsi="Times New Roman" w:cs="Times New Roman"/>
                <w:b/>
                <w:bCs/>
                <w:color w:val="000000"/>
                <w:sz w:val="24"/>
                <w:szCs w:val="24"/>
                <w:lang w:eastAsia="zh-CN" w:bidi="th-TH"/>
              </w:rPr>
              <w:t>Nhập thông tin phòng cho thuê (tt):</w:t>
            </w:r>
          </w:p>
        </w:tc>
      </w:tr>
      <w:tr w:rsidR="00416306" w:rsidRPr="00B0521D" w14:paraId="249FB4DF" w14:textId="77777777" w:rsidTr="00B0521D">
        <w:trPr>
          <w:gridAfter w:val="1"/>
          <w:wAfter w:w="236" w:type="dxa"/>
          <w:trHeight w:val="615"/>
        </w:trPr>
        <w:tc>
          <w:tcPr>
            <w:tcW w:w="1935" w:type="dxa"/>
            <w:tcBorders>
              <w:top w:val="nil"/>
              <w:left w:val="single" w:sz="8" w:space="0" w:color="auto"/>
              <w:bottom w:val="single" w:sz="8" w:space="0" w:color="auto"/>
              <w:right w:val="single" w:sz="8" w:space="0" w:color="auto"/>
            </w:tcBorders>
            <w:shd w:val="clear" w:color="auto" w:fill="auto"/>
            <w:vAlign w:val="center"/>
            <w:hideMark/>
          </w:tcPr>
          <w:p w14:paraId="10E826D6" w14:textId="3C8BEF70" w:rsidR="00416306" w:rsidRPr="00B0521D" w:rsidRDefault="008A5EAD"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Chọn</w:t>
            </w:r>
            <w:r w:rsidR="00416306" w:rsidRPr="00B0521D">
              <w:rPr>
                <w:rFonts w:ascii="Times New Roman" w:eastAsia="Times New Roman" w:hAnsi="Times New Roman" w:cs="Times New Roman"/>
                <w:color w:val="000000"/>
                <w:lang w:eastAsia="zh-CN" w:bidi="th-TH"/>
              </w:rPr>
              <w:t xml:space="preserve"> loại phòng:</w:t>
            </w:r>
            <w:r w:rsidR="00416306" w:rsidRPr="00B0521D">
              <w:rPr>
                <w:rFonts w:ascii="Times New Roman" w:eastAsia="Times New Roman" w:hAnsi="Times New Roman" w:cs="Times New Roman"/>
                <w:color w:val="000000"/>
                <w:lang w:eastAsia="zh-CN" w:bidi="th-TH"/>
              </w:rPr>
              <w:br/>
              <w:t>(Phòng đơn, đôi…)</w:t>
            </w:r>
          </w:p>
        </w:tc>
        <w:tc>
          <w:tcPr>
            <w:tcW w:w="7243"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52697F0"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416306" w:rsidRPr="00B0521D" w14:paraId="6EA307A9" w14:textId="77777777" w:rsidTr="00B0521D">
        <w:trPr>
          <w:gridAfter w:val="1"/>
          <w:wAfter w:w="236" w:type="dxa"/>
          <w:trHeight w:val="509"/>
        </w:trPr>
        <w:tc>
          <w:tcPr>
            <w:tcW w:w="1935" w:type="dxa"/>
            <w:vMerge w:val="restart"/>
            <w:tcBorders>
              <w:top w:val="nil"/>
              <w:left w:val="single" w:sz="8" w:space="0" w:color="auto"/>
              <w:bottom w:val="single" w:sz="8" w:space="0" w:color="000000"/>
              <w:right w:val="single" w:sz="8" w:space="0" w:color="auto"/>
            </w:tcBorders>
            <w:shd w:val="clear" w:color="auto" w:fill="auto"/>
            <w:vAlign w:val="center"/>
            <w:hideMark/>
          </w:tcPr>
          <w:p w14:paraId="1DEA8AF5"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Tên phòng :</w:t>
            </w:r>
          </w:p>
        </w:tc>
        <w:tc>
          <w:tcPr>
            <w:tcW w:w="7243" w:type="dxa"/>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49E19878" w14:textId="77777777" w:rsidR="00416306" w:rsidRPr="00B0521D" w:rsidRDefault="00416306" w:rsidP="00416306">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416306" w:rsidRPr="00B0521D" w14:paraId="4B2271AB" w14:textId="77777777" w:rsidTr="00416C08">
        <w:trPr>
          <w:trHeight w:val="90"/>
        </w:trPr>
        <w:tc>
          <w:tcPr>
            <w:tcW w:w="1935" w:type="dxa"/>
            <w:vMerge/>
            <w:tcBorders>
              <w:top w:val="nil"/>
              <w:left w:val="single" w:sz="8" w:space="0" w:color="auto"/>
              <w:bottom w:val="single" w:sz="8" w:space="0" w:color="000000"/>
              <w:right w:val="single" w:sz="8" w:space="0" w:color="auto"/>
            </w:tcBorders>
            <w:vAlign w:val="center"/>
            <w:hideMark/>
          </w:tcPr>
          <w:p w14:paraId="7F69D6F3"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p>
        </w:tc>
        <w:tc>
          <w:tcPr>
            <w:tcW w:w="7243" w:type="dxa"/>
            <w:gridSpan w:val="3"/>
            <w:vMerge/>
            <w:tcBorders>
              <w:top w:val="single" w:sz="8" w:space="0" w:color="auto"/>
              <w:left w:val="single" w:sz="8" w:space="0" w:color="auto"/>
              <w:bottom w:val="single" w:sz="8" w:space="0" w:color="000000"/>
              <w:right w:val="single" w:sz="8" w:space="0" w:color="000000"/>
            </w:tcBorders>
            <w:vAlign w:val="center"/>
            <w:hideMark/>
          </w:tcPr>
          <w:p w14:paraId="1A683286"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p>
        </w:tc>
        <w:tc>
          <w:tcPr>
            <w:tcW w:w="236" w:type="dxa"/>
            <w:tcBorders>
              <w:top w:val="nil"/>
              <w:left w:val="nil"/>
              <w:bottom w:val="nil"/>
              <w:right w:val="nil"/>
            </w:tcBorders>
            <w:shd w:val="clear" w:color="auto" w:fill="auto"/>
            <w:noWrap/>
            <w:vAlign w:val="bottom"/>
            <w:hideMark/>
          </w:tcPr>
          <w:p w14:paraId="2A66F71A" w14:textId="77777777" w:rsidR="00416306" w:rsidRPr="00B0521D" w:rsidRDefault="00416306" w:rsidP="00416306">
            <w:pPr>
              <w:spacing w:before="0" w:line="240" w:lineRule="auto"/>
              <w:jc w:val="center"/>
              <w:rPr>
                <w:rFonts w:ascii="Times New Roman" w:eastAsia="Times New Roman" w:hAnsi="Times New Roman" w:cs="Times New Roman"/>
                <w:color w:val="000000"/>
                <w:lang w:eastAsia="zh-CN" w:bidi="th-TH"/>
              </w:rPr>
            </w:pPr>
          </w:p>
        </w:tc>
      </w:tr>
      <w:tr w:rsidR="00416306" w:rsidRPr="00B0521D" w14:paraId="220CC3DD" w14:textId="77777777" w:rsidTr="00416C08">
        <w:trPr>
          <w:trHeight w:val="315"/>
        </w:trPr>
        <w:tc>
          <w:tcPr>
            <w:tcW w:w="1935" w:type="dxa"/>
            <w:tcBorders>
              <w:top w:val="nil"/>
              <w:left w:val="single" w:sz="8" w:space="0" w:color="auto"/>
              <w:bottom w:val="single" w:sz="8" w:space="0" w:color="auto"/>
              <w:right w:val="single" w:sz="8" w:space="0" w:color="auto"/>
            </w:tcBorders>
            <w:shd w:val="clear" w:color="auto" w:fill="auto"/>
            <w:vAlign w:val="center"/>
            <w:hideMark/>
          </w:tcPr>
          <w:p w14:paraId="036F8311"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Quốc gia cư trú</w:t>
            </w:r>
          </w:p>
        </w:tc>
        <w:tc>
          <w:tcPr>
            <w:tcW w:w="7243" w:type="dxa"/>
            <w:gridSpan w:val="3"/>
            <w:tcBorders>
              <w:top w:val="single" w:sz="8" w:space="0" w:color="auto"/>
              <w:left w:val="nil"/>
              <w:bottom w:val="single" w:sz="8" w:space="0" w:color="auto"/>
              <w:right w:val="single" w:sz="8" w:space="0" w:color="000000"/>
            </w:tcBorders>
            <w:shd w:val="clear" w:color="auto" w:fill="auto"/>
            <w:vAlign w:val="center"/>
            <w:hideMark/>
          </w:tcPr>
          <w:p w14:paraId="6803E3C3" w14:textId="77777777" w:rsidR="00416306" w:rsidRPr="00B0521D" w:rsidRDefault="00416306" w:rsidP="00416306">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c>
          <w:tcPr>
            <w:tcW w:w="236" w:type="dxa"/>
            <w:vAlign w:val="center"/>
            <w:hideMark/>
          </w:tcPr>
          <w:p w14:paraId="78459FB4" w14:textId="77777777" w:rsidR="00416306" w:rsidRPr="00B0521D" w:rsidRDefault="00416306" w:rsidP="00416306">
            <w:pPr>
              <w:spacing w:before="0" w:line="240" w:lineRule="auto"/>
              <w:rPr>
                <w:rFonts w:ascii="Times New Roman" w:eastAsia="Times New Roman" w:hAnsi="Times New Roman" w:cs="Times New Roman"/>
                <w:sz w:val="20"/>
                <w:szCs w:val="20"/>
                <w:lang w:eastAsia="zh-CN" w:bidi="th-TH"/>
              </w:rPr>
            </w:pPr>
          </w:p>
        </w:tc>
      </w:tr>
      <w:tr w:rsidR="00416306" w:rsidRPr="00B0521D" w14:paraId="04682BF7" w14:textId="77777777" w:rsidTr="00416C08">
        <w:trPr>
          <w:trHeight w:val="300"/>
        </w:trPr>
        <w:tc>
          <w:tcPr>
            <w:tcW w:w="1935" w:type="dxa"/>
            <w:tcBorders>
              <w:top w:val="nil"/>
              <w:left w:val="single" w:sz="8" w:space="0" w:color="auto"/>
              <w:bottom w:val="nil"/>
              <w:right w:val="single" w:sz="8" w:space="0" w:color="auto"/>
            </w:tcBorders>
            <w:shd w:val="clear" w:color="auto" w:fill="auto"/>
            <w:vAlign w:val="center"/>
            <w:hideMark/>
          </w:tcPr>
          <w:p w14:paraId="5EC2B858"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lastRenderedPageBreak/>
              <w:t>Tiện nghi cung cấp ?</w:t>
            </w:r>
          </w:p>
        </w:tc>
        <w:tc>
          <w:tcPr>
            <w:tcW w:w="2676" w:type="dxa"/>
            <w:tcBorders>
              <w:top w:val="nil"/>
              <w:left w:val="nil"/>
              <w:bottom w:val="nil"/>
              <w:right w:val="single" w:sz="8" w:space="0" w:color="auto"/>
            </w:tcBorders>
            <w:shd w:val="clear" w:color="auto" w:fill="auto"/>
            <w:vAlign w:val="center"/>
            <w:hideMark/>
          </w:tcPr>
          <w:p w14:paraId="6F26F79C"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xml:space="preserve">Khăn các loại </w:t>
            </w:r>
            <w:r w:rsidRPr="00B0521D">
              <w:rPr>
                <w:rFonts w:ascii="Segoe UI Symbol" w:eastAsia="Times New Roman" w:hAnsi="Segoe UI Symbol" w:cs="Segoe UI Symbol"/>
                <w:color w:val="000000"/>
                <w:lang w:eastAsia="zh-CN" w:bidi="th-TH"/>
              </w:rPr>
              <w:t>☐</w:t>
            </w:r>
          </w:p>
        </w:tc>
        <w:tc>
          <w:tcPr>
            <w:tcW w:w="2294" w:type="dxa"/>
            <w:tcBorders>
              <w:top w:val="nil"/>
              <w:left w:val="nil"/>
              <w:bottom w:val="nil"/>
              <w:right w:val="single" w:sz="8" w:space="0" w:color="auto"/>
            </w:tcBorders>
            <w:shd w:val="clear" w:color="auto" w:fill="auto"/>
            <w:vAlign w:val="center"/>
            <w:hideMark/>
          </w:tcPr>
          <w:p w14:paraId="44F60E3D"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xml:space="preserve">Ban công </w:t>
            </w:r>
            <w:r w:rsidRPr="00B0521D">
              <w:rPr>
                <w:rFonts w:ascii="Segoe UI Symbol" w:eastAsia="Times New Roman" w:hAnsi="Segoe UI Symbol" w:cs="Segoe UI Symbol"/>
                <w:color w:val="000000"/>
                <w:lang w:eastAsia="zh-CN" w:bidi="th-TH"/>
              </w:rPr>
              <w:t>☐</w:t>
            </w:r>
          </w:p>
        </w:tc>
        <w:tc>
          <w:tcPr>
            <w:tcW w:w="2273" w:type="dxa"/>
            <w:tcBorders>
              <w:top w:val="nil"/>
              <w:left w:val="nil"/>
              <w:bottom w:val="nil"/>
              <w:right w:val="single" w:sz="8" w:space="0" w:color="auto"/>
            </w:tcBorders>
            <w:shd w:val="clear" w:color="auto" w:fill="auto"/>
            <w:vAlign w:val="center"/>
            <w:hideMark/>
          </w:tcPr>
          <w:p w14:paraId="2E8D09A9"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xml:space="preserve">Bãi xe </w:t>
            </w:r>
            <w:r w:rsidRPr="00B0521D">
              <w:rPr>
                <w:rFonts w:ascii="Segoe UI Symbol" w:eastAsia="Times New Roman" w:hAnsi="Segoe UI Symbol" w:cs="Segoe UI Symbol"/>
                <w:color w:val="000000"/>
                <w:lang w:eastAsia="zh-CN" w:bidi="th-TH"/>
              </w:rPr>
              <w:t>☐</w:t>
            </w:r>
            <w:r w:rsidRPr="00B0521D">
              <w:rPr>
                <w:rFonts w:ascii="Times New Roman" w:eastAsia="Times New Roman" w:hAnsi="Times New Roman" w:cs="Times New Roman"/>
                <w:color w:val="000000"/>
                <w:lang w:eastAsia="zh-CN" w:bidi="th-TH"/>
              </w:rPr>
              <w:t xml:space="preserve">  Bếp </w:t>
            </w:r>
            <w:r w:rsidRPr="00B0521D">
              <w:rPr>
                <w:rFonts w:ascii="Segoe UI Symbol" w:eastAsia="Times New Roman" w:hAnsi="Segoe UI Symbol" w:cs="Segoe UI Symbol"/>
                <w:color w:val="000000"/>
                <w:lang w:eastAsia="zh-CN" w:bidi="th-TH"/>
              </w:rPr>
              <w:t>☐</w:t>
            </w:r>
          </w:p>
        </w:tc>
        <w:tc>
          <w:tcPr>
            <w:tcW w:w="236" w:type="dxa"/>
            <w:vAlign w:val="center"/>
            <w:hideMark/>
          </w:tcPr>
          <w:p w14:paraId="73B86784" w14:textId="77777777" w:rsidR="00416306" w:rsidRPr="00B0521D" w:rsidRDefault="00416306" w:rsidP="00416306">
            <w:pPr>
              <w:spacing w:before="0" w:line="240" w:lineRule="auto"/>
              <w:rPr>
                <w:rFonts w:ascii="Times New Roman" w:eastAsia="Times New Roman" w:hAnsi="Times New Roman" w:cs="Times New Roman"/>
                <w:sz w:val="20"/>
                <w:szCs w:val="20"/>
                <w:lang w:eastAsia="zh-CN" w:bidi="th-TH"/>
              </w:rPr>
            </w:pPr>
          </w:p>
        </w:tc>
      </w:tr>
      <w:tr w:rsidR="00416306" w:rsidRPr="00B0521D" w14:paraId="57F6BB3B" w14:textId="77777777" w:rsidTr="00416C08">
        <w:trPr>
          <w:trHeight w:val="315"/>
        </w:trPr>
        <w:tc>
          <w:tcPr>
            <w:tcW w:w="1935" w:type="dxa"/>
            <w:tcBorders>
              <w:top w:val="nil"/>
              <w:left w:val="single" w:sz="8" w:space="0" w:color="auto"/>
              <w:bottom w:val="single" w:sz="8" w:space="0" w:color="auto"/>
              <w:right w:val="single" w:sz="8" w:space="0" w:color="auto"/>
            </w:tcBorders>
            <w:shd w:val="clear" w:color="auto" w:fill="auto"/>
            <w:vAlign w:val="center"/>
            <w:hideMark/>
          </w:tcPr>
          <w:p w14:paraId="2B6B63B2"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(Chọn nhiều)</w:t>
            </w:r>
          </w:p>
        </w:tc>
        <w:tc>
          <w:tcPr>
            <w:tcW w:w="2676" w:type="dxa"/>
            <w:tcBorders>
              <w:top w:val="nil"/>
              <w:left w:val="nil"/>
              <w:bottom w:val="single" w:sz="8" w:space="0" w:color="auto"/>
              <w:right w:val="single" w:sz="8" w:space="0" w:color="auto"/>
            </w:tcBorders>
            <w:shd w:val="clear" w:color="auto" w:fill="auto"/>
            <w:vAlign w:val="center"/>
            <w:hideMark/>
          </w:tcPr>
          <w:p w14:paraId="51DC69A5"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xml:space="preserve">Điều hòa </w:t>
            </w:r>
            <w:r w:rsidRPr="00B0521D">
              <w:rPr>
                <w:rFonts w:ascii="Segoe UI Symbol" w:eastAsia="Times New Roman" w:hAnsi="Segoe UI Symbol" w:cs="Segoe UI Symbol"/>
                <w:color w:val="000000"/>
                <w:lang w:eastAsia="zh-CN" w:bidi="th-TH"/>
              </w:rPr>
              <w:t>☐</w:t>
            </w:r>
          </w:p>
        </w:tc>
        <w:tc>
          <w:tcPr>
            <w:tcW w:w="2294" w:type="dxa"/>
            <w:tcBorders>
              <w:top w:val="nil"/>
              <w:left w:val="nil"/>
              <w:bottom w:val="single" w:sz="8" w:space="0" w:color="auto"/>
              <w:right w:val="single" w:sz="8" w:space="0" w:color="auto"/>
            </w:tcBorders>
            <w:shd w:val="clear" w:color="auto" w:fill="auto"/>
            <w:vAlign w:val="center"/>
            <w:hideMark/>
          </w:tcPr>
          <w:p w14:paraId="0FCDD1CF"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xml:space="preserve">Wifi </w:t>
            </w:r>
            <w:r w:rsidRPr="00B0521D">
              <w:rPr>
                <w:rFonts w:ascii="Segoe UI Symbol" w:eastAsia="Times New Roman" w:hAnsi="Segoe UI Symbol" w:cs="Segoe UI Symbol"/>
                <w:color w:val="000000"/>
                <w:lang w:eastAsia="zh-CN" w:bidi="th-TH"/>
              </w:rPr>
              <w:t>☐</w:t>
            </w:r>
          </w:p>
        </w:tc>
        <w:tc>
          <w:tcPr>
            <w:tcW w:w="2273" w:type="dxa"/>
            <w:tcBorders>
              <w:top w:val="nil"/>
              <w:left w:val="nil"/>
              <w:bottom w:val="single" w:sz="8" w:space="0" w:color="auto"/>
              <w:right w:val="single" w:sz="8" w:space="0" w:color="auto"/>
            </w:tcBorders>
            <w:shd w:val="clear" w:color="auto" w:fill="auto"/>
            <w:vAlign w:val="center"/>
            <w:hideMark/>
          </w:tcPr>
          <w:p w14:paraId="65F6B722"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xml:space="preserve">Smartkey </w:t>
            </w:r>
            <w:r w:rsidRPr="00B0521D">
              <w:rPr>
                <w:rFonts w:ascii="Segoe UI Symbol" w:eastAsia="Times New Roman" w:hAnsi="Segoe UI Symbol" w:cs="Segoe UI Symbol"/>
                <w:color w:val="000000"/>
                <w:lang w:eastAsia="zh-CN" w:bidi="th-TH"/>
              </w:rPr>
              <w:t>☐</w:t>
            </w:r>
          </w:p>
        </w:tc>
        <w:tc>
          <w:tcPr>
            <w:tcW w:w="236" w:type="dxa"/>
            <w:vAlign w:val="center"/>
            <w:hideMark/>
          </w:tcPr>
          <w:p w14:paraId="44DC7163" w14:textId="77777777" w:rsidR="00416306" w:rsidRPr="00B0521D" w:rsidRDefault="00416306" w:rsidP="00416306">
            <w:pPr>
              <w:spacing w:before="0" w:line="240" w:lineRule="auto"/>
              <w:rPr>
                <w:rFonts w:ascii="Times New Roman" w:eastAsia="Times New Roman" w:hAnsi="Times New Roman" w:cs="Times New Roman"/>
                <w:sz w:val="20"/>
                <w:szCs w:val="20"/>
                <w:lang w:eastAsia="zh-CN" w:bidi="th-TH"/>
              </w:rPr>
            </w:pPr>
          </w:p>
        </w:tc>
      </w:tr>
      <w:tr w:rsidR="00416306" w:rsidRPr="00B0521D" w14:paraId="7C49AA20" w14:textId="77777777" w:rsidTr="00416C08">
        <w:trPr>
          <w:trHeight w:val="315"/>
        </w:trPr>
        <w:tc>
          <w:tcPr>
            <w:tcW w:w="1935" w:type="dxa"/>
            <w:tcBorders>
              <w:top w:val="nil"/>
              <w:left w:val="single" w:sz="8" w:space="0" w:color="auto"/>
              <w:bottom w:val="single" w:sz="8" w:space="0" w:color="auto"/>
              <w:right w:val="single" w:sz="8" w:space="0" w:color="auto"/>
            </w:tcBorders>
            <w:shd w:val="clear" w:color="auto" w:fill="auto"/>
            <w:noWrap/>
            <w:vAlign w:val="center"/>
            <w:hideMark/>
          </w:tcPr>
          <w:p w14:paraId="2F799F3A"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Giá phòng (vnd)</w:t>
            </w:r>
          </w:p>
        </w:tc>
        <w:tc>
          <w:tcPr>
            <w:tcW w:w="7243"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7DE30E9" w14:textId="77777777" w:rsidR="00416306" w:rsidRPr="00B0521D" w:rsidRDefault="00416306" w:rsidP="00416306">
            <w:pPr>
              <w:spacing w:before="0" w:line="240" w:lineRule="auto"/>
              <w:jc w:val="center"/>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c>
          <w:tcPr>
            <w:tcW w:w="236" w:type="dxa"/>
            <w:vAlign w:val="center"/>
            <w:hideMark/>
          </w:tcPr>
          <w:p w14:paraId="5207475D" w14:textId="77777777" w:rsidR="00416306" w:rsidRPr="00B0521D" w:rsidRDefault="00416306" w:rsidP="00416306">
            <w:pPr>
              <w:spacing w:before="0" w:line="240" w:lineRule="auto"/>
              <w:rPr>
                <w:rFonts w:ascii="Times New Roman" w:eastAsia="Times New Roman" w:hAnsi="Times New Roman" w:cs="Times New Roman"/>
                <w:sz w:val="20"/>
                <w:szCs w:val="20"/>
                <w:lang w:eastAsia="zh-CN" w:bidi="th-TH"/>
              </w:rPr>
            </w:pPr>
          </w:p>
        </w:tc>
      </w:tr>
      <w:tr w:rsidR="00416306" w:rsidRPr="00B0521D" w14:paraId="73CAE21D" w14:textId="77777777" w:rsidTr="00416C08">
        <w:trPr>
          <w:trHeight w:val="300"/>
        </w:trPr>
        <w:tc>
          <w:tcPr>
            <w:tcW w:w="1935" w:type="dxa"/>
            <w:tcBorders>
              <w:top w:val="nil"/>
              <w:left w:val="single" w:sz="8" w:space="0" w:color="auto"/>
              <w:bottom w:val="nil"/>
              <w:right w:val="single" w:sz="8" w:space="0" w:color="auto"/>
            </w:tcBorders>
            <w:shd w:val="clear" w:color="auto" w:fill="auto"/>
            <w:noWrap/>
            <w:vAlign w:val="center"/>
            <w:hideMark/>
          </w:tcPr>
          <w:p w14:paraId="31108AAE"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Hình ảnh khách sạn</w:t>
            </w:r>
          </w:p>
        </w:tc>
        <w:tc>
          <w:tcPr>
            <w:tcW w:w="7243" w:type="dxa"/>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14:paraId="62A51531" w14:textId="414E97CA" w:rsidR="00416306" w:rsidRPr="00B0521D" w:rsidRDefault="00416306" w:rsidP="00416306">
            <w:pPr>
              <w:spacing w:before="0" w:line="240" w:lineRule="auto"/>
              <w:jc w:val="center"/>
              <w:rPr>
                <w:rFonts w:ascii="Times New Roman" w:eastAsia="Times New Roman" w:hAnsi="Times New Roman" w:cs="Times New Roman"/>
                <w:color w:val="000000"/>
                <w:lang w:eastAsia="zh-CN" w:bidi="th-TH"/>
              </w:rPr>
            </w:pPr>
            <w:r w:rsidRPr="00B0521D">
              <w:rPr>
                <w:rFonts w:ascii="Times New Roman" w:hAnsi="Times New Roman" w:cs="Times New Roman"/>
                <w:noProof/>
              </w:rPr>
              <w:drawing>
                <wp:inline distT="0" distB="0" distL="0" distR="0" wp14:anchorId="0C6B6EE3" wp14:editId="1089B19E">
                  <wp:extent cx="413461" cy="429895"/>
                  <wp:effectExtent l="0" t="0" r="5715" b="8255"/>
                  <wp:docPr id="45420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2788" name=""/>
                          <pic:cNvPicPr/>
                        </pic:nvPicPr>
                        <pic:blipFill>
                          <a:blip r:embed="rId30"/>
                          <a:stretch>
                            <a:fillRect/>
                          </a:stretch>
                        </pic:blipFill>
                        <pic:spPr>
                          <a:xfrm>
                            <a:off x="0" y="0"/>
                            <a:ext cx="413996" cy="430451"/>
                          </a:xfrm>
                          <a:prstGeom prst="rect">
                            <a:avLst/>
                          </a:prstGeom>
                        </pic:spPr>
                      </pic:pic>
                    </a:graphicData>
                  </a:graphic>
                </wp:inline>
              </w:drawing>
            </w:r>
            <w:r w:rsidRPr="00B0521D">
              <w:rPr>
                <w:rFonts w:ascii="Times New Roman" w:hAnsi="Times New Roman" w:cs="Times New Roman"/>
                <w:noProof/>
              </w:rPr>
              <w:drawing>
                <wp:inline distT="0" distB="0" distL="0" distR="0" wp14:anchorId="7F21EF6E" wp14:editId="53EB4100">
                  <wp:extent cx="413461" cy="429895"/>
                  <wp:effectExtent l="0" t="0" r="5715" b="8255"/>
                  <wp:docPr id="189720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2788" name=""/>
                          <pic:cNvPicPr/>
                        </pic:nvPicPr>
                        <pic:blipFill>
                          <a:blip r:embed="rId30"/>
                          <a:stretch>
                            <a:fillRect/>
                          </a:stretch>
                        </pic:blipFill>
                        <pic:spPr>
                          <a:xfrm>
                            <a:off x="0" y="0"/>
                            <a:ext cx="413996" cy="430451"/>
                          </a:xfrm>
                          <a:prstGeom prst="rect">
                            <a:avLst/>
                          </a:prstGeom>
                        </pic:spPr>
                      </pic:pic>
                    </a:graphicData>
                  </a:graphic>
                </wp:inline>
              </w:drawing>
            </w:r>
            <w:r w:rsidRPr="00B0521D">
              <w:rPr>
                <w:rFonts w:ascii="Times New Roman" w:hAnsi="Times New Roman" w:cs="Times New Roman"/>
                <w:noProof/>
              </w:rPr>
              <w:drawing>
                <wp:inline distT="0" distB="0" distL="0" distR="0" wp14:anchorId="15656677" wp14:editId="6E18AB89">
                  <wp:extent cx="413461" cy="429895"/>
                  <wp:effectExtent l="0" t="0" r="5715" b="8255"/>
                  <wp:docPr id="19164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2788" name=""/>
                          <pic:cNvPicPr/>
                        </pic:nvPicPr>
                        <pic:blipFill>
                          <a:blip r:embed="rId30"/>
                          <a:stretch>
                            <a:fillRect/>
                          </a:stretch>
                        </pic:blipFill>
                        <pic:spPr>
                          <a:xfrm>
                            <a:off x="0" y="0"/>
                            <a:ext cx="413996" cy="430451"/>
                          </a:xfrm>
                          <a:prstGeom prst="rect">
                            <a:avLst/>
                          </a:prstGeom>
                        </pic:spPr>
                      </pic:pic>
                    </a:graphicData>
                  </a:graphic>
                </wp:inline>
              </w:drawing>
            </w:r>
          </w:p>
        </w:tc>
        <w:tc>
          <w:tcPr>
            <w:tcW w:w="236" w:type="dxa"/>
            <w:vAlign w:val="center"/>
            <w:hideMark/>
          </w:tcPr>
          <w:p w14:paraId="722AECC9" w14:textId="77777777" w:rsidR="00416306" w:rsidRPr="00B0521D" w:rsidRDefault="00416306" w:rsidP="00416306">
            <w:pPr>
              <w:spacing w:before="0" w:line="240" w:lineRule="auto"/>
              <w:rPr>
                <w:rFonts w:ascii="Times New Roman" w:eastAsia="Times New Roman" w:hAnsi="Times New Roman" w:cs="Times New Roman"/>
                <w:sz w:val="20"/>
                <w:szCs w:val="20"/>
                <w:lang w:eastAsia="zh-CN" w:bidi="th-TH"/>
              </w:rPr>
            </w:pPr>
          </w:p>
        </w:tc>
      </w:tr>
      <w:tr w:rsidR="00416306" w:rsidRPr="00B0521D" w14:paraId="76255745" w14:textId="77777777" w:rsidTr="00416C08">
        <w:trPr>
          <w:trHeight w:val="315"/>
        </w:trPr>
        <w:tc>
          <w:tcPr>
            <w:tcW w:w="1935" w:type="dxa"/>
            <w:tcBorders>
              <w:top w:val="nil"/>
              <w:left w:val="single" w:sz="8" w:space="0" w:color="auto"/>
              <w:bottom w:val="single" w:sz="8" w:space="0" w:color="auto"/>
              <w:right w:val="single" w:sz="8" w:space="0" w:color="auto"/>
            </w:tcBorders>
            <w:shd w:val="clear" w:color="auto" w:fill="auto"/>
            <w:noWrap/>
            <w:vAlign w:val="center"/>
            <w:hideMark/>
          </w:tcPr>
          <w:p w14:paraId="49515F8E"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(ít nhất 3)</w:t>
            </w:r>
          </w:p>
        </w:tc>
        <w:tc>
          <w:tcPr>
            <w:tcW w:w="7243" w:type="dxa"/>
            <w:gridSpan w:val="3"/>
            <w:vMerge/>
            <w:tcBorders>
              <w:top w:val="nil"/>
              <w:left w:val="single" w:sz="8" w:space="0" w:color="auto"/>
              <w:bottom w:val="single" w:sz="8" w:space="0" w:color="auto"/>
              <w:right w:val="single" w:sz="8" w:space="0" w:color="auto"/>
            </w:tcBorders>
            <w:vAlign w:val="center"/>
            <w:hideMark/>
          </w:tcPr>
          <w:p w14:paraId="51CBAF83" w14:textId="77777777" w:rsidR="00416306" w:rsidRPr="00B0521D" w:rsidRDefault="00416306" w:rsidP="00416306">
            <w:pPr>
              <w:spacing w:before="0" w:line="240" w:lineRule="auto"/>
              <w:rPr>
                <w:rFonts w:ascii="Times New Roman" w:eastAsia="Times New Roman" w:hAnsi="Times New Roman" w:cs="Times New Roman"/>
                <w:color w:val="000000"/>
                <w:lang w:eastAsia="zh-CN" w:bidi="th-TH"/>
              </w:rPr>
            </w:pPr>
          </w:p>
        </w:tc>
        <w:tc>
          <w:tcPr>
            <w:tcW w:w="236" w:type="dxa"/>
            <w:vAlign w:val="center"/>
            <w:hideMark/>
          </w:tcPr>
          <w:p w14:paraId="0E192822" w14:textId="77777777" w:rsidR="00416306" w:rsidRPr="00B0521D" w:rsidRDefault="00416306" w:rsidP="00416306">
            <w:pPr>
              <w:spacing w:before="0" w:line="240" w:lineRule="auto"/>
              <w:rPr>
                <w:rFonts w:ascii="Times New Roman" w:eastAsia="Times New Roman" w:hAnsi="Times New Roman" w:cs="Times New Roman"/>
                <w:sz w:val="20"/>
                <w:szCs w:val="20"/>
                <w:lang w:eastAsia="zh-CN" w:bidi="th-TH"/>
              </w:rPr>
            </w:pPr>
          </w:p>
        </w:tc>
      </w:tr>
    </w:tbl>
    <w:p w14:paraId="4C9C4801" w14:textId="77777777" w:rsidR="00D0557B" w:rsidRPr="00B0521D" w:rsidRDefault="00D0557B" w:rsidP="00D0557B">
      <w:pPr>
        <w:rPr>
          <w:rFonts w:ascii="Times New Roman" w:hAnsi="Times New Roman" w:cs="Times New Roman"/>
        </w:rPr>
      </w:pPr>
    </w:p>
    <w:p w14:paraId="7E92E14B" w14:textId="06BB123D" w:rsidR="00B77AE8" w:rsidRPr="00B0521D" w:rsidRDefault="006266D6" w:rsidP="00B77AE8">
      <w:pPr>
        <w:pStyle w:val="Heading3"/>
      </w:pPr>
      <w:r w:rsidRPr="00B0521D">
        <w:t xml:space="preserve"> </w:t>
      </w:r>
      <w:bookmarkStart w:id="22" w:name="_Toc173188446"/>
      <w:r w:rsidR="009F3E77" w:rsidRPr="002C3B1F">
        <w:t>BM</w:t>
      </w:r>
      <w:r w:rsidR="00542C40">
        <w:t>0</w:t>
      </w:r>
      <w:r w:rsidR="001C7204">
        <w:t>8</w:t>
      </w:r>
      <w:r w:rsidRPr="00B0521D">
        <w:t xml:space="preserve"> :</w:t>
      </w:r>
      <w:r w:rsidR="00A5388C" w:rsidRPr="00B0521D">
        <w:t xml:space="preserve"> Biểu mẫu </w:t>
      </w:r>
      <w:r w:rsidR="008F3D25" w:rsidRPr="00B0521D">
        <w:t>hủy</w:t>
      </w:r>
      <w:r w:rsidR="00BB237D" w:rsidRPr="00B0521D">
        <w:t xml:space="preserve"> </w:t>
      </w:r>
      <w:r w:rsidR="00D916F9" w:rsidRPr="00B0521D">
        <w:t xml:space="preserve">phòng đã </w:t>
      </w:r>
      <w:r w:rsidR="00B77AE8" w:rsidRPr="00B0521D">
        <w:t>đặt</w:t>
      </w:r>
      <w:bookmarkEnd w:id="22"/>
    </w:p>
    <w:tbl>
      <w:tblPr>
        <w:tblW w:w="5460" w:type="dxa"/>
        <w:tblLook w:val="04A0" w:firstRow="1" w:lastRow="0" w:firstColumn="1" w:lastColumn="0" w:noHBand="0" w:noVBand="1"/>
      </w:tblPr>
      <w:tblGrid>
        <w:gridCol w:w="2860"/>
        <w:gridCol w:w="2600"/>
      </w:tblGrid>
      <w:tr w:rsidR="00B77AE8" w:rsidRPr="00B0521D" w14:paraId="076EFAA8" w14:textId="77777777" w:rsidTr="005B0521">
        <w:trPr>
          <w:trHeight w:val="315"/>
        </w:trPr>
        <w:tc>
          <w:tcPr>
            <w:tcW w:w="5460" w:type="dxa"/>
            <w:gridSpan w:val="2"/>
            <w:tcBorders>
              <w:top w:val="single" w:sz="4" w:space="0" w:color="auto"/>
              <w:left w:val="single" w:sz="4" w:space="0" w:color="auto"/>
              <w:bottom w:val="single" w:sz="4" w:space="0" w:color="auto"/>
              <w:right w:val="single" w:sz="4" w:space="0" w:color="auto"/>
            </w:tcBorders>
            <w:shd w:val="clear" w:color="auto" w:fill="00CCFF"/>
            <w:vAlign w:val="center"/>
            <w:hideMark/>
          </w:tcPr>
          <w:p w14:paraId="19665F9E" w14:textId="1A602BFE" w:rsidR="00B77AE8" w:rsidRPr="005B0521" w:rsidRDefault="00B77AE8" w:rsidP="00B77AE8">
            <w:pPr>
              <w:spacing w:before="0" w:line="240" w:lineRule="auto"/>
              <w:jc w:val="center"/>
              <w:rPr>
                <w:rFonts w:ascii="Times New Roman" w:eastAsia="Times New Roman" w:hAnsi="Times New Roman" w:cs="Times New Roman"/>
                <w:b/>
                <w:bCs/>
                <w:color w:val="000000"/>
                <w:sz w:val="24"/>
                <w:szCs w:val="24"/>
                <w:lang w:eastAsia="zh-CN" w:bidi="th-TH"/>
              </w:rPr>
            </w:pPr>
            <w:r w:rsidRPr="005B0521">
              <w:rPr>
                <w:rFonts w:ascii="Times New Roman" w:eastAsia="Times New Roman" w:hAnsi="Times New Roman" w:cs="Times New Roman"/>
                <w:b/>
                <w:bCs/>
                <w:color w:val="000000"/>
                <w:sz w:val="24"/>
                <w:szCs w:val="24"/>
                <w:lang w:eastAsia="zh-CN" w:bidi="th-TH"/>
              </w:rPr>
              <w:t>Xác nhận thông tin hủy phòng</w:t>
            </w:r>
          </w:p>
        </w:tc>
      </w:tr>
      <w:tr w:rsidR="00B77AE8" w:rsidRPr="00B0521D" w14:paraId="599DEC9D"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14:paraId="4792B2BB" w14:textId="44A0F6DF" w:rsidR="00B77AE8" w:rsidRPr="00B0521D" w:rsidRDefault="00EC44B5" w:rsidP="00B77AE8">
            <w:pPr>
              <w:spacing w:before="0" w:line="240" w:lineRule="auto"/>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Tên khách sạn</w:t>
            </w:r>
          </w:p>
        </w:tc>
        <w:tc>
          <w:tcPr>
            <w:tcW w:w="2600" w:type="dxa"/>
            <w:tcBorders>
              <w:top w:val="nil"/>
              <w:left w:val="nil"/>
              <w:bottom w:val="single" w:sz="4" w:space="0" w:color="auto"/>
              <w:right w:val="single" w:sz="4" w:space="0" w:color="auto"/>
            </w:tcBorders>
            <w:shd w:val="clear" w:color="auto" w:fill="auto"/>
            <w:noWrap/>
            <w:vAlign w:val="bottom"/>
            <w:hideMark/>
          </w:tcPr>
          <w:p w14:paraId="61DF9682"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5F47D9" w:rsidRPr="00B0521D" w14:paraId="47D6AB85"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center"/>
          </w:tcPr>
          <w:p w14:paraId="4673275A" w14:textId="17D910A3" w:rsidR="005F47D9" w:rsidRDefault="005F47D9" w:rsidP="00B77AE8">
            <w:pPr>
              <w:spacing w:before="0" w:line="240" w:lineRule="auto"/>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Tên phòng</w:t>
            </w:r>
          </w:p>
        </w:tc>
        <w:tc>
          <w:tcPr>
            <w:tcW w:w="2600" w:type="dxa"/>
            <w:tcBorders>
              <w:top w:val="nil"/>
              <w:left w:val="nil"/>
              <w:bottom w:val="single" w:sz="4" w:space="0" w:color="auto"/>
              <w:right w:val="single" w:sz="4" w:space="0" w:color="auto"/>
            </w:tcBorders>
            <w:shd w:val="clear" w:color="auto" w:fill="auto"/>
            <w:noWrap/>
            <w:vAlign w:val="bottom"/>
          </w:tcPr>
          <w:p w14:paraId="4AB97552" w14:textId="77777777" w:rsidR="005F47D9" w:rsidRPr="00B0521D" w:rsidRDefault="005F47D9" w:rsidP="00B77AE8">
            <w:pPr>
              <w:spacing w:before="0" w:line="240" w:lineRule="auto"/>
              <w:rPr>
                <w:rFonts w:ascii="Times New Roman" w:eastAsia="Times New Roman" w:hAnsi="Times New Roman" w:cs="Times New Roman"/>
                <w:color w:val="000000"/>
                <w:lang w:eastAsia="zh-CN" w:bidi="th-TH"/>
              </w:rPr>
            </w:pPr>
          </w:p>
        </w:tc>
      </w:tr>
      <w:tr w:rsidR="00965EC8" w:rsidRPr="00B0521D" w14:paraId="025F6F65"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center"/>
          </w:tcPr>
          <w:p w14:paraId="40D03F44" w14:textId="29FFF308" w:rsidR="00965EC8" w:rsidRPr="00B0521D" w:rsidRDefault="00EC44B5" w:rsidP="00B77AE8">
            <w:pPr>
              <w:spacing w:before="0" w:line="240" w:lineRule="auto"/>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 xml:space="preserve">Ngày </w:t>
            </w:r>
            <w:r w:rsidR="00B337AD">
              <w:rPr>
                <w:rFonts w:ascii="Times New Roman" w:eastAsia="Times New Roman" w:hAnsi="Times New Roman" w:cs="Times New Roman"/>
                <w:color w:val="000000"/>
                <w:lang w:eastAsia="zh-CN" w:bidi="th-TH"/>
              </w:rPr>
              <w:t>đến</w:t>
            </w:r>
          </w:p>
        </w:tc>
        <w:tc>
          <w:tcPr>
            <w:tcW w:w="2600" w:type="dxa"/>
            <w:tcBorders>
              <w:top w:val="nil"/>
              <w:left w:val="nil"/>
              <w:bottom w:val="single" w:sz="4" w:space="0" w:color="auto"/>
              <w:right w:val="single" w:sz="4" w:space="0" w:color="auto"/>
            </w:tcBorders>
            <w:shd w:val="clear" w:color="auto" w:fill="auto"/>
            <w:noWrap/>
            <w:vAlign w:val="bottom"/>
          </w:tcPr>
          <w:p w14:paraId="1017F6B0" w14:textId="21D434A0" w:rsidR="00965EC8" w:rsidRPr="00B0521D" w:rsidRDefault="00EC44B5" w:rsidP="00B77AE8">
            <w:pPr>
              <w:spacing w:before="0" w:line="240" w:lineRule="auto"/>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 xml:space="preserve">Ngày </w:t>
            </w:r>
            <w:r w:rsidR="00B337AD">
              <w:rPr>
                <w:rFonts w:ascii="Times New Roman" w:eastAsia="Times New Roman" w:hAnsi="Times New Roman" w:cs="Times New Roman"/>
                <w:color w:val="000000"/>
                <w:lang w:eastAsia="zh-CN" w:bidi="th-TH"/>
              </w:rPr>
              <w:t>đi</w:t>
            </w:r>
          </w:p>
        </w:tc>
      </w:tr>
      <w:tr w:rsidR="00965EC8" w:rsidRPr="00B0521D" w14:paraId="718A076B"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center"/>
          </w:tcPr>
          <w:p w14:paraId="6B5BE147" w14:textId="550FE60D" w:rsidR="00965EC8" w:rsidRPr="00B0521D" w:rsidRDefault="003E1C4B"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Mã đặt phòng</w:t>
            </w:r>
          </w:p>
        </w:tc>
        <w:tc>
          <w:tcPr>
            <w:tcW w:w="2600" w:type="dxa"/>
            <w:tcBorders>
              <w:top w:val="nil"/>
              <w:left w:val="nil"/>
              <w:bottom w:val="single" w:sz="4" w:space="0" w:color="auto"/>
              <w:right w:val="single" w:sz="4" w:space="0" w:color="auto"/>
            </w:tcBorders>
            <w:shd w:val="clear" w:color="auto" w:fill="auto"/>
            <w:noWrap/>
            <w:vAlign w:val="bottom"/>
          </w:tcPr>
          <w:p w14:paraId="3EDE4F03" w14:textId="77777777" w:rsidR="00965EC8" w:rsidRPr="00B0521D" w:rsidRDefault="00965EC8" w:rsidP="00B77AE8">
            <w:pPr>
              <w:spacing w:before="0" w:line="240" w:lineRule="auto"/>
              <w:rPr>
                <w:rFonts w:ascii="Times New Roman" w:eastAsia="Times New Roman" w:hAnsi="Times New Roman" w:cs="Times New Roman"/>
                <w:color w:val="000000"/>
                <w:lang w:eastAsia="zh-CN" w:bidi="th-TH"/>
              </w:rPr>
            </w:pPr>
          </w:p>
        </w:tc>
      </w:tr>
      <w:tr w:rsidR="000E4008" w:rsidRPr="00B0521D" w14:paraId="6FB9BC76"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center"/>
          </w:tcPr>
          <w:p w14:paraId="0408EFF7" w14:textId="48B3B91D" w:rsidR="000E4008" w:rsidRPr="00B0521D" w:rsidRDefault="000E4008" w:rsidP="00B77AE8">
            <w:pPr>
              <w:spacing w:before="0" w:line="240" w:lineRule="auto"/>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Loại phòng</w:t>
            </w:r>
          </w:p>
        </w:tc>
        <w:tc>
          <w:tcPr>
            <w:tcW w:w="2600" w:type="dxa"/>
            <w:tcBorders>
              <w:top w:val="nil"/>
              <w:left w:val="nil"/>
              <w:bottom w:val="single" w:sz="4" w:space="0" w:color="auto"/>
              <w:right w:val="single" w:sz="4" w:space="0" w:color="auto"/>
            </w:tcBorders>
            <w:shd w:val="clear" w:color="auto" w:fill="auto"/>
            <w:noWrap/>
            <w:vAlign w:val="bottom"/>
          </w:tcPr>
          <w:p w14:paraId="65EA7C91" w14:textId="77777777" w:rsidR="000E4008" w:rsidRPr="00B0521D" w:rsidRDefault="000E4008" w:rsidP="00B77AE8">
            <w:pPr>
              <w:spacing w:before="0" w:line="240" w:lineRule="auto"/>
              <w:rPr>
                <w:rFonts w:ascii="Times New Roman" w:eastAsia="Times New Roman" w:hAnsi="Times New Roman" w:cs="Times New Roman"/>
                <w:color w:val="000000"/>
                <w:lang w:eastAsia="zh-CN" w:bidi="th-TH"/>
              </w:rPr>
            </w:pPr>
          </w:p>
        </w:tc>
      </w:tr>
      <w:tr w:rsidR="00B77AE8" w:rsidRPr="00B0521D" w14:paraId="0AD17814"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14:paraId="1A8B38C0"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phòng</w:t>
            </w:r>
          </w:p>
        </w:tc>
        <w:tc>
          <w:tcPr>
            <w:tcW w:w="2600" w:type="dxa"/>
            <w:tcBorders>
              <w:top w:val="nil"/>
              <w:left w:val="nil"/>
              <w:bottom w:val="single" w:sz="4" w:space="0" w:color="auto"/>
              <w:right w:val="single" w:sz="4" w:space="0" w:color="auto"/>
            </w:tcBorders>
            <w:shd w:val="clear" w:color="auto" w:fill="auto"/>
            <w:noWrap/>
            <w:vAlign w:val="bottom"/>
            <w:hideMark/>
          </w:tcPr>
          <w:p w14:paraId="6A0CDEEF"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77AE8" w:rsidRPr="00B0521D" w14:paraId="4E336993"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0F85768"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giường</w:t>
            </w:r>
          </w:p>
        </w:tc>
        <w:tc>
          <w:tcPr>
            <w:tcW w:w="2600" w:type="dxa"/>
            <w:tcBorders>
              <w:top w:val="nil"/>
              <w:left w:val="nil"/>
              <w:bottom w:val="single" w:sz="4" w:space="0" w:color="auto"/>
              <w:right w:val="single" w:sz="4" w:space="0" w:color="auto"/>
            </w:tcBorders>
            <w:shd w:val="clear" w:color="auto" w:fill="auto"/>
            <w:noWrap/>
            <w:vAlign w:val="bottom"/>
            <w:hideMark/>
          </w:tcPr>
          <w:p w14:paraId="723DF6D6"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77AE8" w:rsidRPr="00B0521D" w14:paraId="6D4FADDF"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56613BB"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khách</w:t>
            </w:r>
          </w:p>
        </w:tc>
        <w:tc>
          <w:tcPr>
            <w:tcW w:w="2600" w:type="dxa"/>
            <w:tcBorders>
              <w:top w:val="nil"/>
              <w:left w:val="nil"/>
              <w:bottom w:val="single" w:sz="4" w:space="0" w:color="auto"/>
              <w:right w:val="single" w:sz="4" w:space="0" w:color="auto"/>
            </w:tcBorders>
            <w:shd w:val="clear" w:color="auto" w:fill="auto"/>
            <w:noWrap/>
            <w:vAlign w:val="bottom"/>
            <w:hideMark/>
          </w:tcPr>
          <w:p w14:paraId="580FB2EA" w14:textId="58E3D46A" w:rsidR="00B77AE8" w:rsidRPr="00B0521D" w:rsidRDefault="00B77AE8" w:rsidP="00B77AE8">
            <w:pPr>
              <w:spacing w:before="0" w:line="240" w:lineRule="auto"/>
              <w:rPr>
                <w:rFonts w:ascii="Times New Roman" w:eastAsia="Times New Roman" w:hAnsi="Times New Roman" w:cs="Times New Roman"/>
                <w:color w:val="000000"/>
                <w:lang w:eastAsia="zh-CN" w:bidi="th-TH"/>
              </w:rPr>
            </w:pPr>
          </w:p>
        </w:tc>
      </w:tr>
      <w:tr w:rsidR="00B77AE8" w:rsidRPr="00B0521D" w14:paraId="4D704F90"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24CE2F50"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Ngày đặt:</w:t>
            </w:r>
          </w:p>
        </w:tc>
        <w:tc>
          <w:tcPr>
            <w:tcW w:w="2600" w:type="dxa"/>
            <w:tcBorders>
              <w:top w:val="nil"/>
              <w:left w:val="nil"/>
              <w:bottom w:val="single" w:sz="4" w:space="0" w:color="auto"/>
              <w:right w:val="single" w:sz="4" w:space="0" w:color="auto"/>
            </w:tcBorders>
            <w:shd w:val="clear" w:color="auto" w:fill="auto"/>
            <w:noWrap/>
            <w:vAlign w:val="bottom"/>
            <w:hideMark/>
          </w:tcPr>
          <w:p w14:paraId="14F9C7BD"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77AE8" w:rsidRPr="00B0521D" w14:paraId="57589506" w14:textId="77777777" w:rsidTr="00B77AE8">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8A9201A"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tiền (sau các ưu đãi):</w:t>
            </w:r>
          </w:p>
        </w:tc>
        <w:tc>
          <w:tcPr>
            <w:tcW w:w="2600" w:type="dxa"/>
            <w:tcBorders>
              <w:top w:val="nil"/>
              <w:left w:val="nil"/>
              <w:bottom w:val="single" w:sz="4" w:space="0" w:color="auto"/>
              <w:right w:val="single" w:sz="4" w:space="0" w:color="auto"/>
            </w:tcBorders>
            <w:shd w:val="clear" w:color="auto" w:fill="auto"/>
            <w:noWrap/>
            <w:vAlign w:val="bottom"/>
            <w:hideMark/>
          </w:tcPr>
          <w:p w14:paraId="3B4168A7"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p>
        </w:tc>
      </w:tr>
      <w:tr w:rsidR="00B77AE8" w:rsidRPr="00B0521D" w14:paraId="7032A17E" w14:textId="77777777" w:rsidTr="00B77AE8">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7C59F685" w14:textId="77777777"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Lý do hủy:</w:t>
            </w:r>
            <w:r w:rsidRPr="00B0521D">
              <w:rPr>
                <w:rFonts w:ascii="Times New Roman" w:eastAsia="Times New Roman" w:hAnsi="Times New Roman" w:cs="Times New Roman"/>
                <w:color w:val="000000"/>
                <w:lang w:eastAsia="zh-CN" w:bidi="th-TH"/>
              </w:rPr>
              <w:br/>
              <w:t>(viết dưới 100 chữ)</w:t>
            </w:r>
          </w:p>
        </w:tc>
        <w:tc>
          <w:tcPr>
            <w:tcW w:w="2600" w:type="dxa"/>
            <w:tcBorders>
              <w:top w:val="nil"/>
              <w:left w:val="nil"/>
              <w:bottom w:val="single" w:sz="4" w:space="0" w:color="auto"/>
              <w:right w:val="single" w:sz="4" w:space="0" w:color="auto"/>
            </w:tcBorders>
            <w:shd w:val="clear" w:color="auto" w:fill="auto"/>
            <w:noWrap/>
            <w:vAlign w:val="bottom"/>
            <w:hideMark/>
          </w:tcPr>
          <w:p w14:paraId="22534960" w14:textId="220DA96C" w:rsidR="00B77AE8" w:rsidRPr="00B0521D" w:rsidRDefault="00B77AE8" w:rsidP="00B77AE8">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r w:rsidR="00C325A3" w:rsidRPr="00B0521D">
              <w:rPr>
                <w:rFonts w:ascii="Times New Roman" w:eastAsia="Times New Roman" w:hAnsi="Times New Roman" w:cs="Times New Roman"/>
                <w:color w:val="000000"/>
                <w:lang w:eastAsia="zh-CN" w:bidi="th-TH"/>
              </w:rPr>
              <w:t>…..</w:t>
            </w:r>
          </w:p>
        </w:tc>
      </w:tr>
      <w:tr w:rsidR="00A67B1C" w:rsidRPr="00B0521D" w14:paraId="52A58C64" w14:textId="77777777" w:rsidTr="00A67B1C">
        <w:trPr>
          <w:trHeight w:val="600"/>
        </w:trPr>
        <w:tc>
          <w:tcPr>
            <w:tcW w:w="2860" w:type="dxa"/>
            <w:tcBorders>
              <w:top w:val="single" w:sz="4" w:space="0" w:color="auto"/>
              <w:left w:val="single" w:sz="4" w:space="0" w:color="auto"/>
              <w:bottom w:val="single" w:sz="4" w:space="0" w:color="auto"/>
              <w:right w:val="single" w:sz="4" w:space="0" w:color="auto"/>
            </w:tcBorders>
            <w:shd w:val="clear" w:color="auto" w:fill="auto"/>
            <w:vAlign w:val="bottom"/>
          </w:tcPr>
          <w:p w14:paraId="2AE7D54D" w14:textId="77777777" w:rsidR="00A67B1C" w:rsidRPr="00B0521D" w:rsidRDefault="00A67B1C" w:rsidP="00B77AE8">
            <w:pPr>
              <w:spacing w:before="0" w:line="240" w:lineRule="auto"/>
              <w:rPr>
                <w:rFonts w:ascii="Times New Roman" w:eastAsia="Times New Roman" w:hAnsi="Times New Roman" w:cs="Times New Roman"/>
                <w:color w:val="000000"/>
                <w:lang w:eastAsia="zh-CN" w:bidi="th-TH"/>
              </w:rPr>
            </w:pPr>
          </w:p>
        </w:tc>
        <w:tc>
          <w:tcPr>
            <w:tcW w:w="2600" w:type="dxa"/>
            <w:tcBorders>
              <w:top w:val="single" w:sz="4" w:space="0" w:color="auto"/>
              <w:left w:val="nil"/>
              <w:bottom w:val="single" w:sz="4" w:space="0" w:color="auto"/>
              <w:right w:val="single" w:sz="4" w:space="0" w:color="auto"/>
            </w:tcBorders>
            <w:shd w:val="clear" w:color="auto" w:fill="auto"/>
            <w:noWrap/>
            <w:vAlign w:val="bottom"/>
          </w:tcPr>
          <w:p w14:paraId="1AEEB514" w14:textId="4CA24084" w:rsidR="00A67B1C" w:rsidRPr="00B0521D" w:rsidRDefault="00A67B1C" w:rsidP="00A67B1C">
            <w:pPr>
              <w:spacing w:before="0" w:line="240" w:lineRule="auto"/>
              <w:jc w:val="center"/>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Xác nhận hủy</w:t>
            </w:r>
          </w:p>
        </w:tc>
      </w:tr>
    </w:tbl>
    <w:p w14:paraId="494A41E0" w14:textId="77777777" w:rsidR="002E056B" w:rsidRPr="00B0521D" w:rsidRDefault="002E056B" w:rsidP="002E056B">
      <w:pPr>
        <w:rPr>
          <w:rFonts w:ascii="Times New Roman" w:hAnsi="Times New Roman" w:cs="Times New Roman"/>
        </w:rPr>
      </w:pPr>
    </w:p>
    <w:p w14:paraId="472B5391" w14:textId="73F2BDCB" w:rsidR="006266D6" w:rsidRPr="00B0521D" w:rsidRDefault="006266D6" w:rsidP="006266D6">
      <w:pPr>
        <w:pStyle w:val="Heading3"/>
      </w:pPr>
      <w:r w:rsidRPr="00B0521D">
        <w:t xml:space="preserve"> </w:t>
      </w:r>
      <w:bookmarkStart w:id="23" w:name="_Toc173188447"/>
      <w:r w:rsidRPr="002C3B1F">
        <w:t>BM</w:t>
      </w:r>
      <w:r w:rsidR="001C7204">
        <w:t>09</w:t>
      </w:r>
      <w:r w:rsidRPr="00B0521D">
        <w:t>:</w:t>
      </w:r>
      <w:r w:rsidR="00E00C64" w:rsidRPr="00B0521D">
        <w:t xml:space="preserve"> Biểu mẫu đánh giá </w:t>
      </w:r>
      <w:r w:rsidR="00563084" w:rsidRPr="00B0521D">
        <w:t xml:space="preserve">căn </w:t>
      </w:r>
      <w:r w:rsidR="00E00C64" w:rsidRPr="00B0521D">
        <w:t>phòng</w:t>
      </w:r>
      <w:r w:rsidR="00CE6C34" w:rsidRPr="00B0521D">
        <w:t xml:space="preserve"> đã </w:t>
      </w:r>
      <w:r w:rsidR="003A2CA7">
        <w:t>đặt</w:t>
      </w:r>
      <w:bookmarkEnd w:id="23"/>
    </w:p>
    <w:p w14:paraId="562A5104" w14:textId="77777777" w:rsidR="00205249" w:rsidRPr="00B0521D" w:rsidRDefault="00205249" w:rsidP="00205249">
      <w:pPr>
        <w:rPr>
          <w:rFonts w:ascii="Times New Roman" w:hAnsi="Times New Roman" w:cs="Times New Roman"/>
        </w:rPr>
      </w:pPr>
    </w:p>
    <w:tbl>
      <w:tblPr>
        <w:tblW w:w="3415" w:type="dxa"/>
        <w:tblLook w:val="04A0" w:firstRow="1" w:lastRow="0" w:firstColumn="1" w:lastColumn="0" w:noHBand="0" w:noVBand="1"/>
      </w:tblPr>
      <w:tblGrid>
        <w:gridCol w:w="1660"/>
        <w:gridCol w:w="1755"/>
      </w:tblGrid>
      <w:tr w:rsidR="00205249" w:rsidRPr="00B0521D" w14:paraId="6B3DD14F" w14:textId="77777777" w:rsidTr="001E2CB7">
        <w:trPr>
          <w:trHeight w:val="300"/>
        </w:trPr>
        <w:tc>
          <w:tcPr>
            <w:tcW w:w="3415" w:type="dxa"/>
            <w:gridSpan w:val="2"/>
            <w:tcBorders>
              <w:top w:val="single" w:sz="4" w:space="0" w:color="auto"/>
              <w:left w:val="single" w:sz="4" w:space="0" w:color="auto"/>
              <w:bottom w:val="single" w:sz="4" w:space="0" w:color="auto"/>
              <w:right w:val="single" w:sz="4" w:space="0" w:color="auto"/>
            </w:tcBorders>
            <w:shd w:val="clear" w:color="auto" w:fill="00CCFF"/>
            <w:vAlign w:val="center"/>
            <w:hideMark/>
          </w:tcPr>
          <w:p w14:paraId="73A710D6" w14:textId="54A9CD87" w:rsidR="00205249" w:rsidRPr="005B0521" w:rsidRDefault="00F85BF6" w:rsidP="00205249">
            <w:pPr>
              <w:spacing w:before="0" w:line="240" w:lineRule="auto"/>
              <w:jc w:val="center"/>
              <w:rPr>
                <w:rFonts w:ascii="Times New Roman" w:eastAsia="Times New Roman" w:hAnsi="Times New Roman" w:cs="Times New Roman"/>
                <w:b/>
                <w:bCs/>
                <w:color w:val="000000"/>
                <w:sz w:val="24"/>
                <w:szCs w:val="24"/>
                <w:lang w:eastAsia="zh-CN" w:bidi="th-TH"/>
              </w:rPr>
            </w:pPr>
            <w:r w:rsidRPr="005B0521">
              <w:rPr>
                <w:rFonts w:ascii="Times New Roman" w:eastAsia="Times New Roman" w:hAnsi="Times New Roman" w:cs="Times New Roman"/>
                <w:b/>
                <w:bCs/>
                <w:color w:val="000000"/>
                <w:sz w:val="24"/>
                <w:szCs w:val="24"/>
                <w:lang w:eastAsia="zh-CN" w:bidi="th-TH"/>
              </w:rPr>
              <w:t xml:space="preserve">Đánh giá căn phòng đã </w:t>
            </w:r>
            <w:r w:rsidR="003A2CA7">
              <w:rPr>
                <w:rFonts w:ascii="Times New Roman" w:eastAsia="Times New Roman" w:hAnsi="Times New Roman" w:cs="Times New Roman"/>
                <w:b/>
                <w:bCs/>
                <w:color w:val="000000"/>
                <w:sz w:val="24"/>
                <w:szCs w:val="24"/>
                <w:lang w:eastAsia="zh-CN" w:bidi="th-TH"/>
              </w:rPr>
              <w:t>đặt</w:t>
            </w:r>
          </w:p>
        </w:tc>
      </w:tr>
      <w:tr w:rsidR="00205249" w:rsidRPr="00B0521D" w14:paraId="6B797212" w14:textId="77777777" w:rsidTr="001E2CB7">
        <w:trPr>
          <w:trHeight w:val="28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D93AF5F" w14:textId="77777777" w:rsidR="00205249" w:rsidRPr="00B0521D" w:rsidRDefault="00205249" w:rsidP="00205249">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Số sao:</w:t>
            </w:r>
          </w:p>
        </w:tc>
        <w:tc>
          <w:tcPr>
            <w:tcW w:w="1755" w:type="dxa"/>
            <w:tcBorders>
              <w:top w:val="nil"/>
              <w:left w:val="nil"/>
              <w:bottom w:val="single" w:sz="4" w:space="0" w:color="auto"/>
              <w:right w:val="single" w:sz="4" w:space="0" w:color="auto"/>
            </w:tcBorders>
            <w:shd w:val="clear" w:color="auto" w:fill="auto"/>
            <w:noWrap/>
            <w:vAlign w:val="bottom"/>
            <w:hideMark/>
          </w:tcPr>
          <w:p w14:paraId="65BBAA19" w14:textId="77777777" w:rsidR="00205249" w:rsidRPr="00B0521D" w:rsidRDefault="00205249" w:rsidP="00205249">
            <w:pPr>
              <w:spacing w:before="0" w:line="240" w:lineRule="auto"/>
              <w:rPr>
                <w:rFonts w:ascii="Times New Roman" w:eastAsia="Times New Roman" w:hAnsi="Times New Roman" w:cs="Times New Roman"/>
                <w:color w:val="000000"/>
                <w:lang w:eastAsia="zh-CN" w:bidi="th-TH"/>
              </w:rPr>
            </w:pPr>
            <w:r w:rsidRPr="001E2CB7">
              <w:rPr>
                <w:rFonts w:ascii="Segoe UI Symbol" w:eastAsia="Times New Roman" w:hAnsi="Segoe UI Symbol" w:cs="Segoe UI Symbol"/>
                <w:color w:val="0066FF"/>
                <w:lang w:eastAsia="zh-CN" w:bidi="th-TH"/>
              </w:rPr>
              <w:t>★★★</w:t>
            </w:r>
          </w:p>
        </w:tc>
      </w:tr>
      <w:tr w:rsidR="00FB6C63" w:rsidRPr="00B0521D" w14:paraId="0E2F109E" w14:textId="77777777" w:rsidTr="001E2CB7">
        <w:trPr>
          <w:trHeight w:val="285"/>
        </w:trPr>
        <w:tc>
          <w:tcPr>
            <w:tcW w:w="1660" w:type="dxa"/>
            <w:tcBorders>
              <w:top w:val="nil"/>
              <w:left w:val="single" w:sz="4" w:space="0" w:color="auto"/>
              <w:bottom w:val="single" w:sz="4" w:space="0" w:color="auto"/>
              <w:right w:val="single" w:sz="4" w:space="0" w:color="auto"/>
            </w:tcBorders>
            <w:shd w:val="clear" w:color="auto" w:fill="auto"/>
            <w:noWrap/>
            <w:vAlign w:val="bottom"/>
          </w:tcPr>
          <w:p w14:paraId="771807E9" w14:textId="03A56338" w:rsidR="00FB6C63" w:rsidRPr="00B0521D" w:rsidRDefault="00EB134D" w:rsidP="00205249">
            <w:pPr>
              <w:spacing w:before="0" w:line="240" w:lineRule="auto"/>
              <w:rPr>
                <w:rFonts w:ascii="Times New Roman" w:eastAsia="Times New Roman" w:hAnsi="Times New Roman" w:cs="Times New Roman"/>
                <w:color w:val="000000"/>
                <w:lang w:eastAsia="zh-CN" w:bidi="th-TH"/>
              </w:rPr>
            </w:pPr>
            <w:r>
              <w:rPr>
                <w:rFonts w:ascii="Times New Roman" w:eastAsia="Times New Roman" w:hAnsi="Times New Roman" w:cs="Times New Roman"/>
                <w:color w:val="000000"/>
                <w:lang w:eastAsia="zh-CN" w:bidi="th-TH"/>
              </w:rPr>
              <w:t>Tên</w:t>
            </w:r>
            <w:r w:rsidR="00FB6C63" w:rsidRPr="00B0521D">
              <w:rPr>
                <w:rFonts w:ascii="Times New Roman" w:eastAsia="Times New Roman" w:hAnsi="Times New Roman" w:cs="Times New Roman"/>
                <w:color w:val="000000"/>
                <w:lang w:eastAsia="zh-CN" w:bidi="th-TH"/>
              </w:rPr>
              <w:t xml:space="preserve"> phòng</w:t>
            </w:r>
          </w:p>
        </w:tc>
        <w:tc>
          <w:tcPr>
            <w:tcW w:w="1755" w:type="dxa"/>
            <w:tcBorders>
              <w:top w:val="nil"/>
              <w:left w:val="nil"/>
              <w:bottom w:val="single" w:sz="4" w:space="0" w:color="auto"/>
              <w:right w:val="single" w:sz="4" w:space="0" w:color="auto"/>
            </w:tcBorders>
            <w:shd w:val="clear" w:color="auto" w:fill="auto"/>
            <w:noWrap/>
            <w:vAlign w:val="bottom"/>
          </w:tcPr>
          <w:p w14:paraId="6FF46762" w14:textId="77777777" w:rsidR="00FB6C63" w:rsidRPr="00B0521D" w:rsidRDefault="00FB6C63" w:rsidP="00205249">
            <w:pPr>
              <w:spacing w:before="0" w:line="240" w:lineRule="auto"/>
              <w:rPr>
                <w:rFonts w:ascii="Times New Roman" w:eastAsia="Times New Roman" w:hAnsi="Times New Roman" w:cs="Times New Roman"/>
                <w:color w:val="000000"/>
                <w:lang w:eastAsia="zh-CN" w:bidi="th-TH"/>
              </w:rPr>
            </w:pPr>
          </w:p>
        </w:tc>
      </w:tr>
      <w:tr w:rsidR="00FB6C63" w:rsidRPr="00B0521D" w14:paraId="2CF859CF" w14:textId="77777777" w:rsidTr="001E2CB7">
        <w:trPr>
          <w:trHeight w:val="285"/>
        </w:trPr>
        <w:tc>
          <w:tcPr>
            <w:tcW w:w="1660" w:type="dxa"/>
            <w:tcBorders>
              <w:top w:val="nil"/>
              <w:left w:val="single" w:sz="4" w:space="0" w:color="auto"/>
              <w:bottom w:val="single" w:sz="4" w:space="0" w:color="auto"/>
              <w:right w:val="single" w:sz="4" w:space="0" w:color="auto"/>
            </w:tcBorders>
            <w:shd w:val="clear" w:color="auto" w:fill="auto"/>
            <w:noWrap/>
            <w:vAlign w:val="bottom"/>
          </w:tcPr>
          <w:p w14:paraId="578F7FF0" w14:textId="58A7701A" w:rsidR="00FB6C63" w:rsidRPr="00B0521D" w:rsidRDefault="00FB6C63" w:rsidP="00205249">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Ngày đánh giá</w:t>
            </w:r>
          </w:p>
        </w:tc>
        <w:tc>
          <w:tcPr>
            <w:tcW w:w="1755" w:type="dxa"/>
            <w:tcBorders>
              <w:top w:val="nil"/>
              <w:left w:val="nil"/>
              <w:bottom w:val="single" w:sz="4" w:space="0" w:color="auto"/>
              <w:right w:val="single" w:sz="4" w:space="0" w:color="auto"/>
            </w:tcBorders>
            <w:shd w:val="clear" w:color="auto" w:fill="auto"/>
            <w:noWrap/>
            <w:vAlign w:val="bottom"/>
          </w:tcPr>
          <w:p w14:paraId="372BF8E6" w14:textId="77777777" w:rsidR="00FB6C63" w:rsidRPr="00B0521D" w:rsidRDefault="00FB6C63" w:rsidP="00205249">
            <w:pPr>
              <w:spacing w:before="0" w:line="240" w:lineRule="auto"/>
              <w:rPr>
                <w:rFonts w:ascii="Times New Roman" w:eastAsia="Times New Roman" w:hAnsi="Times New Roman" w:cs="Times New Roman"/>
                <w:color w:val="000000"/>
                <w:lang w:eastAsia="zh-CN" w:bidi="th-TH"/>
              </w:rPr>
            </w:pPr>
          </w:p>
        </w:tc>
      </w:tr>
      <w:tr w:rsidR="00205249" w:rsidRPr="00B0521D" w14:paraId="3A3810BC" w14:textId="77777777" w:rsidTr="001E2CB7">
        <w:trPr>
          <w:trHeight w:val="630"/>
        </w:trPr>
        <w:tc>
          <w:tcPr>
            <w:tcW w:w="1660" w:type="dxa"/>
            <w:tcBorders>
              <w:top w:val="nil"/>
              <w:left w:val="single" w:sz="4" w:space="0" w:color="auto"/>
              <w:bottom w:val="single" w:sz="4" w:space="0" w:color="auto"/>
              <w:right w:val="single" w:sz="4" w:space="0" w:color="auto"/>
            </w:tcBorders>
            <w:shd w:val="clear" w:color="auto" w:fill="auto"/>
            <w:vAlign w:val="bottom"/>
            <w:hideMark/>
          </w:tcPr>
          <w:p w14:paraId="2D1A1972" w14:textId="77777777" w:rsidR="00205249" w:rsidRPr="00B0521D" w:rsidRDefault="00205249" w:rsidP="00205249">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Để lại cảm nghĩ:</w:t>
            </w:r>
            <w:r w:rsidRPr="00B0521D">
              <w:rPr>
                <w:rFonts w:ascii="Times New Roman" w:eastAsia="Times New Roman" w:hAnsi="Times New Roman" w:cs="Times New Roman"/>
                <w:color w:val="000000"/>
                <w:lang w:eastAsia="zh-CN" w:bidi="th-TH"/>
              </w:rPr>
              <w:br/>
              <w:t>(100 chữ)</w:t>
            </w:r>
          </w:p>
        </w:tc>
        <w:tc>
          <w:tcPr>
            <w:tcW w:w="1755" w:type="dxa"/>
            <w:tcBorders>
              <w:top w:val="nil"/>
              <w:left w:val="nil"/>
              <w:bottom w:val="single" w:sz="4" w:space="0" w:color="auto"/>
              <w:right w:val="single" w:sz="4" w:space="0" w:color="auto"/>
            </w:tcBorders>
            <w:shd w:val="clear" w:color="auto" w:fill="auto"/>
            <w:noWrap/>
            <w:vAlign w:val="bottom"/>
            <w:hideMark/>
          </w:tcPr>
          <w:p w14:paraId="5D4EFC76" w14:textId="59229B0D" w:rsidR="00205249" w:rsidRPr="00B0521D" w:rsidRDefault="00205249" w:rsidP="00205249">
            <w:pPr>
              <w:spacing w:before="0" w:line="240" w:lineRule="auto"/>
              <w:rPr>
                <w:rFonts w:ascii="Times New Roman" w:eastAsia="Times New Roman" w:hAnsi="Times New Roman" w:cs="Times New Roman"/>
                <w:color w:val="000000"/>
                <w:lang w:eastAsia="zh-CN" w:bidi="th-TH"/>
              </w:rPr>
            </w:pPr>
            <w:r w:rsidRPr="00B0521D">
              <w:rPr>
                <w:rFonts w:ascii="Times New Roman" w:eastAsia="Times New Roman" w:hAnsi="Times New Roman" w:cs="Times New Roman"/>
                <w:color w:val="000000"/>
                <w:lang w:eastAsia="zh-CN" w:bidi="th-TH"/>
              </w:rPr>
              <w:t> </w:t>
            </w:r>
            <w:r w:rsidR="00FB6C63" w:rsidRPr="00B0521D">
              <w:rPr>
                <w:rFonts w:ascii="Times New Roman" w:eastAsia="Times New Roman" w:hAnsi="Times New Roman" w:cs="Times New Roman"/>
                <w:color w:val="000000"/>
                <w:lang w:eastAsia="zh-CN" w:bidi="th-TH"/>
              </w:rPr>
              <w:t>……</w:t>
            </w:r>
          </w:p>
        </w:tc>
      </w:tr>
    </w:tbl>
    <w:p w14:paraId="3061349A" w14:textId="77777777" w:rsidR="006266D6" w:rsidRPr="00B0521D" w:rsidRDefault="006266D6" w:rsidP="006266D6">
      <w:pPr>
        <w:rPr>
          <w:rFonts w:ascii="Times New Roman" w:hAnsi="Times New Roman" w:cs="Times New Roman"/>
        </w:rPr>
      </w:pPr>
    </w:p>
    <w:p w14:paraId="7660B270" w14:textId="456E881F" w:rsidR="002C0078" w:rsidRPr="00B0521D" w:rsidRDefault="00A20792" w:rsidP="009B16D9">
      <w:pPr>
        <w:pStyle w:val="Heading2"/>
      </w:pPr>
      <w:bookmarkStart w:id="24" w:name="_Toc50884348"/>
      <w:r>
        <w:t xml:space="preserve">  </w:t>
      </w:r>
      <w:bookmarkStart w:id="25" w:name="_Toc173188448"/>
      <w:r w:rsidR="002C0078" w:rsidRPr="00B0521D">
        <w:t>Quy định</w:t>
      </w:r>
      <w:bookmarkEnd w:id="24"/>
      <w:bookmarkEnd w:id="25"/>
    </w:p>
    <w:tbl>
      <w:tblPr>
        <w:tblStyle w:val="TableGrid"/>
        <w:tblW w:w="0" w:type="auto"/>
        <w:tblLook w:val="04A0" w:firstRow="1" w:lastRow="0" w:firstColumn="1" w:lastColumn="0" w:noHBand="0" w:noVBand="1"/>
      </w:tblPr>
      <w:tblGrid>
        <w:gridCol w:w="1306"/>
        <w:gridCol w:w="7711"/>
      </w:tblGrid>
      <w:tr w:rsidR="002C0078" w:rsidRPr="00B0521D" w14:paraId="00EE2AB0" w14:textId="77777777" w:rsidTr="0F276EFE">
        <w:trPr>
          <w:trHeight w:val="70"/>
        </w:trPr>
        <w:tc>
          <w:tcPr>
            <w:tcW w:w="1306" w:type="dxa"/>
            <w:shd w:val="clear" w:color="auto" w:fill="FFFF00"/>
            <w:hideMark/>
          </w:tcPr>
          <w:p w14:paraId="76AA689F" w14:textId="05567BEE" w:rsidR="002C0078" w:rsidRPr="00B0521D" w:rsidRDefault="001D6560" w:rsidP="00C408A2">
            <w:pPr>
              <w:jc w:val="center"/>
              <w:rPr>
                <w:rFonts w:ascii="Times New Roman" w:hAnsi="Times New Roman" w:cs="Times New Roman"/>
                <w:b/>
                <w:highlight w:val="yellow"/>
              </w:rPr>
            </w:pPr>
            <w:r w:rsidRPr="00B0521D">
              <w:rPr>
                <w:rFonts w:ascii="Times New Roman" w:hAnsi="Times New Roman" w:cs="Times New Roman"/>
                <w:b/>
                <w:highlight w:val="yellow"/>
              </w:rPr>
              <w:t>Q</w:t>
            </w:r>
            <w:r w:rsidR="002C0078" w:rsidRPr="00B0521D">
              <w:rPr>
                <w:rFonts w:ascii="Times New Roman" w:hAnsi="Times New Roman" w:cs="Times New Roman"/>
                <w:b/>
                <w:highlight w:val="yellow"/>
              </w:rPr>
              <w:t>uy định</w:t>
            </w:r>
          </w:p>
        </w:tc>
        <w:tc>
          <w:tcPr>
            <w:tcW w:w="7711" w:type="dxa"/>
            <w:shd w:val="clear" w:color="auto" w:fill="FFFF00"/>
            <w:hideMark/>
          </w:tcPr>
          <w:p w14:paraId="027C985F" w14:textId="77777777" w:rsidR="002C0078" w:rsidRPr="00B0521D" w:rsidRDefault="002C0078" w:rsidP="00C408A2">
            <w:pPr>
              <w:jc w:val="center"/>
              <w:rPr>
                <w:rFonts w:ascii="Times New Roman" w:hAnsi="Times New Roman" w:cs="Times New Roman"/>
                <w:b/>
                <w:highlight w:val="yellow"/>
              </w:rPr>
            </w:pPr>
            <w:r w:rsidRPr="00B0521D">
              <w:rPr>
                <w:rFonts w:ascii="Times New Roman" w:hAnsi="Times New Roman" w:cs="Times New Roman"/>
                <w:b/>
                <w:highlight w:val="yellow"/>
              </w:rPr>
              <w:t>Nội dung</w:t>
            </w:r>
          </w:p>
        </w:tc>
      </w:tr>
      <w:tr w:rsidR="002C0078" w:rsidRPr="00B0521D" w14:paraId="35C631AB" w14:textId="77777777" w:rsidTr="0F276EFE">
        <w:trPr>
          <w:trHeight w:val="710"/>
        </w:trPr>
        <w:tc>
          <w:tcPr>
            <w:tcW w:w="1306" w:type="dxa"/>
          </w:tcPr>
          <w:p w14:paraId="4BE861EE" w14:textId="6C84BDFD" w:rsidR="002C0078" w:rsidRPr="00B0521D" w:rsidRDefault="00F80B3B" w:rsidP="00C408A2">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1</w:t>
            </w:r>
          </w:p>
        </w:tc>
        <w:tc>
          <w:tcPr>
            <w:tcW w:w="7711" w:type="dxa"/>
          </w:tcPr>
          <w:p w14:paraId="299E6359" w14:textId="1D42412A" w:rsidR="002C0078" w:rsidRPr="00B0521D" w:rsidRDefault="007920EE" w:rsidP="000B092D">
            <w:pPr>
              <w:shd w:val="clear" w:color="auto" w:fill="FFFFFF"/>
              <w:spacing w:before="0" w:line="240" w:lineRule="auto"/>
              <w:rPr>
                <w:rFonts w:ascii="Times New Roman" w:eastAsia="Times New Roman" w:hAnsi="Times New Roman" w:cs="Times New Roman"/>
                <w:sz w:val="24"/>
                <w:szCs w:val="24"/>
              </w:rPr>
            </w:pPr>
            <w:r w:rsidRPr="00B0521D">
              <w:rPr>
                <w:rFonts w:ascii="Times New Roman" w:eastAsia="Times New Roman" w:hAnsi="Times New Roman" w:cs="Times New Roman"/>
                <w:sz w:val="24"/>
                <w:szCs w:val="24"/>
              </w:rPr>
              <w:t>Phải có</w:t>
            </w:r>
            <w:r w:rsidR="00D346D6" w:rsidRPr="00B0521D">
              <w:rPr>
                <w:rFonts w:ascii="Times New Roman" w:eastAsia="Times New Roman" w:hAnsi="Times New Roman" w:cs="Times New Roman"/>
                <w:sz w:val="24"/>
                <w:szCs w:val="24"/>
              </w:rPr>
              <w:t xml:space="preserve"> Quốc</w:t>
            </w:r>
            <w:r w:rsidR="00393CDE" w:rsidRPr="00B0521D">
              <w:rPr>
                <w:rFonts w:ascii="Times New Roman" w:eastAsia="Times New Roman" w:hAnsi="Times New Roman" w:cs="Times New Roman"/>
                <w:sz w:val="24"/>
                <w:szCs w:val="24"/>
              </w:rPr>
              <w:t xml:space="preserve"> gia, thành phố, khu vực</w:t>
            </w:r>
          </w:p>
          <w:p w14:paraId="2D01B695" w14:textId="70D1EFB5" w:rsidR="002C0078" w:rsidRPr="00B0521D" w:rsidRDefault="00393CDE" w:rsidP="405A39C2">
            <w:pPr>
              <w:shd w:val="clear" w:color="auto" w:fill="FFFFFF" w:themeFill="background1"/>
              <w:spacing w:before="0" w:line="240" w:lineRule="auto"/>
              <w:rPr>
                <w:rFonts w:ascii="Times New Roman" w:eastAsia="Times New Roman" w:hAnsi="Times New Roman" w:cs="Times New Roman"/>
                <w:sz w:val="24"/>
                <w:szCs w:val="24"/>
              </w:rPr>
            </w:pPr>
            <w:r w:rsidRPr="00B0521D">
              <w:rPr>
                <w:rFonts w:ascii="Times New Roman" w:eastAsia="Times New Roman" w:hAnsi="Times New Roman" w:cs="Times New Roman"/>
                <w:sz w:val="24"/>
                <w:szCs w:val="24"/>
              </w:rPr>
              <w:t>Phải có số lượng người ( ít nhất 1 người</w:t>
            </w:r>
            <w:r w:rsidR="00A106C0">
              <w:rPr>
                <w:rFonts w:ascii="Times New Roman" w:eastAsia="Times New Roman" w:hAnsi="Times New Roman" w:cs="Times New Roman"/>
                <w:sz w:val="24"/>
                <w:szCs w:val="24"/>
              </w:rPr>
              <w:t>)</w:t>
            </w:r>
          </w:p>
        </w:tc>
      </w:tr>
      <w:tr w:rsidR="002325D6" w:rsidRPr="00B0521D" w14:paraId="062C8047" w14:textId="77777777" w:rsidTr="0F276EFE">
        <w:trPr>
          <w:trHeight w:val="260"/>
        </w:trPr>
        <w:tc>
          <w:tcPr>
            <w:tcW w:w="1306" w:type="dxa"/>
          </w:tcPr>
          <w:p w14:paraId="0F6C482A" w14:textId="3D7E85CA" w:rsidR="002325D6" w:rsidRPr="00B0521D" w:rsidRDefault="002325D6" w:rsidP="002325D6">
            <w:pPr>
              <w:rPr>
                <w:rFonts w:ascii="Times New Roman" w:hAnsi="Times New Roman" w:cs="Times New Roman"/>
              </w:rPr>
            </w:pPr>
            <w:r w:rsidRPr="00B0521D">
              <w:rPr>
                <w:rFonts w:ascii="Times New Roman" w:hAnsi="Times New Roman" w:cs="Times New Roman"/>
              </w:rPr>
              <w:lastRenderedPageBreak/>
              <w:t>QD0</w:t>
            </w:r>
            <w:r w:rsidR="00EC6B85">
              <w:rPr>
                <w:rFonts w:ascii="Times New Roman" w:hAnsi="Times New Roman" w:cs="Times New Roman"/>
              </w:rPr>
              <w:t>2</w:t>
            </w:r>
          </w:p>
        </w:tc>
        <w:tc>
          <w:tcPr>
            <w:tcW w:w="7711" w:type="dxa"/>
          </w:tcPr>
          <w:p w14:paraId="48191AF8" w14:textId="4486B398" w:rsidR="002325D6" w:rsidRPr="00B0521D" w:rsidRDefault="002325D6" w:rsidP="002325D6">
            <w:pPr>
              <w:rPr>
                <w:rFonts w:ascii="Times New Roman" w:hAnsi="Times New Roman" w:cs="Times New Roman"/>
              </w:rPr>
            </w:pPr>
            <w:r w:rsidRPr="00B0521D">
              <w:rPr>
                <w:rFonts w:ascii="Times New Roman" w:hAnsi="Times New Roman" w:cs="Times New Roman"/>
              </w:rPr>
              <w:t>Chỉ đề xuất khách sạn trong bán kính &lt; 10km</w:t>
            </w:r>
          </w:p>
        </w:tc>
      </w:tr>
      <w:tr w:rsidR="002325D6" w:rsidRPr="00B0521D" w14:paraId="5148880C" w14:textId="77777777" w:rsidTr="0F276EFE">
        <w:trPr>
          <w:trHeight w:val="260"/>
        </w:trPr>
        <w:tc>
          <w:tcPr>
            <w:tcW w:w="1306" w:type="dxa"/>
          </w:tcPr>
          <w:p w14:paraId="1D9C27EF" w14:textId="4AA1FABC" w:rsidR="002325D6" w:rsidRPr="00B0521D" w:rsidRDefault="002325D6" w:rsidP="002325D6">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3</w:t>
            </w:r>
          </w:p>
        </w:tc>
        <w:tc>
          <w:tcPr>
            <w:tcW w:w="7711" w:type="dxa"/>
          </w:tcPr>
          <w:p w14:paraId="0AB4B320" w14:textId="458D853B" w:rsidR="008F0947" w:rsidRPr="00B0521D" w:rsidRDefault="003211E7" w:rsidP="002A54EF">
            <w:pPr>
              <w:rPr>
                <w:rFonts w:ascii="Times New Roman" w:eastAsia="Times New Roman" w:hAnsi="Times New Roman" w:cs="Times New Roman"/>
                <w:color w:val="303030"/>
                <w:sz w:val="20"/>
                <w:szCs w:val="20"/>
              </w:rPr>
            </w:pPr>
            <w:r w:rsidRPr="00B0521D">
              <w:rPr>
                <w:rFonts w:ascii="Times New Roman" w:hAnsi="Times New Roman" w:cs="Times New Roman"/>
              </w:rPr>
              <w:t xml:space="preserve">Khách hàng phải </w:t>
            </w:r>
            <w:r w:rsidR="00F97B35">
              <w:rPr>
                <w:rFonts w:ascii="Times New Roman" w:hAnsi="Times New Roman" w:cs="Times New Roman"/>
              </w:rPr>
              <w:t>đ</w:t>
            </w:r>
            <w:r w:rsidRPr="00B0521D">
              <w:rPr>
                <w:rFonts w:ascii="Times New Roman" w:hAnsi="Times New Roman" w:cs="Times New Roman"/>
              </w:rPr>
              <w:t xml:space="preserve">ặt phòng trước </w:t>
            </w:r>
            <w:r w:rsidR="0023694E">
              <w:rPr>
                <w:rFonts w:ascii="Times New Roman" w:hAnsi="Times New Roman" w:cs="Times New Roman"/>
              </w:rPr>
              <w:t>13pm</w:t>
            </w:r>
            <w:r w:rsidR="00647606">
              <w:rPr>
                <w:rFonts w:ascii="Times New Roman" w:hAnsi="Times New Roman" w:cs="Times New Roman"/>
              </w:rPr>
              <w:t>.</w:t>
            </w:r>
            <w:r w:rsidR="009C990A" w:rsidRPr="00B0521D">
              <w:rPr>
                <w:rFonts w:ascii="Times New Roman" w:hAnsi="Times New Roman" w:cs="Times New Roman"/>
              </w:rPr>
              <w:t xml:space="preserve"> </w:t>
            </w:r>
            <w:r w:rsidR="00647606">
              <w:rPr>
                <w:rFonts w:ascii="Times New Roman" w:hAnsi="Times New Roman" w:cs="Times New Roman"/>
              </w:rPr>
              <w:t xml:space="preserve">Nếu </w:t>
            </w:r>
            <w:r w:rsidR="00143CFD">
              <w:rPr>
                <w:rFonts w:ascii="Times New Roman" w:hAnsi="Times New Roman" w:cs="Times New Roman"/>
              </w:rPr>
              <w:t xml:space="preserve">qua </w:t>
            </w:r>
            <w:r w:rsidR="0023694E">
              <w:rPr>
                <w:rFonts w:ascii="Times New Roman" w:hAnsi="Times New Roman" w:cs="Times New Roman"/>
              </w:rPr>
              <w:t>13pm</w:t>
            </w:r>
            <w:r w:rsidR="00143CFD">
              <w:rPr>
                <w:rFonts w:ascii="Times New Roman" w:hAnsi="Times New Roman" w:cs="Times New Roman"/>
              </w:rPr>
              <w:t xml:space="preserve"> </w:t>
            </w:r>
            <w:r w:rsidR="006207EB">
              <w:rPr>
                <w:rFonts w:ascii="Times New Roman" w:hAnsi="Times New Roman" w:cs="Times New Roman"/>
              </w:rPr>
              <w:t>mặc định chọn</w:t>
            </w:r>
            <w:r w:rsidRPr="00B0521D">
              <w:rPr>
                <w:rFonts w:ascii="Times New Roman" w:hAnsi="Times New Roman" w:cs="Times New Roman"/>
              </w:rPr>
              <w:t xml:space="preserve"> phòng </w:t>
            </w:r>
            <w:r w:rsidR="00E71EE9">
              <w:rPr>
                <w:rFonts w:ascii="Times New Roman" w:hAnsi="Times New Roman" w:cs="Times New Roman"/>
              </w:rPr>
              <w:t>ngày hôm sau</w:t>
            </w:r>
          </w:p>
        </w:tc>
      </w:tr>
      <w:tr w:rsidR="002325D6" w:rsidRPr="00B0521D" w14:paraId="604E7D53" w14:textId="77777777" w:rsidTr="0F276EFE">
        <w:trPr>
          <w:trHeight w:val="70"/>
        </w:trPr>
        <w:tc>
          <w:tcPr>
            <w:tcW w:w="1306" w:type="dxa"/>
          </w:tcPr>
          <w:p w14:paraId="7441D1A5" w14:textId="441B2E35" w:rsidR="002325D6" w:rsidRPr="00B0521D" w:rsidRDefault="002325D6" w:rsidP="002325D6">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4</w:t>
            </w:r>
          </w:p>
        </w:tc>
        <w:tc>
          <w:tcPr>
            <w:tcW w:w="7711" w:type="dxa"/>
          </w:tcPr>
          <w:p w14:paraId="1C14AD71" w14:textId="59C794CB" w:rsidR="002325D6" w:rsidRPr="00B0521D" w:rsidRDefault="003211E7" w:rsidP="002325D6">
            <w:pPr>
              <w:rPr>
                <w:rFonts w:ascii="Times New Roman" w:hAnsi="Times New Roman" w:cs="Times New Roman"/>
              </w:rPr>
            </w:pPr>
            <w:r w:rsidRPr="00B0521D">
              <w:rPr>
                <w:rFonts w:ascii="Times New Roman" w:hAnsi="Times New Roman" w:cs="Times New Roman"/>
              </w:rPr>
              <w:t>Bắt buộc thanh toán 100% tiền đặt phòng</w:t>
            </w:r>
          </w:p>
        </w:tc>
      </w:tr>
      <w:tr w:rsidR="002325D6" w:rsidRPr="00B0521D" w14:paraId="7BA3A21A" w14:textId="77777777" w:rsidTr="0F276EFE">
        <w:trPr>
          <w:trHeight w:val="70"/>
        </w:trPr>
        <w:tc>
          <w:tcPr>
            <w:tcW w:w="1306" w:type="dxa"/>
          </w:tcPr>
          <w:p w14:paraId="3E2AB89D" w14:textId="6307B328" w:rsidR="002325D6" w:rsidRPr="00B0521D" w:rsidRDefault="002325D6" w:rsidP="002325D6">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5</w:t>
            </w:r>
          </w:p>
        </w:tc>
        <w:tc>
          <w:tcPr>
            <w:tcW w:w="7711" w:type="dxa"/>
          </w:tcPr>
          <w:p w14:paraId="07F92240" w14:textId="76D0A35C" w:rsidR="002325D6" w:rsidRPr="00B0521D" w:rsidRDefault="4FEE3B75" w:rsidP="002325D6">
            <w:pPr>
              <w:rPr>
                <w:rFonts w:ascii="Times New Roman" w:hAnsi="Times New Roman" w:cs="Times New Roman"/>
              </w:rPr>
            </w:pPr>
            <w:r w:rsidRPr="0F276EFE">
              <w:rPr>
                <w:rFonts w:ascii="Times New Roman" w:hAnsi="Times New Roman" w:cs="Times New Roman"/>
              </w:rPr>
              <w:t>Hóa đơn điện tử được gửi tới khách hàng trong vòng</w:t>
            </w:r>
            <w:r w:rsidR="116F3FD8" w:rsidRPr="0F276EFE">
              <w:rPr>
                <w:rFonts w:ascii="Times New Roman" w:hAnsi="Times New Roman" w:cs="Times New Roman"/>
              </w:rPr>
              <w:t xml:space="preserve"> tối đa</w:t>
            </w:r>
            <w:r w:rsidRPr="0F276EFE">
              <w:rPr>
                <w:rFonts w:ascii="Times New Roman" w:hAnsi="Times New Roman" w:cs="Times New Roman"/>
              </w:rPr>
              <w:t xml:space="preserve"> </w:t>
            </w:r>
            <w:r w:rsidR="54D03E88" w:rsidRPr="0F276EFE">
              <w:rPr>
                <w:rFonts w:ascii="Times New Roman" w:hAnsi="Times New Roman" w:cs="Times New Roman"/>
              </w:rPr>
              <w:t>1h</w:t>
            </w:r>
          </w:p>
        </w:tc>
      </w:tr>
      <w:tr w:rsidR="002325D6" w:rsidRPr="00B0521D" w14:paraId="22F2AC02" w14:textId="77777777" w:rsidTr="0F276EFE">
        <w:trPr>
          <w:trHeight w:val="170"/>
        </w:trPr>
        <w:tc>
          <w:tcPr>
            <w:tcW w:w="1306" w:type="dxa"/>
          </w:tcPr>
          <w:p w14:paraId="4F8EA9C5" w14:textId="3E99FE9E" w:rsidR="002325D6" w:rsidRPr="00B0521D" w:rsidRDefault="002325D6" w:rsidP="002325D6">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6</w:t>
            </w:r>
          </w:p>
        </w:tc>
        <w:tc>
          <w:tcPr>
            <w:tcW w:w="7711" w:type="dxa"/>
          </w:tcPr>
          <w:p w14:paraId="2F13BAD1" w14:textId="145C7EE4" w:rsidR="002325D6" w:rsidRPr="00B0521D" w:rsidRDefault="00EF5602" w:rsidP="002325D6">
            <w:pPr>
              <w:rPr>
                <w:rFonts w:ascii="Times New Roman" w:hAnsi="Times New Roman" w:cs="Times New Roman"/>
              </w:rPr>
            </w:pPr>
            <w:r w:rsidRPr="00B0521D">
              <w:rPr>
                <w:rFonts w:ascii="Times New Roman" w:hAnsi="Times New Roman" w:cs="Times New Roman"/>
              </w:rPr>
              <w:t>Trong vòng 20p nếu khách hàng không thanh toán sẽ hủy</w:t>
            </w:r>
            <w:r w:rsidR="001F3D98" w:rsidRPr="00B0521D">
              <w:rPr>
                <w:rFonts w:ascii="Times New Roman" w:hAnsi="Times New Roman" w:cs="Times New Roman"/>
              </w:rPr>
              <w:t xml:space="preserve"> biên lai đặt phòng</w:t>
            </w:r>
          </w:p>
        </w:tc>
      </w:tr>
      <w:tr w:rsidR="002325D6" w:rsidRPr="00B0521D" w14:paraId="3411D060" w14:textId="77777777" w:rsidTr="0F276EFE">
        <w:trPr>
          <w:trHeight w:val="70"/>
        </w:trPr>
        <w:tc>
          <w:tcPr>
            <w:tcW w:w="1306" w:type="dxa"/>
          </w:tcPr>
          <w:p w14:paraId="52BD9886" w14:textId="3CBF4FBD" w:rsidR="002325D6" w:rsidRPr="00B0521D" w:rsidRDefault="002325D6" w:rsidP="002325D6">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7</w:t>
            </w:r>
          </w:p>
        </w:tc>
        <w:tc>
          <w:tcPr>
            <w:tcW w:w="7711" w:type="dxa"/>
          </w:tcPr>
          <w:p w14:paraId="170D2F27" w14:textId="59CC9E41" w:rsidR="00AD5C18" w:rsidRPr="00B0521D" w:rsidRDefault="00DB185B" w:rsidP="002325D6">
            <w:pPr>
              <w:rPr>
                <w:rFonts w:ascii="Times New Roman" w:hAnsi="Times New Roman" w:cs="Times New Roman"/>
              </w:rPr>
            </w:pPr>
            <w:r w:rsidRPr="00B0521D">
              <w:rPr>
                <w:rFonts w:ascii="Times New Roman" w:hAnsi="Times New Roman" w:cs="Times New Roman"/>
              </w:rPr>
              <w:t>Khi hủy phòng:</w:t>
            </w:r>
          </w:p>
          <w:p w14:paraId="7890A327" w14:textId="3143D9E8" w:rsidR="00DB185B" w:rsidRPr="00B0521D" w:rsidRDefault="06EC2834" w:rsidP="7A995E1D">
            <w:pPr>
              <w:rPr>
                <w:rFonts w:ascii="Times New Roman" w:hAnsi="Times New Roman" w:cs="Times New Roman"/>
              </w:rPr>
            </w:pPr>
            <w:r w:rsidRPr="7A995E1D">
              <w:rPr>
                <w:rFonts w:ascii="Times New Roman" w:hAnsi="Times New Roman" w:cs="Times New Roman"/>
                <w:sz w:val="20"/>
                <w:szCs w:val="20"/>
              </w:rPr>
              <w:t>-</w:t>
            </w:r>
            <w:r w:rsidR="7AAC1FDB" w:rsidRPr="7A995E1D">
              <w:rPr>
                <w:rFonts w:ascii="Times New Roman" w:hAnsi="Times New Roman" w:cs="Times New Roman"/>
              </w:rPr>
              <w:t xml:space="preserve"> T</w:t>
            </w:r>
            <w:r w:rsidR="4066CF73" w:rsidRPr="7A995E1D">
              <w:rPr>
                <w:rFonts w:ascii="Times New Roman" w:hAnsi="Times New Roman" w:cs="Times New Roman"/>
              </w:rPr>
              <w:t xml:space="preserve">rước 24 tiếng </w:t>
            </w:r>
            <w:r w:rsidR="6E064DF2" w:rsidRPr="7A995E1D">
              <w:rPr>
                <w:rFonts w:ascii="Times New Roman" w:hAnsi="Times New Roman" w:cs="Times New Roman"/>
              </w:rPr>
              <w:t>trước</w:t>
            </w:r>
            <w:r w:rsidR="5AEAFDF1" w:rsidRPr="7A995E1D">
              <w:rPr>
                <w:rFonts w:ascii="Times New Roman" w:hAnsi="Times New Roman" w:cs="Times New Roman"/>
              </w:rPr>
              <w:t xml:space="preserve"> </w:t>
            </w:r>
            <w:r w:rsidR="4066CF73" w:rsidRPr="7A995E1D">
              <w:rPr>
                <w:rFonts w:ascii="Times New Roman" w:hAnsi="Times New Roman" w:cs="Times New Roman"/>
              </w:rPr>
              <w:t>khi nhận phòng</w:t>
            </w:r>
            <w:r w:rsidR="636C85C2" w:rsidRPr="7A995E1D">
              <w:rPr>
                <w:rFonts w:ascii="Times New Roman" w:hAnsi="Times New Roman" w:cs="Times New Roman"/>
              </w:rPr>
              <w:t>, được hoàn 50% tiền đặt phòng</w:t>
            </w:r>
          </w:p>
          <w:p w14:paraId="4E9137AD" w14:textId="3996FA92" w:rsidR="00AD5C18" w:rsidRPr="00B0521D" w:rsidRDefault="636C85C2" w:rsidP="7A995E1D">
            <w:pPr>
              <w:rPr>
                <w:rFonts w:ascii="Times New Roman" w:hAnsi="Times New Roman" w:cs="Times New Roman"/>
              </w:rPr>
            </w:pPr>
            <w:r w:rsidRPr="7A995E1D">
              <w:rPr>
                <w:rFonts w:ascii="Times New Roman" w:hAnsi="Times New Roman" w:cs="Times New Roman"/>
              </w:rPr>
              <w:t xml:space="preserve"> </w:t>
            </w:r>
            <w:r w:rsidR="06EC2834" w:rsidRPr="7A995E1D">
              <w:rPr>
                <w:rFonts w:ascii="Times New Roman" w:hAnsi="Times New Roman" w:cs="Times New Roman"/>
              </w:rPr>
              <w:t>-</w:t>
            </w:r>
            <w:r w:rsidRPr="7A995E1D">
              <w:rPr>
                <w:rFonts w:ascii="Times New Roman" w:hAnsi="Times New Roman" w:cs="Times New Roman"/>
              </w:rPr>
              <w:t xml:space="preserve"> </w:t>
            </w:r>
            <w:r w:rsidR="7AAC1FDB" w:rsidRPr="7A995E1D">
              <w:rPr>
                <w:rFonts w:ascii="Times New Roman" w:hAnsi="Times New Roman" w:cs="Times New Roman"/>
              </w:rPr>
              <w:t>S</w:t>
            </w:r>
            <w:r w:rsidR="79EECB7E" w:rsidRPr="7A995E1D">
              <w:rPr>
                <w:rFonts w:ascii="Times New Roman" w:hAnsi="Times New Roman" w:cs="Times New Roman"/>
              </w:rPr>
              <w:t>au</w:t>
            </w:r>
            <w:r w:rsidR="504B658E" w:rsidRPr="7A995E1D">
              <w:rPr>
                <w:rFonts w:ascii="Times New Roman" w:hAnsi="Times New Roman" w:cs="Times New Roman"/>
              </w:rPr>
              <w:t xml:space="preserve"> 24 tiếng </w:t>
            </w:r>
            <w:r w:rsidR="0A41D8F8" w:rsidRPr="7A995E1D">
              <w:rPr>
                <w:rFonts w:ascii="Times New Roman" w:hAnsi="Times New Roman" w:cs="Times New Roman"/>
              </w:rPr>
              <w:t xml:space="preserve">trước </w:t>
            </w:r>
            <w:r w:rsidR="1136DDC0" w:rsidRPr="7A995E1D">
              <w:rPr>
                <w:rFonts w:ascii="Times New Roman" w:hAnsi="Times New Roman" w:cs="Times New Roman"/>
              </w:rPr>
              <w:t xml:space="preserve">khi </w:t>
            </w:r>
            <w:r w:rsidR="110734AB" w:rsidRPr="7A995E1D">
              <w:rPr>
                <w:rFonts w:ascii="Times New Roman" w:hAnsi="Times New Roman" w:cs="Times New Roman"/>
              </w:rPr>
              <w:t>nhận phòng, không được hoàn tiền</w:t>
            </w:r>
          </w:p>
        </w:tc>
      </w:tr>
      <w:tr w:rsidR="002325D6" w:rsidRPr="00B0521D" w14:paraId="6141A190" w14:textId="77777777" w:rsidTr="0F276EFE">
        <w:trPr>
          <w:trHeight w:val="70"/>
        </w:trPr>
        <w:tc>
          <w:tcPr>
            <w:tcW w:w="1306" w:type="dxa"/>
          </w:tcPr>
          <w:p w14:paraId="45E2C34F" w14:textId="74A6B45F" w:rsidR="002325D6" w:rsidRPr="00B0521D" w:rsidRDefault="002325D6" w:rsidP="002325D6">
            <w:pPr>
              <w:rPr>
                <w:rFonts w:ascii="Times New Roman" w:hAnsi="Times New Roman" w:cs="Times New Roman"/>
              </w:rPr>
            </w:pPr>
            <w:r w:rsidRPr="00B0521D">
              <w:rPr>
                <w:rFonts w:ascii="Times New Roman" w:hAnsi="Times New Roman" w:cs="Times New Roman"/>
              </w:rPr>
              <w:t>QD0</w:t>
            </w:r>
            <w:r w:rsidR="00EC6B85">
              <w:rPr>
                <w:rFonts w:ascii="Times New Roman" w:hAnsi="Times New Roman" w:cs="Times New Roman"/>
              </w:rPr>
              <w:t>8</w:t>
            </w:r>
          </w:p>
        </w:tc>
        <w:tc>
          <w:tcPr>
            <w:tcW w:w="7711" w:type="dxa"/>
          </w:tcPr>
          <w:p w14:paraId="167A0FFB" w14:textId="77777777" w:rsidR="00480C51" w:rsidRPr="00B0521D" w:rsidRDefault="00480C51" w:rsidP="00480C51">
            <w:pPr>
              <w:rPr>
                <w:rFonts w:ascii="Times New Roman" w:hAnsi="Times New Roman" w:cs="Times New Roman"/>
              </w:rPr>
            </w:pPr>
            <w:r w:rsidRPr="00B0521D">
              <w:rPr>
                <w:rFonts w:ascii="Times New Roman" w:hAnsi="Times New Roman" w:cs="Times New Roman"/>
              </w:rPr>
              <w:t>Giấy phép đăng ký kinh doanh phải còn giá trị ít nhất 1 năm</w:t>
            </w:r>
          </w:p>
          <w:p w14:paraId="276B7A5A" w14:textId="77057DA8" w:rsidR="002325D6" w:rsidRPr="00B0521D" w:rsidRDefault="00480C51" w:rsidP="002325D6">
            <w:pPr>
              <w:rPr>
                <w:rFonts w:ascii="Times New Roman" w:hAnsi="Times New Roman" w:cs="Times New Roman"/>
              </w:rPr>
            </w:pPr>
            <w:r w:rsidRPr="00B0521D">
              <w:rPr>
                <w:rFonts w:ascii="Times New Roman" w:hAnsi="Times New Roman" w:cs="Times New Roman"/>
              </w:rPr>
              <w:t>Giấy phép PCCC phải phải còn giá trị ít nhất 1 năm</w:t>
            </w:r>
          </w:p>
        </w:tc>
      </w:tr>
      <w:tr w:rsidR="002325D6" w:rsidRPr="00B0521D" w14:paraId="4B4110B5" w14:textId="77777777" w:rsidTr="0F276EFE">
        <w:trPr>
          <w:trHeight w:val="70"/>
        </w:trPr>
        <w:tc>
          <w:tcPr>
            <w:tcW w:w="1306" w:type="dxa"/>
          </w:tcPr>
          <w:p w14:paraId="68E623B5" w14:textId="17F27D71" w:rsidR="002325D6" w:rsidRPr="00B0521D" w:rsidRDefault="002325D6" w:rsidP="002325D6">
            <w:pPr>
              <w:rPr>
                <w:rFonts w:ascii="Times New Roman" w:hAnsi="Times New Roman" w:cs="Times New Roman"/>
              </w:rPr>
            </w:pPr>
            <w:r w:rsidRPr="42D99BCA">
              <w:rPr>
                <w:rFonts w:ascii="Times New Roman" w:hAnsi="Times New Roman" w:cs="Times New Roman"/>
              </w:rPr>
              <w:t>QD</w:t>
            </w:r>
            <w:r w:rsidR="00A56C6C">
              <w:rPr>
                <w:rFonts w:ascii="Times New Roman" w:hAnsi="Times New Roman" w:cs="Times New Roman"/>
              </w:rPr>
              <w:t>0</w:t>
            </w:r>
            <w:r w:rsidR="00EC6B85">
              <w:rPr>
                <w:rFonts w:ascii="Times New Roman" w:hAnsi="Times New Roman" w:cs="Times New Roman"/>
              </w:rPr>
              <w:t>9</w:t>
            </w:r>
          </w:p>
        </w:tc>
        <w:tc>
          <w:tcPr>
            <w:tcW w:w="7711" w:type="dxa"/>
          </w:tcPr>
          <w:p w14:paraId="65D5393E" w14:textId="77777777" w:rsidR="002325D6" w:rsidRDefault="00480C51" w:rsidP="002325D6">
            <w:pPr>
              <w:rPr>
                <w:rFonts w:ascii="Times New Roman" w:hAnsi="Times New Roman" w:cs="Times New Roman"/>
              </w:rPr>
            </w:pPr>
            <w:r w:rsidRPr="00B0521D">
              <w:rPr>
                <w:rFonts w:ascii="Times New Roman" w:hAnsi="Times New Roman" w:cs="Times New Roman"/>
              </w:rPr>
              <w:t>Nếu chủ nhà có nhiều cơ sở thì mỗi cơ sở là 1 hồ sơ</w:t>
            </w:r>
          </w:p>
          <w:p w14:paraId="5FF4BE9A" w14:textId="4001E593" w:rsidR="002325D6" w:rsidRPr="00B0521D" w:rsidRDefault="00776345" w:rsidP="002325D6">
            <w:pPr>
              <w:rPr>
                <w:rFonts w:ascii="Times New Roman" w:hAnsi="Times New Roman" w:cs="Times New Roman"/>
              </w:rPr>
            </w:pPr>
            <w:r w:rsidRPr="002C3B1F">
              <w:rPr>
                <w:rFonts w:ascii="Times New Roman" w:hAnsi="Times New Roman" w:cs="Times New Roman"/>
              </w:rPr>
              <w:t>Chỉ được điều chỉnh tối đa 2 lần / phòng / tháng</w:t>
            </w:r>
          </w:p>
        </w:tc>
      </w:tr>
      <w:tr w:rsidR="002325D6" w:rsidRPr="00B0521D" w14:paraId="271D14EC" w14:textId="77777777" w:rsidTr="0F276EFE">
        <w:trPr>
          <w:trHeight w:val="70"/>
        </w:trPr>
        <w:tc>
          <w:tcPr>
            <w:tcW w:w="1306" w:type="dxa"/>
          </w:tcPr>
          <w:p w14:paraId="1016EEBB" w14:textId="78D0C6F1" w:rsidR="002325D6" w:rsidRPr="00B0521D" w:rsidRDefault="00433B62" w:rsidP="002325D6">
            <w:pPr>
              <w:rPr>
                <w:rFonts w:ascii="Times New Roman" w:hAnsi="Times New Roman" w:cs="Times New Roman"/>
              </w:rPr>
            </w:pPr>
            <w:r>
              <w:rPr>
                <w:rFonts w:ascii="Times New Roman" w:hAnsi="Times New Roman" w:cs="Times New Roman"/>
              </w:rPr>
              <w:t>QD1</w:t>
            </w:r>
            <w:r w:rsidR="00EC6B85">
              <w:rPr>
                <w:rFonts w:ascii="Times New Roman" w:hAnsi="Times New Roman" w:cs="Times New Roman"/>
              </w:rPr>
              <w:t>0</w:t>
            </w:r>
          </w:p>
        </w:tc>
        <w:tc>
          <w:tcPr>
            <w:tcW w:w="7711" w:type="dxa"/>
          </w:tcPr>
          <w:p w14:paraId="5B33DD69" w14:textId="095EDE68" w:rsidR="72AE224B" w:rsidRDefault="72AE224B" w:rsidP="62B2738E">
            <w:pPr>
              <w:rPr>
                <w:rFonts w:ascii="Times New Roman" w:eastAsia="Times New Roman" w:hAnsi="Times New Roman" w:cs="Times New Roman"/>
              </w:rPr>
            </w:pPr>
            <w:r w:rsidRPr="62B2738E">
              <w:rPr>
                <w:rFonts w:ascii="Times New Roman" w:hAnsi="Times New Roman" w:cs="Times New Roman"/>
              </w:rPr>
              <w:t xml:space="preserve">Điều kiện để </w:t>
            </w:r>
            <w:r w:rsidRPr="62B2738E">
              <w:rPr>
                <w:rFonts w:ascii="Times New Roman" w:eastAsia="Times New Roman" w:hAnsi="Times New Roman" w:cs="Times New Roman"/>
                <w:color w:val="000000" w:themeColor="text1"/>
              </w:rPr>
              <w:t>đẩy các phòng sở hữu lên trang nhất tìm kiếm</w:t>
            </w:r>
            <w:r w:rsidR="005A1642">
              <w:rPr>
                <w:rFonts w:ascii="Times New Roman" w:eastAsia="Times New Roman" w:hAnsi="Times New Roman" w:cs="Times New Roman"/>
                <w:color w:val="000000" w:themeColor="text1"/>
              </w:rPr>
              <w:t>:</w:t>
            </w:r>
          </w:p>
          <w:p w14:paraId="6AB4CED7" w14:textId="747913CE" w:rsidR="00375854" w:rsidRPr="00B0521D" w:rsidRDefault="404B8010" w:rsidP="00375854">
            <w:pPr>
              <w:rPr>
                <w:rFonts w:ascii="Times New Roman" w:hAnsi="Times New Roman" w:cs="Times New Roman"/>
              </w:rPr>
            </w:pPr>
            <w:r w:rsidRPr="62B2738E">
              <w:rPr>
                <w:rFonts w:ascii="Times New Roman" w:hAnsi="Times New Roman" w:cs="Times New Roman"/>
              </w:rPr>
              <w:t>Doanh số tháng&gt;200tr</w:t>
            </w:r>
            <w:r w:rsidR="51B94D0F" w:rsidRPr="62B2738E">
              <w:rPr>
                <w:rFonts w:ascii="Times New Roman" w:hAnsi="Times New Roman" w:cs="Times New Roman"/>
              </w:rPr>
              <w:t xml:space="preserve"> </w:t>
            </w:r>
          </w:p>
          <w:p w14:paraId="5AD1364D" w14:textId="7409878F" w:rsidR="002325D6" w:rsidRPr="00B0521D" w:rsidRDefault="2A44C7D9" w:rsidP="00375854">
            <w:pPr>
              <w:rPr>
                <w:rFonts w:ascii="Times New Roman" w:hAnsi="Times New Roman" w:cs="Times New Roman"/>
              </w:rPr>
            </w:pPr>
            <w:r w:rsidRPr="0F276EFE">
              <w:rPr>
                <w:rFonts w:ascii="Times New Roman" w:hAnsi="Times New Roman" w:cs="Times New Roman"/>
              </w:rPr>
              <w:t xml:space="preserve">Mức độ hài lòng = </w:t>
            </w:r>
            <w:r w:rsidR="6FAACD5C" w:rsidRPr="0F276EFE">
              <w:rPr>
                <w:rFonts w:ascii="Times New Roman" w:hAnsi="Times New Roman" w:cs="Times New Roman"/>
              </w:rPr>
              <w:t>‘</w:t>
            </w:r>
            <w:r w:rsidR="1B2122AB" w:rsidRPr="0F276EFE">
              <w:rPr>
                <w:rFonts w:ascii="Times New Roman" w:hAnsi="Times New Roman" w:cs="Times New Roman"/>
              </w:rPr>
              <w:t>Excited</w:t>
            </w:r>
            <w:r w:rsidR="6035B3A9" w:rsidRPr="0F276EFE">
              <w:rPr>
                <w:rFonts w:ascii="Times New Roman" w:hAnsi="Times New Roman" w:cs="Times New Roman"/>
              </w:rPr>
              <w:t>’</w:t>
            </w:r>
          </w:p>
        </w:tc>
      </w:tr>
      <w:tr w:rsidR="002325D6" w:rsidRPr="00B0521D" w14:paraId="09C807B7" w14:textId="77777777" w:rsidTr="0F276EFE">
        <w:trPr>
          <w:trHeight w:val="70"/>
        </w:trPr>
        <w:tc>
          <w:tcPr>
            <w:tcW w:w="1306" w:type="dxa"/>
          </w:tcPr>
          <w:p w14:paraId="4A9CA85E" w14:textId="16C0082C" w:rsidR="002325D6" w:rsidRPr="00B0521D" w:rsidRDefault="00433B62" w:rsidP="002325D6">
            <w:pPr>
              <w:rPr>
                <w:rFonts w:ascii="Times New Roman" w:hAnsi="Times New Roman" w:cs="Times New Roman"/>
              </w:rPr>
            </w:pPr>
            <w:r>
              <w:rPr>
                <w:rFonts w:ascii="Times New Roman" w:hAnsi="Times New Roman" w:cs="Times New Roman"/>
              </w:rPr>
              <w:t>QD1</w:t>
            </w:r>
            <w:r w:rsidR="00EC6B85">
              <w:rPr>
                <w:rFonts w:ascii="Times New Roman" w:hAnsi="Times New Roman" w:cs="Times New Roman"/>
              </w:rPr>
              <w:t>1</w:t>
            </w:r>
          </w:p>
        </w:tc>
        <w:tc>
          <w:tcPr>
            <w:tcW w:w="7711" w:type="dxa"/>
          </w:tcPr>
          <w:p w14:paraId="76F4009A" w14:textId="19C7AD54" w:rsidR="002325D6" w:rsidRPr="00B0521D" w:rsidRDefault="00E45E6B" w:rsidP="002325D6">
            <w:pPr>
              <w:rPr>
                <w:rFonts w:ascii="Times New Roman" w:hAnsi="Times New Roman" w:cs="Times New Roman"/>
              </w:rPr>
            </w:pPr>
            <w:r>
              <w:rPr>
                <w:rFonts w:ascii="Times New Roman" w:hAnsi="Times New Roman" w:cs="Times New Roman"/>
              </w:rPr>
              <w:t>Khách</w:t>
            </w:r>
            <w:r w:rsidR="00642F9E">
              <w:rPr>
                <w:rFonts w:ascii="Times New Roman" w:hAnsi="Times New Roman" w:cs="Times New Roman"/>
              </w:rPr>
              <w:t xml:space="preserve"> hàng được đánh giá </w:t>
            </w:r>
            <w:r w:rsidR="00A4159E">
              <w:rPr>
                <w:rFonts w:ascii="Times New Roman" w:hAnsi="Times New Roman" w:cs="Times New Roman"/>
              </w:rPr>
              <w:t>1 phòng/1 lần đặt</w:t>
            </w:r>
          </w:p>
        </w:tc>
      </w:tr>
      <w:tr w:rsidR="002C3B1F" w:rsidRPr="002C3B1F" w14:paraId="4D8E4F20" w14:textId="77777777" w:rsidTr="0F276EFE">
        <w:trPr>
          <w:trHeight w:val="70"/>
        </w:trPr>
        <w:tc>
          <w:tcPr>
            <w:tcW w:w="1306" w:type="dxa"/>
          </w:tcPr>
          <w:p w14:paraId="09DED30D" w14:textId="6A35D8EC" w:rsidR="002C3B1F" w:rsidRPr="002C3B1F" w:rsidRDefault="00433B62" w:rsidP="002325D6">
            <w:pPr>
              <w:rPr>
                <w:rFonts w:ascii="Times New Roman" w:hAnsi="Times New Roman" w:cs="Times New Roman"/>
              </w:rPr>
            </w:pPr>
            <w:r>
              <w:rPr>
                <w:rFonts w:ascii="Times New Roman" w:hAnsi="Times New Roman" w:cs="Times New Roman"/>
              </w:rPr>
              <w:t>QD1</w:t>
            </w:r>
            <w:r w:rsidR="00EC6B85">
              <w:rPr>
                <w:rFonts w:ascii="Times New Roman" w:hAnsi="Times New Roman" w:cs="Times New Roman"/>
              </w:rPr>
              <w:t>2</w:t>
            </w:r>
          </w:p>
        </w:tc>
        <w:tc>
          <w:tcPr>
            <w:tcW w:w="7711" w:type="dxa"/>
          </w:tcPr>
          <w:p w14:paraId="44535FC8" w14:textId="7AF2C47F" w:rsidR="002C3B1F" w:rsidRPr="002C3B1F" w:rsidRDefault="002C3B1F" w:rsidP="002325D6">
            <w:pPr>
              <w:rPr>
                <w:rFonts w:ascii="Times New Roman" w:hAnsi="Times New Roman" w:cs="Times New Roman"/>
              </w:rPr>
            </w:pPr>
            <w:r w:rsidRPr="002C3B1F">
              <w:rPr>
                <w:rFonts w:ascii="Times New Roman" w:hAnsi="Times New Roman" w:cs="Times New Roman"/>
              </w:rPr>
              <w:t>1 SĐT/Email/CCCD chỉ được đăng ký 1 tài khoản</w:t>
            </w:r>
          </w:p>
        </w:tc>
      </w:tr>
      <w:tr w:rsidR="002C3B1F" w:rsidRPr="002C3B1F" w14:paraId="13F65412" w14:textId="77777777" w:rsidTr="0F276EFE">
        <w:trPr>
          <w:trHeight w:val="70"/>
        </w:trPr>
        <w:tc>
          <w:tcPr>
            <w:tcW w:w="1306" w:type="dxa"/>
          </w:tcPr>
          <w:p w14:paraId="384A034A" w14:textId="7571D3D1" w:rsidR="002C3B1F" w:rsidRPr="002C3B1F" w:rsidRDefault="00433B62" w:rsidP="002325D6">
            <w:pPr>
              <w:rPr>
                <w:rFonts w:ascii="Times New Roman" w:hAnsi="Times New Roman" w:cs="Times New Roman"/>
              </w:rPr>
            </w:pPr>
            <w:r>
              <w:rPr>
                <w:rFonts w:ascii="Times New Roman" w:hAnsi="Times New Roman" w:cs="Times New Roman"/>
              </w:rPr>
              <w:t>QD1</w:t>
            </w:r>
            <w:r w:rsidR="00EC6B85">
              <w:rPr>
                <w:rFonts w:ascii="Times New Roman" w:hAnsi="Times New Roman" w:cs="Times New Roman"/>
              </w:rPr>
              <w:t>3</w:t>
            </w:r>
          </w:p>
        </w:tc>
        <w:tc>
          <w:tcPr>
            <w:tcW w:w="7711" w:type="dxa"/>
          </w:tcPr>
          <w:p w14:paraId="0A6D08C6" w14:textId="271AA509" w:rsidR="002C3B1F" w:rsidRPr="002C3B1F" w:rsidRDefault="002C3B1F" w:rsidP="002325D6">
            <w:pPr>
              <w:rPr>
                <w:rFonts w:ascii="Times New Roman" w:hAnsi="Times New Roman" w:cs="Times New Roman"/>
              </w:rPr>
            </w:pPr>
            <w:r w:rsidRPr="002C3B1F">
              <w:rPr>
                <w:rFonts w:ascii="Times New Roman" w:hAnsi="Times New Roman" w:cs="Times New Roman"/>
              </w:rPr>
              <w:t xml:space="preserve">1 chủ </w:t>
            </w:r>
            <w:r w:rsidR="00EE0CD0">
              <w:rPr>
                <w:rFonts w:ascii="Times New Roman" w:hAnsi="Times New Roman" w:cs="Times New Roman"/>
              </w:rPr>
              <w:t>nhà</w:t>
            </w:r>
            <w:r w:rsidRPr="002C3B1F">
              <w:rPr>
                <w:rFonts w:ascii="Times New Roman" w:hAnsi="Times New Roman" w:cs="Times New Roman"/>
              </w:rPr>
              <w:t xml:space="preserve"> </w:t>
            </w:r>
            <w:r w:rsidR="009D497E">
              <w:rPr>
                <w:rFonts w:ascii="Times New Roman" w:hAnsi="Times New Roman" w:cs="Times New Roman"/>
              </w:rPr>
              <w:t>được</w:t>
            </w:r>
            <w:r w:rsidRPr="002C3B1F">
              <w:rPr>
                <w:rFonts w:ascii="Times New Roman" w:hAnsi="Times New Roman" w:cs="Times New Roman"/>
              </w:rPr>
              <w:t xml:space="preserve"> liên kết </w:t>
            </w:r>
            <w:r w:rsidR="009D497E">
              <w:rPr>
                <w:rFonts w:ascii="Times New Roman" w:hAnsi="Times New Roman" w:cs="Times New Roman"/>
              </w:rPr>
              <w:t>1</w:t>
            </w:r>
            <w:r w:rsidRPr="002C3B1F">
              <w:rPr>
                <w:rFonts w:ascii="Times New Roman" w:hAnsi="Times New Roman" w:cs="Times New Roman"/>
              </w:rPr>
              <w:t xml:space="preserve"> tài khoản </w:t>
            </w:r>
            <w:r w:rsidR="009D497E">
              <w:rPr>
                <w:rFonts w:ascii="Times New Roman" w:hAnsi="Times New Roman" w:cs="Times New Roman"/>
              </w:rPr>
              <w:t xml:space="preserve">ngân hàng </w:t>
            </w:r>
            <w:r w:rsidRPr="002C3B1F">
              <w:rPr>
                <w:rFonts w:ascii="Times New Roman" w:hAnsi="Times New Roman" w:cs="Times New Roman"/>
              </w:rPr>
              <w:t xml:space="preserve">của </w:t>
            </w:r>
            <w:r w:rsidR="009D497E">
              <w:rPr>
                <w:rFonts w:ascii="Times New Roman" w:hAnsi="Times New Roman" w:cs="Times New Roman"/>
              </w:rPr>
              <w:t>bản thân</w:t>
            </w:r>
          </w:p>
        </w:tc>
      </w:tr>
      <w:tr w:rsidR="002C3B1F" w:rsidRPr="002C3B1F" w14:paraId="6B849A94" w14:textId="77777777" w:rsidTr="0F276EFE">
        <w:trPr>
          <w:trHeight w:val="70"/>
        </w:trPr>
        <w:tc>
          <w:tcPr>
            <w:tcW w:w="1306" w:type="dxa"/>
          </w:tcPr>
          <w:p w14:paraId="7AD88E39" w14:textId="363BC9AD" w:rsidR="002C3B1F" w:rsidRPr="002C3B1F" w:rsidRDefault="00433B62" w:rsidP="002325D6">
            <w:pPr>
              <w:rPr>
                <w:rFonts w:ascii="Times New Roman" w:hAnsi="Times New Roman" w:cs="Times New Roman"/>
              </w:rPr>
            </w:pPr>
            <w:r>
              <w:rPr>
                <w:rFonts w:ascii="Times New Roman" w:hAnsi="Times New Roman" w:cs="Times New Roman"/>
              </w:rPr>
              <w:t>QD1</w:t>
            </w:r>
            <w:r w:rsidR="00EC6B85">
              <w:rPr>
                <w:rFonts w:ascii="Times New Roman" w:hAnsi="Times New Roman" w:cs="Times New Roman"/>
              </w:rPr>
              <w:t>4</w:t>
            </w:r>
          </w:p>
        </w:tc>
        <w:tc>
          <w:tcPr>
            <w:tcW w:w="7711" w:type="dxa"/>
          </w:tcPr>
          <w:p w14:paraId="25FE6C70" w14:textId="77777777" w:rsidR="00667D2F" w:rsidRDefault="002C3B1F" w:rsidP="002325D6">
            <w:pPr>
              <w:rPr>
                <w:rFonts w:ascii="Times New Roman" w:hAnsi="Times New Roman" w:cs="Times New Roman"/>
              </w:rPr>
            </w:pPr>
            <w:r w:rsidRPr="002C3B1F">
              <w:rPr>
                <w:rFonts w:ascii="Times New Roman" w:hAnsi="Times New Roman" w:cs="Times New Roman"/>
              </w:rPr>
              <w:t xml:space="preserve">Hình ảnh và nội dung mô tả phải văn minh, lịch sự. </w:t>
            </w:r>
          </w:p>
          <w:p w14:paraId="60D521F5" w14:textId="34045A06" w:rsidR="002C3B1F" w:rsidRPr="002C3B1F" w:rsidRDefault="002C3B1F" w:rsidP="002325D6">
            <w:pPr>
              <w:rPr>
                <w:rFonts w:ascii="Times New Roman" w:hAnsi="Times New Roman" w:cs="Times New Roman"/>
              </w:rPr>
            </w:pPr>
            <w:r w:rsidRPr="002C3B1F">
              <w:rPr>
                <w:rFonts w:ascii="Times New Roman" w:hAnsi="Times New Roman" w:cs="Times New Roman"/>
              </w:rPr>
              <w:t>Không đính kèm link html hay bản sao</w:t>
            </w:r>
          </w:p>
        </w:tc>
      </w:tr>
    </w:tbl>
    <w:p w14:paraId="1A2AC5C6" w14:textId="77777777" w:rsidR="002C0078" w:rsidRPr="00B0521D" w:rsidRDefault="002C0078" w:rsidP="008B60D0">
      <w:pPr>
        <w:pStyle w:val="Heading2"/>
      </w:pPr>
      <w:bookmarkStart w:id="26" w:name="_Toc50884349"/>
      <w:bookmarkStart w:id="27" w:name="_Toc173188449"/>
      <w:r w:rsidRPr="00B0521D">
        <w:t>Danh sách yêu cầu</w:t>
      </w:r>
      <w:bookmarkEnd w:id="26"/>
      <w:bookmarkEnd w:id="27"/>
    </w:p>
    <w:p w14:paraId="75F2047C" w14:textId="77777777" w:rsidR="002C0078" w:rsidRPr="00B0521D" w:rsidRDefault="002C0078" w:rsidP="008B60D0">
      <w:pPr>
        <w:pStyle w:val="Heading3"/>
      </w:pPr>
      <w:bookmarkStart w:id="28" w:name="_Toc50884350"/>
      <w:bookmarkStart w:id="29" w:name="_Toc173188450"/>
      <w:r w:rsidRPr="00B0521D">
        <w:t>Danh sách yêu cầu nghiệp vụ</w:t>
      </w:r>
      <w:bookmarkEnd w:id="28"/>
      <w:bookmarkEnd w:id="29"/>
    </w:p>
    <w:tbl>
      <w:tblPr>
        <w:tblW w:w="9014" w:type="dxa"/>
        <w:tblLayout w:type="fixed"/>
        <w:tblLook w:val="06A0" w:firstRow="1" w:lastRow="0" w:firstColumn="1" w:lastColumn="0" w:noHBand="1" w:noVBand="1"/>
      </w:tblPr>
      <w:tblGrid>
        <w:gridCol w:w="525"/>
        <w:gridCol w:w="1900"/>
        <w:gridCol w:w="4002"/>
        <w:gridCol w:w="830"/>
        <w:gridCol w:w="933"/>
        <w:gridCol w:w="824"/>
      </w:tblGrid>
      <w:tr w:rsidR="3282D79B" w:rsidRPr="00B0521D" w14:paraId="2E1F95CC" w14:textId="77777777" w:rsidTr="4FC9A283">
        <w:trPr>
          <w:trHeight w:val="720"/>
        </w:trPr>
        <w:tc>
          <w:tcPr>
            <w:tcW w:w="9014" w:type="dxa"/>
            <w:gridSpan w:val="6"/>
            <w:tcBorders>
              <w:top w:val="single" w:sz="4" w:space="0" w:color="auto"/>
              <w:left w:val="single" w:sz="4" w:space="0" w:color="auto"/>
              <w:bottom w:val="single" w:sz="4" w:space="0" w:color="auto"/>
              <w:right w:val="single" w:sz="4" w:space="0" w:color="auto"/>
            </w:tcBorders>
            <w:shd w:val="clear" w:color="auto" w:fill="DAE9F8"/>
            <w:tcMar>
              <w:top w:w="15" w:type="dxa"/>
              <w:left w:w="15" w:type="dxa"/>
              <w:right w:w="15" w:type="dxa"/>
            </w:tcMar>
            <w:vAlign w:val="center"/>
          </w:tcPr>
          <w:p w14:paraId="1C74F028" w14:textId="2452728A"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Danh sách yêu cầu nghiệp vụ</w:t>
            </w:r>
            <w:r w:rsidRPr="00B0521D">
              <w:rPr>
                <w:rFonts w:ascii="Times New Roman" w:hAnsi="Times New Roman" w:cs="Times New Roman"/>
              </w:rPr>
              <w:br/>
            </w:r>
            <w:r w:rsidRPr="00B0521D">
              <w:rPr>
                <w:rFonts w:ascii="Times New Roman" w:eastAsia="Calibri" w:hAnsi="Times New Roman" w:cs="Times New Roman"/>
                <w:color w:val="000000" w:themeColor="text1"/>
              </w:rPr>
              <w:t xml:space="preserve"> Bộ phận Điều hành</w:t>
            </w:r>
          </w:p>
        </w:tc>
      </w:tr>
      <w:tr w:rsidR="3282D79B" w:rsidRPr="00B0521D" w14:paraId="165304C4" w14:textId="77777777" w:rsidTr="4FC9A283">
        <w:trPr>
          <w:trHeight w:val="450"/>
        </w:trPr>
        <w:tc>
          <w:tcPr>
            <w:tcW w:w="525"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1E65D05" w14:textId="281D4385"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STT</w:t>
            </w:r>
          </w:p>
        </w:tc>
        <w:tc>
          <w:tcPr>
            <w:tcW w:w="1900"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79C9F4AE" w14:textId="4A547C30"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Nghiệp vụ</w:t>
            </w:r>
          </w:p>
        </w:tc>
        <w:tc>
          <w:tcPr>
            <w:tcW w:w="400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5101A789" w14:textId="132A93D9"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Mô tả tóm tắt</w:t>
            </w:r>
          </w:p>
        </w:tc>
        <w:tc>
          <w:tcPr>
            <w:tcW w:w="830"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B9DF51B" w14:textId="155465DC"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Biểu mẫu</w:t>
            </w:r>
          </w:p>
        </w:tc>
        <w:tc>
          <w:tcPr>
            <w:tcW w:w="93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3E33F059" w14:textId="726331D1"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Quy Định</w:t>
            </w:r>
          </w:p>
        </w:tc>
        <w:tc>
          <w:tcPr>
            <w:tcW w:w="824"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0F657CC0" w14:textId="47738704" w:rsidR="3282D79B" w:rsidRPr="00B0521D" w:rsidRDefault="3282D79B" w:rsidP="3282D79B">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Ghi Chú</w:t>
            </w:r>
          </w:p>
        </w:tc>
      </w:tr>
      <w:tr w:rsidR="00D862E3" w:rsidRPr="00B0521D" w14:paraId="3F7708E2" w14:textId="77777777" w:rsidTr="4FC9A283">
        <w:trPr>
          <w:trHeight w:val="1035"/>
        </w:trPr>
        <w:tc>
          <w:tcPr>
            <w:tcW w:w="5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CC90C8D" w14:textId="4F437EC2" w:rsidR="00D862E3" w:rsidRPr="00B0521D" w:rsidRDefault="00347F52" w:rsidP="3282D79B">
            <w:pPr>
              <w:spacing w:before="0"/>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1</w:t>
            </w:r>
          </w:p>
        </w:tc>
        <w:tc>
          <w:tcPr>
            <w:tcW w:w="19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F34E25" w14:textId="67D17F9D" w:rsidR="00D862E3" w:rsidRPr="3C7BCC22" w:rsidRDefault="00D862E3" w:rsidP="00C26563">
            <w:pPr>
              <w:spacing w:before="0"/>
              <w:rPr>
                <w:rFonts w:ascii="Times New Roman" w:eastAsia="Calibri" w:hAnsi="Times New Roman" w:cs="Times New Roman"/>
              </w:rPr>
            </w:pPr>
            <w:r>
              <w:rPr>
                <w:rFonts w:ascii="Times New Roman" w:eastAsia="Calibri" w:hAnsi="Times New Roman" w:cs="Times New Roman"/>
              </w:rPr>
              <w:t>Xét duyệt</w:t>
            </w:r>
            <w:r w:rsidR="00347F52">
              <w:rPr>
                <w:rFonts w:ascii="Times New Roman" w:eastAsia="Calibri" w:hAnsi="Times New Roman" w:cs="Times New Roman"/>
              </w:rPr>
              <w:t xml:space="preserve"> yêu cầu hủy đặt phòng</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09C1DF" w14:textId="7D98C23E" w:rsidR="00D862E3" w:rsidRPr="3C7BCC22" w:rsidRDefault="00B550CE" w:rsidP="002C709D">
            <w:pPr>
              <w:spacing w:before="0"/>
              <w:rPr>
                <w:rFonts w:ascii="Times New Roman" w:eastAsia="Calibri" w:hAnsi="Times New Roman" w:cs="Times New Roman"/>
                <w:color w:val="000000" w:themeColor="text1"/>
              </w:rPr>
            </w:pPr>
            <w:r>
              <w:rPr>
                <w:rFonts w:ascii="Times New Roman" w:eastAsia="Calibri" w:hAnsi="Times New Roman" w:cs="Times New Roman"/>
                <w:color w:val="000000" w:themeColor="text1"/>
              </w:rPr>
              <w:t>Nhân viên kiểm duyệt xét duyệt yêu cầu hủy đặt phòng</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5F7F73" w14:textId="7B9F395E" w:rsidR="00D862E3" w:rsidRPr="00B0521D" w:rsidRDefault="1E228EBA">
            <w:pPr>
              <w:rPr>
                <w:rFonts w:ascii="Times New Roman" w:hAnsi="Times New Roman" w:cs="Times New Roman"/>
              </w:rPr>
            </w:pPr>
            <w:r w:rsidRPr="07768680">
              <w:rPr>
                <w:rFonts w:ascii="Times New Roman" w:hAnsi="Times New Roman" w:cs="Times New Roman"/>
              </w:rPr>
              <w:t>BM08</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3A926EE" w14:textId="7E3B17E5" w:rsidR="00D862E3" w:rsidRPr="00B0521D" w:rsidRDefault="009B69FE" w:rsidP="005C73C0">
            <w:pPr>
              <w:jc w:val="center"/>
              <w:rPr>
                <w:rFonts w:ascii="Times New Roman" w:hAnsi="Times New Roman" w:cs="Times New Roman"/>
              </w:rPr>
            </w:pPr>
            <w:r w:rsidRPr="483FB332">
              <w:rPr>
                <w:rFonts w:ascii="Times New Roman" w:hAnsi="Times New Roman" w:cs="Times New Roman"/>
              </w:rPr>
              <w:t>QD0</w:t>
            </w:r>
            <w:r w:rsidR="64A148F3" w:rsidRPr="483FB332">
              <w:rPr>
                <w:rFonts w:ascii="Times New Roman" w:hAnsi="Times New Roman" w:cs="Times New Roman"/>
              </w:rPr>
              <w:t>7</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477598" w14:textId="77777777" w:rsidR="00D862E3" w:rsidRPr="00B0521D" w:rsidRDefault="00D862E3" w:rsidP="3282D79B">
            <w:pPr>
              <w:spacing w:before="0"/>
              <w:jc w:val="center"/>
              <w:rPr>
                <w:rFonts w:ascii="Times New Roman" w:eastAsia="Calibri" w:hAnsi="Times New Roman" w:cs="Times New Roman"/>
                <w:color w:val="000000" w:themeColor="text1"/>
              </w:rPr>
            </w:pPr>
          </w:p>
        </w:tc>
      </w:tr>
      <w:tr w:rsidR="3282D79B" w:rsidRPr="00B0521D" w14:paraId="2A8D4A26" w14:textId="77777777" w:rsidTr="4FC9A283">
        <w:trPr>
          <w:trHeight w:val="1035"/>
        </w:trPr>
        <w:tc>
          <w:tcPr>
            <w:tcW w:w="5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D21E06B" w14:textId="6B62BEC0" w:rsidR="3282D79B" w:rsidRPr="00B0521D" w:rsidRDefault="00347F52" w:rsidP="3282D79B">
            <w:pPr>
              <w:spacing w:before="0"/>
              <w:jc w:val="center"/>
              <w:rPr>
                <w:rFonts w:ascii="Times New Roman" w:hAnsi="Times New Roman" w:cs="Times New Roman"/>
              </w:rPr>
            </w:pPr>
            <w:r>
              <w:rPr>
                <w:rFonts w:ascii="Times New Roman" w:hAnsi="Times New Roman" w:cs="Times New Roman"/>
              </w:rPr>
              <w:lastRenderedPageBreak/>
              <w:t>2</w:t>
            </w:r>
          </w:p>
        </w:tc>
        <w:tc>
          <w:tcPr>
            <w:tcW w:w="19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94913" w14:textId="77BEB41D" w:rsidR="3282D79B" w:rsidRPr="005D11F3" w:rsidRDefault="3282D79B" w:rsidP="00C26563">
            <w:pPr>
              <w:spacing w:before="0"/>
              <w:rPr>
                <w:rFonts w:ascii="Times New Roman" w:hAnsi="Times New Roman" w:cs="Times New Roman"/>
              </w:rPr>
            </w:pPr>
            <w:r w:rsidRPr="3C7BCC22">
              <w:rPr>
                <w:rFonts w:ascii="Times New Roman" w:eastAsia="Calibri" w:hAnsi="Times New Roman" w:cs="Times New Roman"/>
              </w:rPr>
              <w:t>Kiểm duyệt thông tin Doanh Nghiệp</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FD1128C" w14:textId="65F7141A" w:rsidR="3282D79B" w:rsidRPr="005D11F3" w:rsidRDefault="003B2B21" w:rsidP="002C709D">
            <w:pPr>
              <w:spacing w:before="0"/>
              <w:rPr>
                <w:rFonts w:ascii="Times New Roman" w:hAnsi="Times New Roman" w:cs="Times New Roman"/>
              </w:rPr>
            </w:pPr>
            <w:r w:rsidRPr="3C7BCC22">
              <w:rPr>
                <w:rFonts w:ascii="Times New Roman" w:eastAsia="Calibri" w:hAnsi="Times New Roman" w:cs="Times New Roman"/>
                <w:color w:val="000000" w:themeColor="text1"/>
              </w:rPr>
              <w:t xml:space="preserve">Nhân viên kiểm duyệt </w:t>
            </w:r>
            <w:r w:rsidR="00311D24" w:rsidRPr="3C7BCC22">
              <w:rPr>
                <w:rFonts w:ascii="Times New Roman" w:eastAsia="Calibri" w:hAnsi="Times New Roman" w:cs="Times New Roman"/>
                <w:color w:val="000000" w:themeColor="text1"/>
              </w:rPr>
              <w:t>kiểm tra</w:t>
            </w:r>
            <w:r w:rsidR="000B3D68" w:rsidRPr="3C7BCC22">
              <w:rPr>
                <w:rFonts w:ascii="Times New Roman" w:eastAsia="Calibri" w:hAnsi="Times New Roman" w:cs="Times New Roman"/>
                <w:color w:val="000000" w:themeColor="text1"/>
              </w:rPr>
              <w:t xml:space="preserve"> tính hợp pháp</w:t>
            </w:r>
            <w:r w:rsidR="00311D24" w:rsidRPr="3C7BCC22">
              <w:rPr>
                <w:rFonts w:ascii="Times New Roman" w:eastAsia="Calibri" w:hAnsi="Times New Roman" w:cs="Times New Roman"/>
                <w:color w:val="000000" w:themeColor="text1"/>
              </w:rPr>
              <w:t xml:space="preserve"> </w:t>
            </w:r>
            <w:r w:rsidR="0002010F" w:rsidRPr="3C7BCC22">
              <w:rPr>
                <w:rFonts w:ascii="Times New Roman" w:eastAsia="Calibri" w:hAnsi="Times New Roman" w:cs="Times New Roman"/>
                <w:color w:val="000000" w:themeColor="text1"/>
              </w:rPr>
              <w:t>thông tin doanh nghiệ</w:t>
            </w:r>
            <w:r w:rsidR="00E36F86" w:rsidRPr="3C7BCC22">
              <w:rPr>
                <w:rFonts w:ascii="Times New Roman" w:eastAsia="Calibri" w:hAnsi="Times New Roman" w:cs="Times New Roman"/>
                <w:color w:val="000000" w:themeColor="text1"/>
              </w:rPr>
              <w:t xml:space="preserve">p </w:t>
            </w:r>
            <w:r w:rsidR="000B3D68" w:rsidRPr="3C7BCC22">
              <w:rPr>
                <w:rFonts w:ascii="Times New Roman" w:eastAsia="Calibri" w:hAnsi="Times New Roman" w:cs="Times New Roman"/>
                <w:color w:val="000000" w:themeColor="text1"/>
              </w:rPr>
              <w:t>hợp pháp</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4A518EE" w14:textId="498A0239" w:rsidR="3282D79B" w:rsidRPr="00B0521D" w:rsidRDefault="3282D79B">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8AB32B" w14:textId="65D67575" w:rsidR="3282D79B" w:rsidRPr="00B0521D" w:rsidRDefault="002E7614" w:rsidP="005C73C0">
            <w:pPr>
              <w:jc w:val="center"/>
              <w:rPr>
                <w:rFonts w:ascii="Times New Roman" w:hAnsi="Times New Roman" w:cs="Times New Roman"/>
              </w:rPr>
            </w:pPr>
            <w:r w:rsidRPr="2906918F">
              <w:rPr>
                <w:rFonts w:ascii="Times New Roman" w:hAnsi="Times New Roman" w:cs="Times New Roman"/>
              </w:rPr>
              <w:t>QD0</w:t>
            </w:r>
            <w:r w:rsidR="481EA3E1" w:rsidRPr="2906918F">
              <w:rPr>
                <w:rFonts w:ascii="Times New Roman" w:hAnsi="Times New Roman" w:cs="Times New Roman"/>
              </w:rPr>
              <w:t>8</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A6BBA2F" w14:textId="5C475E43" w:rsidR="3282D79B" w:rsidRPr="00B0521D" w:rsidRDefault="3282D79B" w:rsidP="3282D79B">
            <w:pPr>
              <w:spacing w:before="0"/>
              <w:jc w:val="center"/>
              <w:rPr>
                <w:rFonts w:ascii="Times New Roman" w:eastAsia="Calibri" w:hAnsi="Times New Roman" w:cs="Times New Roman"/>
                <w:color w:val="000000" w:themeColor="text1"/>
              </w:rPr>
            </w:pPr>
          </w:p>
        </w:tc>
      </w:tr>
      <w:tr w:rsidR="008A6B4D" w:rsidRPr="00B0521D" w14:paraId="02D75E70" w14:textId="77777777" w:rsidTr="007E126D">
        <w:trPr>
          <w:trHeight w:val="1035"/>
        </w:trPr>
        <w:tc>
          <w:tcPr>
            <w:tcW w:w="5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FB13369" w14:textId="463CC9A1" w:rsidR="008A6B4D" w:rsidRPr="00B0521D" w:rsidRDefault="00347F52" w:rsidP="3282D79B">
            <w:pPr>
              <w:spacing w:before="0"/>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3</w:t>
            </w:r>
          </w:p>
        </w:tc>
        <w:tc>
          <w:tcPr>
            <w:tcW w:w="190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C0DFA72" w14:textId="6C0FCBBF" w:rsidR="008A6B4D" w:rsidRPr="3C7BCC22" w:rsidRDefault="00C45042" w:rsidP="00C26563">
            <w:pPr>
              <w:spacing w:before="0"/>
              <w:rPr>
                <w:rFonts w:ascii="Times New Roman" w:eastAsia="Calibri" w:hAnsi="Times New Roman" w:cs="Times New Roman"/>
              </w:rPr>
            </w:pPr>
            <w:r w:rsidRPr="000C5058">
              <w:rPr>
                <w:rFonts w:ascii="Times New Roman" w:hAnsi="Times New Roman" w:cs="Times New Roman"/>
                <w:color w:val="000000"/>
                <w:shd w:val="clear" w:color="auto" w:fill="FFFFFF"/>
              </w:rPr>
              <w:t>Duyệt căn phòng lên hệ thống</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F4D9CD6" w14:textId="0BA49B62" w:rsidR="008A6B4D" w:rsidRPr="3C7BCC22" w:rsidRDefault="0061160C" w:rsidP="002C709D">
            <w:pPr>
              <w:spacing w:before="0"/>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Nhân viên kiểm duyệt </w:t>
            </w:r>
            <w:r w:rsidR="00771072">
              <w:rPr>
                <w:rFonts w:ascii="Times New Roman" w:eastAsia="Calibri" w:hAnsi="Times New Roman" w:cs="Times New Roman"/>
                <w:color w:val="000000" w:themeColor="text1"/>
              </w:rPr>
              <w:t xml:space="preserve">duyệt căn phòng hiển thị lên hệ thống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F86AB23" w14:textId="77777777" w:rsidR="008A6B4D" w:rsidRPr="00B0521D" w:rsidRDefault="008A6B4D">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603F0C" w14:textId="23C75DE4" w:rsidR="008A6B4D" w:rsidRPr="00B0521D" w:rsidRDefault="00433B62" w:rsidP="005C73C0">
            <w:pPr>
              <w:jc w:val="center"/>
              <w:rPr>
                <w:rFonts w:ascii="Times New Roman" w:hAnsi="Times New Roman" w:cs="Times New Roman"/>
              </w:rPr>
            </w:pPr>
            <w:r w:rsidRPr="452A47D0">
              <w:rPr>
                <w:rFonts w:ascii="Times New Roman" w:hAnsi="Times New Roman" w:cs="Times New Roman"/>
              </w:rPr>
              <w:t>QD1</w:t>
            </w:r>
            <w:r w:rsidR="16B13CEC" w:rsidRPr="452A47D0">
              <w:rPr>
                <w:rFonts w:ascii="Times New Roman" w:hAnsi="Times New Roman" w:cs="Times New Roman"/>
              </w:rPr>
              <w:t>4</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35F8754" w14:textId="77777777" w:rsidR="008A6B4D" w:rsidRPr="00B0521D" w:rsidRDefault="008A6B4D" w:rsidP="3282D79B">
            <w:pPr>
              <w:spacing w:before="0"/>
              <w:jc w:val="center"/>
              <w:rPr>
                <w:rFonts w:ascii="Times New Roman" w:eastAsia="Calibri" w:hAnsi="Times New Roman" w:cs="Times New Roman"/>
                <w:color w:val="000000" w:themeColor="text1"/>
              </w:rPr>
            </w:pPr>
          </w:p>
        </w:tc>
      </w:tr>
      <w:tr w:rsidR="3282D79B" w:rsidRPr="00B0521D" w14:paraId="365277B7" w14:textId="77777777" w:rsidTr="007E126D">
        <w:trPr>
          <w:trHeight w:val="810"/>
        </w:trPr>
        <w:tc>
          <w:tcPr>
            <w:tcW w:w="5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0B03C9A" w14:textId="25100553" w:rsidR="3282D79B" w:rsidRPr="00B0521D" w:rsidRDefault="00347F52" w:rsidP="3282D79B">
            <w:pPr>
              <w:spacing w:before="0"/>
              <w:jc w:val="center"/>
              <w:rPr>
                <w:rFonts w:ascii="Times New Roman" w:hAnsi="Times New Roman" w:cs="Times New Roman"/>
              </w:rPr>
            </w:pPr>
            <w:r>
              <w:rPr>
                <w:rFonts w:ascii="Times New Roman" w:hAnsi="Times New Roman" w:cs="Times New Roman"/>
              </w:rPr>
              <w:t>4</w:t>
            </w:r>
          </w:p>
        </w:tc>
        <w:tc>
          <w:tcPr>
            <w:tcW w:w="190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A6113F3" w14:textId="1938019A" w:rsidR="3282D79B" w:rsidRPr="005D11F3" w:rsidRDefault="3282D79B" w:rsidP="00C26563">
            <w:pPr>
              <w:spacing w:before="0"/>
              <w:rPr>
                <w:rFonts w:ascii="Times New Roman" w:hAnsi="Times New Roman" w:cs="Times New Roman"/>
              </w:rPr>
            </w:pPr>
            <w:r w:rsidRPr="3C7BCC22">
              <w:rPr>
                <w:rFonts w:ascii="Times New Roman" w:eastAsia="Calibri" w:hAnsi="Times New Roman" w:cs="Times New Roman"/>
              </w:rPr>
              <w:t>Chuyển trạng thái căn phòng sang vi phạm chính sách</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A5A97" w14:textId="50A0FDF9" w:rsidR="3282D79B" w:rsidRPr="005D11F3" w:rsidRDefault="3282D79B" w:rsidP="00C26563">
            <w:pPr>
              <w:spacing w:before="0"/>
              <w:rPr>
                <w:rFonts w:ascii="Times New Roman" w:hAnsi="Times New Roman" w:cs="Times New Roman"/>
              </w:rPr>
            </w:pPr>
            <w:r w:rsidRPr="3C7BCC22">
              <w:rPr>
                <w:rFonts w:ascii="Times New Roman" w:eastAsia="Calibri" w:hAnsi="Times New Roman" w:cs="Times New Roman"/>
                <w:color w:val="000000" w:themeColor="text1"/>
              </w:rPr>
              <w:t xml:space="preserve">Nếu xác thực </w:t>
            </w:r>
            <w:r w:rsidRPr="3C7BCC22">
              <w:rPr>
                <w:rFonts w:ascii="Times New Roman" w:eastAsia="Calibri" w:hAnsi="Times New Roman" w:cs="Times New Roman"/>
              </w:rPr>
              <w:t xml:space="preserve">thông tin hồ sơ của chủ nhà không </w:t>
            </w:r>
            <w:r w:rsidRPr="3C7BCC22">
              <w:rPr>
                <w:rFonts w:ascii="Times New Roman" w:eastAsia="Calibri" w:hAnsi="Times New Roman" w:cs="Times New Roman"/>
                <w:color w:val="000000" w:themeColor="text1"/>
              </w:rPr>
              <w:t>hợp lệ,</w:t>
            </w:r>
            <w:r w:rsidR="005707E7" w:rsidRPr="3C7BCC22">
              <w:rPr>
                <w:rFonts w:ascii="Times New Roman" w:eastAsia="Calibri" w:hAnsi="Times New Roman" w:cs="Times New Roman"/>
                <w:color w:val="000000" w:themeColor="text1"/>
              </w:rPr>
              <w:t xml:space="preserve"> Nhân viên </w:t>
            </w:r>
            <w:r w:rsidR="0035079A" w:rsidRPr="3C7BCC22">
              <w:rPr>
                <w:rFonts w:ascii="Times New Roman" w:eastAsia="Calibri" w:hAnsi="Times New Roman" w:cs="Times New Roman"/>
                <w:color w:val="000000" w:themeColor="text1"/>
              </w:rPr>
              <w:t xml:space="preserve">kiểm duyệt sẽ chuyển trạng thái của căn phòng </w:t>
            </w:r>
            <w:r w:rsidR="000D5E36" w:rsidRPr="3C7BCC22">
              <w:rPr>
                <w:rFonts w:ascii="Times New Roman" w:eastAsia="Calibri" w:hAnsi="Times New Roman" w:cs="Times New Roman"/>
                <w:color w:val="000000" w:themeColor="text1"/>
              </w:rPr>
              <w:t xml:space="preserve">đó sang vi </w:t>
            </w:r>
            <w:r w:rsidR="000D5E36" w:rsidRPr="3C7BCC22">
              <w:rPr>
                <w:rFonts w:ascii="Times New Roman" w:eastAsia="Calibri" w:hAnsi="Times New Roman" w:cs="Times New Roman"/>
              </w:rPr>
              <w:t>phạm</w:t>
            </w:r>
            <w:r w:rsidR="000D5E36" w:rsidRPr="3C7BCC22">
              <w:rPr>
                <w:rFonts w:ascii="Times New Roman" w:eastAsia="Calibri" w:hAnsi="Times New Roman" w:cs="Times New Roman"/>
                <w:color w:val="000000" w:themeColor="text1"/>
              </w:rPr>
              <w:t xml:space="preserve"> chính sách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F945D16" w14:textId="567F1CEB" w:rsidR="3282D79B" w:rsidRPr="00B0521D" w:rsidRDefault="3282D79B">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F41F73" w14:textId="195B6694" w:rsidR="3282D79B" w:rsidRPr="00B0521D" w:rsidRDefault="00433B62" w:rsidP="00B53D3F">
            <w:pPr>
              <w:jc w:val="center"/>
              <w:rPr>
                <w:rFonts w:ascii="Times New Roman" w:hAnsi="Times New Roman" w:cs="Times New Roman"/>
              </w:rPr>
            </w:pPr>
            <w:r w:rsidRPr="7422B77F">
              <w:rPr>
                <w:rFonts w:ascii="Times New Roman" w:hAnsi="Times New Roman" w:cs="Times New Roman"/>
              </w:rPr>
              <w:t>QD1</w:t>
            </w:r>
            <w:r w:rsidR="4A5750A9" w:rsidRPr="7422B77F">
              <w:rPr>
                <w:rFonts w:ascii="Times New Roman" w:hAnsi="Times New Roman" w:cs="Times New Roman"/>
              </w:rPr>
              <w:t>4</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1CC811" w14:textId="15F9A8F4" w:rsidR="3282D79B" w:rsidRPr="00B0521D" w:rsidRDefault="3282D79B" w:rsidP="3282D79B">
            <w:pPr>
              <w:spacing w:before="0"/>
              <w:jc w:val="center"/>
              <w:rPr>
                <w:rFonts w:ascii="Times New Roman" w:eastAsia="Calibri" w:hAnsi="Times New Roman" w:cs="Times New Roman"/>
                <w:color w:val="000000" w:themeColor="text1"/>
              </w:rPr>
            </w:pPr>
          </w:p>
        </w:tc>
      </w:tr>
    </w:tbl>
    <w:p w14:paraId="054536D9" w14:textId="43058918" w:rsidR="007F6226" w:rsidRPr="00B0521D" w:rsidRDefault="007F6226" w:rsidP="3282D79B">
      <w:pPr>
        <w:rPr>
          <w:rFonts w:ascii="Times New Roman" w:hAnsi="Times New Roman" w:cs="Times New Roman"/>
        </w:rPr>
      </w:pPr>
    </w:p>
    <w:p w14:paraId="7493432F" w14:textId="788EC5BC" w:rsidR="4DDAB905" w:rsidRPr="00B0521D" w:rsidRDefault="4DDAB905" w:rsidP="4DDAB905">
      <w:pPr>
        <w:rPr>
          <w:rFonts w:ascii="Times New Roman" w:hAnsi="Times New Roman" w:cs="Times New Roman"/>
        </w:rPr>
      </w:pPr>
    </w:p>
    <w:tbl>
      <w:tblPr>
        <w:tblW w:w="9015" w:type="dxa"/>
        <w:tblLook w:val="06A0" w:firstRow="1" w:lastRow="0" w:firstColumn="1" w:lastColumn="0" w:noHBand="1" w:noVBand="1"/>
      </w:tblPr>
      <w:tblGrid>
        <w:gridCol w:w="585"/>
        <w:gridCol w:w="1131"/>
        <w:gridCol w:w="4719"/>
        <w:gridCol w:w="831"/>
        <w:gridCol w:w="932"/>
        <w:gridCol w:w="817"/>
      </w:tblGrid>
      <w:tr w:rsidR="2EBCBD87" w:rsidRPr="00B0521D" w14:paraId="1BFDA3D2" w14:textId="77777777" w:rsidTr="00931D63">
        <w:trPr>
          <w:trHeight w:val="735"/>
        </w:trPr>
        <w:tc>
          <w:tcPr>
            <w:tcW w:w="9015" w:type="dxa"/>
            <w:gridSpan w:val="6"/>
            <w:tcBorders>
              <w:top w:val="single" w:sz="4" w:space="0" w:color="auto"/>
              <w:left w:val="single" w:sz="4" w:space="0" w:color="auto"/>
              <w:bottom w:val="single" w:sz="4" w:space="0" w:color="auto"/>
              <w:right w:val="single" w:sz="4" w:space="0" w:color="auto"/>
            </w:tcBorders>
            <w:shd w:val="clear" w:color="auto" w:fill="DAE9F8"/>
            <w:tcMar>
              <w:top w:w="15" w:type="dxa"/>
              <w:left w:w="15" w:type="dxa"/>
              <w:right w:w="15" w:type="dxa"/>
            </w:tcMar>
            <w:vAlign w:val="center"/>
          </w:tcPr>
          <w:p w14:paraId="703A21CA" w14:textId="1796752A" w:rsidR="2EBCBD87" w:rsidRPr="00B0521D" w:rsidRDefault="2EBCBD87" w:rsidP="2EBCBD87">
            <w:pPr>
              <w:spacing w:before="0"/>
              <w:jc w:val="center"/>
              <w:rPr>
                <w:rFonts w:ascii="Times New Roman" w:eastAsia="Calibri" w:hAnsi="Times New Roman" w:cs="Times New Roman"/>
                <w:color w:val="000000" w:themeColor="text1"/>
              </w:rPr>
            </w:pPr>
            <w:r w:rsidRPr="00B0521D">
              <w:rPr>
                <w:rFonts w:ascii="Times New Roman" w:eastAsia="Calibri" w:hAnsi="Times New Roman" w:cs="Times New Roman"/>
                <w:color w:val="000000" w:themeColor="text1"/>
              </w:rPr>
              <w:t>Danh sách yêu cầu nghiệp vụ</w:t>
            </w:r>
            <w:r w:rsidRPr="00B0521D">
              <w:rPr>
                <w:rFonts w:ascii="Times New Roman" w:hAnsi="Times New Roman" w:cs="Times New Roman"/>
              </w:rPr>
              <w:br/>
            </w:r>
            <w:r w:rsidRPr="00B0521D">
              <w:rPr>
                <w:rFonts w:ascii="Times New Roman" w:eastAsia="Calibri" w:hAnsi="Times New Roman" w:cs="Times New Roman"/>
                <w:color w:val="000000" w:themeColor="text1"/>
              </w:rPr>
              <w:t xml:space="preserve"> Bộ phận </w:t>
            </w:r>
            <w:r w:rsidR="2FB7A6AF" w:rsidRPr="00B0521D">
              <w:rPr>
                <w:rFonts w:ascii="Times New Roman" w:eastAsia="Calibri" w:hAnsi="Times New Roman" w:cs="Times New Roman"/>
                <w:color w:val="000000" w:themeColor="text1"/>
              </w:rPr>
              <w:t>Chăm sóc khách hàng</w:t>
            </w:r>
          </w:p>
        </w:tc>
      </w:tr>
      <w:tr w:rsidR="2EBCBD87" w:rsidRPr="00B0521D" w14:paraId="26E736AD" w14:textId="77777777" w:rsidTr="4C51B9BE">
        <w:trPr>
          <w:trHeight w:val="300"/>
        </w:trPr>
        <w:tc>
          <w:tcPr>
            <w:tcW w:w="585"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698BBD3F" w14:textId="3F887271" w:rsidR="2EBCBD87" w:rsidRPr="00B0521D" w:rsidRDefault="2EBCBD87" w:rsidP="2EBCBD8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STT</w:t>
            </w:r>
          </w:p>
        </w:tc>
        <w:tc>
          <w:tcPr>
            <w:tcW w:w="1131"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D2CD00B" w14:textId="55B28815" w:rsidR="2EBCBD87" w:rsidRPr="00B0521D" w:rsidRDefault="2EBCBD87" w:rsidP="2EBCBD8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Nghiệp vụ</w:t>
            </w:r>
          </w:p>
        </w:tc>
        <w:tc>
          <w:tcPr>
            <w:tcW w:w="4719"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EA9F08F" w14:textId="117B93A3" w:rsidR="2EBCBD87" w:rsidRPr="00B0521D" w:rsidRDefault="2EBCBD87" w:rsidP="2EBCBD8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Mô tả tóm tắt</w:t>
            </w:r>
          </w:p>
        </w:tc>
        <w:tc>
          <w:tcPr>
            <w:tcW w:w="831"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94CB41B" w14:textId="2793F768" w:rsidR="2EBCBD87" w:rsidRPr="00B0521D" w:rsidRDefault="2EBCBD87" w:rsidP="2EBCBD8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Biểu mẫu</w:t>
            </w:r>
          </w:p>
        </w:tc>
        <w:tc>
          <w:tcPr>
            <w:tcW w:w="93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3AE3DA9B" w14:textId="30E57FE6" w:rsidR="2EBCBD87" w:rsidRPr="00B0521D" w:rsidRDefault="2EBCBD87" w:rsidP="2EBCBD8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Quy Định</w:t>
            </w:r>
          </w:p>
        </w:tc>
        <w:tc>
          <w:tcPr>
            <w:tcW w:w="817"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595CB5AD" w14:textId="3C4FD2B7" w:rsidR="2EBCBD87" w:rsidRPr="00B0521D" w:rsidRDefault="2EBCBD87" w:rsidP="2EBCBD8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Ghi Chú</w:t>
            </w:r>
          </w:p>
        </w:tc>
      </w:tr>
      <w:tr w:rsidR="2EBCBD87" w:rsidRPr="00B0521D" w14:paraId="7BE0ADC4" w14:textId="77777777" w:rsidTr="4C51B9BE">
        <w:trPr>
          <w:trHeight w:val="750"/>
        </w:trPr>
        <w:tc>
          <w:tcPr>
            <w:tcW w:w="5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A6D9663" w14:textId="69831999" w:rsidR="2EBCBD87" w:rsidRPr="00B0521D" w:rsidRDefault="00844017" w:rsidP="2EBCBD87">
            <w:pPr>
              <w:spacing w:before="0"/>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1</w:t>
            </w:r>
          </w:p>
        </w:tc>
        <w:tc>
          <w:tcPr>
            <w:tcW w:w="113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29FA3F" w14:textId="07FFBA3E" w:rsidR="0BEBABB9" w:rsidRPr="005D11F3" w:rsidRDefault="006A0B88" w:rsidP="00407825">
            <w:pPr>
              <w:spacing w:before="0" w:line="240" w:lineRule="auto"/>
              <w:jc w:val="center"/>
              <w:rPr>
                <w:rFonts w:ascii="Times New Roman" w:hAnsi="Times New Roman" w:cs="Times New Roman"/>
                <w:color w:val="000000"/>
              </w:rPr>
            </w:pPr>
            <w:r w:rsidRPr="3C7BCC22">
              <w:rPr>
                <w:rFonts w:ascii="Times New Roman" w:hAnsi="Times New Roman" w:cs="Times New Roman"/>
                <w:color w:val="000000" w:themeColor="text1"/>
              </w:rPr>
              <w:t>T</w:t>
            </w:r>
            <w:r w:rsidR="00407825" w:rsidRPr="3C7BCC22">
              <w:rPr>
                <w:rFonts w:ascii="Times New Roman" w:hAnsi="Times New Roman" w:cs="Times New Roman"/>
                <w:color w:val="000000" w:themeColor="text1"/>
              </w:rPr>
              <w:t>ra cứu thông tin khách hàng</w:t>
            </w:r>
          </w:p>
        </w:tc>
        <w:tc>
          <w:tcPr>
            <w:tcW w:w="471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CF4667" w14:textId="5A387936" w:rsidR="7C59817F" w:rsidRPr="005D11F3" w:rsidRDefault="00407825" w:rsidP="7C59817F">
            <w:pPr>
              <w:spacing w:before="0"/>
              <w:jc w:val="center"/>
              <w:rPr>
                <w:rFonts w:ascii="Times New Roman" w:eastAsia="Bahnschrift" w:hAnsi="Times New Roman" w:cs="Times New Roman"/>
              </w:rPr>
            </w:pPr>
            <w:r w:rsidRPr="3C7BCC22">
              <w:rPr>
                <w:rFonts w:ascii="Times New Roman" w:eastAsia="Bahnschrift" w:hAnsi="Times New Roman" w:cs="Times New Roman"/>
              </w:rPr>
              <w:t xml:space="preserve">Nhân viên hỗ trợ tra cứu thông tin khách hàng để hỗ trợ </w:t>
            </w:r>
            <w:r w:rsidR="00022491" w:rsidRPr="3C7BCC22">
              <w:rPr>
                <w:rFonts w:ascii="Times New Roman" w:eastAsia="Bahnschrift" w:hAnsi="Times New Roman" w:cs="Times New Roman"/>
              </w:rPr>
              <w:t>xử lý vấn đề của khách hàng</w:t>
            </w:r>
          </w:p>
        </w:tc>
        <w:tc>
          <w:tcPr>
            <w:tcW w:w="8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5DFD65D" w14:textId="36A93CFF" w:rsidR="2EBCBD87" w:rsidRPr="00B0521D" w:rsidRDefault="2EBCBD87">
            <w:pPr>
              <w:rPr>
                <w:rFonts w:ascii="Times New Roman" w:hAnsi="Times New Roman" w:cs="Times New Roman"/>
              </w:rPr>
            </w:pPr>
          </w:p>
        </w:tc>
        <w:tc>
          <w:tcPr>
            <w:tcW w:w="9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685AF35" w14:textId="789597A9" w:rsidR="2EBCBD87" w:rsidRPr="00B0521D" w:rsidRDefault="2EBCBD87">
            <w:pPr>
              <w:rPr>
                <w:rFonts w:ascii="Times New Roman" w:hAnsi="Times New Roman" w:cs="Times New Roman"/>
              </w:rPr>
            </w:pPr>
          </w:p>
        </w:tc>
        <w:tc>
          <w:tcPr>
            <w:tcW w:w="8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1A99C05" w14:textId="3D04E679" w:rsidR="2EBCBD87" w:rsidRPr="00B0521D" w:rsidRDefault="2EBCBD87">
            <w:pPr>
              <w:rPr>
                <w:rFonts w:ascii="Times New Roman" w:hAnsi="Times New Roman" w:cs="Times New Roman"/>
              </w:rPr>
            </w:pPr>
          </w:p>
        </w:tc>
      </w:tr>
      <w:tr w:rsidR="2EBCBD87" w:rsidRPr="00B0521D" w14:paraId="2B9FD1E9" w14:textId="77777777" w:rsidTr="4C51B9BE">
        <w:trPr>
          <w:trHeight w:val="750"/>
        </w:trPr>
        <w:tc>
          <w:tcPr>
            <w:tcW w:w="5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D3F306" w14:textId="12D59833" w:rsidR="2EBCBD87" w:rsidRPr="00B0521D" w:rsidRDefault="00844017" w:rsidP="2EBCBD87">
            <w:pPr>
              <w:spacing w:before="0"/>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2</w:t>
            </w:r>
          </w:p>
        </w:tc>
        <w:tc>
          <w:tcPr>
            <w:tcW w:w="11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C6A8CD" w14:textId="3C15BD11" w:rsidR="650F2A1E" w:rsidRPr="00B0521D" w:rsidRDefault="362FA39A" w:rsidP="650F2A1E">
            <w:pPr>
              <w:spacing w:before="0"/>
              <w:jc w:val="center"/>
              <w:rPr>
                <w:rFonts w:ascii="Times New Roman" w:hAnsi="Times New Roman" w:cs="Times New Roman"/>
              </w:rPr>
            </w:pPr>
            <w:r w:rsidRPr="4C51B9BE">
              <w:rPr>
                <w:rFonts w:ascii="Times New Roman" w:eastAsia="Bahnschrift" w:hAnsi="Times New Roman" w:cs="Times New Roman"/>
                <w:color w:val="000000" w:themeColor="text1"/>
              </w:rPr>
              <w:t>T</w:t>
            </w:r>
            <w:r w:rsidR="4B9CCEEB" w:rsidRPr="4C51B9BE">
              <w:rPr>
                <w:rFonts w:ascii="Times New Roman" w:eastAsia="Bahnschrift" w:hAnsi="Times New Roman" w:cs="Times New Roman"/>
                <w:color w:val="000000" w:themeColor="text1"/>
              </w:rPr>
              <w:t>hống kê số lượng yêu cầu hỗ trợ</w:t>
            </w:r>
          </w:p>
        </w:tc>
        <w:tc>
          <w:tcPr>
            <w:tcW w:w="471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7AE8329" w14:textId="293357BB" w:rsidR="783C8348" w:rsidRPr="00B0521D" w:rsidRDefault="783C8348" w:rsidP="783C8348">
            <w:pPr>
              <w:spacing w:before="0"/>
              <w:jc w:val="center"/>
              <w:rPr>
                <w:rFonts w:ascii="Times New Roman" w:hAnsi="Times New Roman" w:cs="Times New Roman"/>
              </w:rPr>
            </w:pPr>
            <w:r w:rsidRPr="3C7BCC22">
              <w:rPr>
                <w:rFonts w:ascii="Times New Roman" w:eastAsia="Bahnschrift" w:hAnsi="Times New Roman" w:cs="Times New Roman"/>
                <w:color w:val="000000" w:themeColor="text1"/>
              </w:rPr>
              <w:t>Nhân viên hỗ trợ muốn</w:t>
            </w:r>
            <w:r w:rsidRPr="3C7BCC22">
              <w:rPr>
                <w:rFonts w:ascii="Times New Roman" w:eastAsia="Bahnschrift" w:hAnsi="Times New Roman" w:cs="Times New Roman"/>
              </w:rPr>
              <w:t xml:space="preserve"> thống kê số lượng yêu cầu hỗ trợ</w:t>
            </w:r>
          </w:p>
        </w:tc>
        <w:tc>
          <w:tcPr>
            <w:tcW w:w="8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EF0AA50" w14:textId="60A69FD4" w:rsidR="2EBCBD87" w:rsidRPr="00B0521D" w:rsidRDefault="2EBCBD87">
            <w:pPr>
              <w:rPr>
                <w:rFonts w:ascii="Times New Roman" w:hAnsi="Times New Roman" w:cs="Times New Roman"/>
              </w:rPr>
            </w:pPr>
          </w:p>
        </w:tc>
        <w:tc>
          <w:tcPr>
            <w:tcW w:w="9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E4BB9D" w14:textId="2627385D" w:rsidR="2EBCBD87" w:rsidRPr="00B0521D" w:rsidRDefault="2EBCBD87">
            <w:pPr>
              <w:rPr>
                <w:rFonts w:ascii="Times New Roman" w:hAnsi="Times New Roman" w:cs="Times New Roman"/>
              </w:rPr>
            </w:pPr>
          </w:p>
        </w:tc>
        <w:tc>
          <w:tcPr>
            <w:tcW w:w="8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37066BF" w14:textId="3A1D62F2" w:rsidR="2EBCBD87" w:rsidRPr="00B0521D" w:rsidRDefault="2EBCBD87">
            <w:pPr>
              <w:rPr>
                <w:rFonts w:ascii="Times New Roman" w:hAnsi="Times New Roman" w:cs="Times New Roman"/>
              </w:rPr>
            </w:pPr>
          </w:p>
        </w:tc>
      </w:tr>
      <w:tr w:rsidR="2EBCBD87" w:rsidRPr="00B0521D" w14:paraId="53C813E0" w14:textId="77777777" w:rsidTr="4C51B9BE">
        <w:trPr>
          <w:trHeight w:val="285"/>
        </w:trPr>
        <w:tc>
          <w:tcPr>
            <w:tcW w:w="5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2E8B28E" w14:textId="5BF9CAAD" w:rsidR="2EBCBD87" w:rsidRPr="00B0521D" w:rsidRDefault="00844017" w:rsidP="2EBCBD87">
            <w:pPr>
              <w:spacing w:before="0"/>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3</w:t>
            </w:r>
          </w:p>
        </w:tc>
        <w:tc>
          <w:tcPr>
            <w:tcW w:w="11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B6D20B" w14:textId="6AE36F58" w:rsidR="783C8348" w:rsidRPr="00B0521D" w:rsidRDefault="7D8DF70E" w:rsidP="783C8348">
            <w:pPr>
              <w:spacing w:before="0"/>
              <w:jc w:val="center"/>
              <w:rPr>
                <w:rFonts w:ascii="Times New Roman" w:hAnsi="Times New Roman" w:cs="Times New Roman"/>
              </w:rPr>
            </w:pPr>
            <w:r w:rsidRPr="4C51B9BE">
              <w:rPr>
                <w:rFonts w:ascii="Times New Roman" w:eastAsia="Bahnschrift" w:hAnsi="Times New Roman" w:cs="Times New Roman"/>
                <w:color w:val="000000" w:themeColor="text1"/>
              </w:rPr>
              <w:t>T</w:t>
            </w:r>
            <w:r w:rsidR="773D0378" w:rsidRPr="4C51B9BE">
              <w:rPr>
                <w:rFonts w:ascii="Times New Roman" w:eastAsia="Bahnschrift" w:hAnsi="Times New Roman" w:cs="Times New Roman"/>
                <w:color w:val="000000" w:themeColor="text1"/>
              </w:rPr>
              <w:t>hống kê mức độ hài lòng của khách hàng</w:t>
            </w:r>
          </w:p>
        </w:tc>
        <w:tc>
          <w:tcPr>
            <w:tcW w:w="471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7DFA77D" w14:textId="67F11B5D" w:rsidR="783C8348" w:rsidRPr="005D11F3" w:rsidRDefault="783C8348" w:rsidP="783C8348">
            <w:pPr>
              <w:spacing w:before="0"/>
              <w:jc w:val="center"/>
              <w:rPr>
                <w:rFonts w:ascii="Times New Roman" w:eastAsia="Bahnschrift" w:hAnsi="Times New Roman" w:cs="Times New Roman"/>
              </w:rPr>
            </w:pPr>
            <w:r w:rsidRPr="3C7BCC22">
              <w:rPr>
                <w:rFonts w:ascii="Times New Roman" w:eastAsia="Bahnschrift" w:hAnsi="Times New Roman" w:cs="Times New Roman"/>
                <w:color w:val="000000" w:themeColor="text1"/>
              </w:rPr>
              <w:t>Nhân viên chăm sóc khách hàng</w:t>
            </w:r>
            <w:r w:rsidRPr="3C7BCC22">
              <w:rPr>
                <w:rFonts w:ascii="Times New Roman" w:eastAsia="Bahnschrift" w:hAnsi="Times New Roman" w:cs="Times New Roman"/>
              </w:rPr>
              <w:t xml:space="preserve"> thống kê mức độ hài lòng của Khách hàng</w:t>
            </w:r>
          </w:p>
        </w:tc>
        <w:tc>
          <w:tcPr>
            <w:tcW w:w="8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3395462" w14:textId="45758709" w:rsidR="2EBCBD87" w:rsidRPr="00B0521D" w:rsidRDefault="2EBCBD87">
            <w:pPr>
              <w:rPr>
                <w:rFonts w:ascii="Times New Roman" w:hAnsi="Times New Roman" w:cs="Times New Roman"/>
              </w:rPr>
            </w:pPr>
          </w:p>
        </w:tc>
        <w:tc>
          <w:tcPr>
            <w:tcW w:w="9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AC316A" w14:textId="1F2093A2" w:rsidR="2EBCBD87" w:rsidRPr="00B0521D" w:rsidRDefault="2EBCBD87">
            <w:pPr>
              <w:rPr>
                <w:rFonts w:ascii="Times New Roman" w:hAnsi="Times New Roman" w:cs="Times New Roman"/>
              </w:rPr>
            </w:pPr>
          </w:p>
        </w:tc>
        <w:tc>
          <w:tcPr>
            <w:tcW w:w="8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905E109" w14:textId="200BF43C" w:rsidR="2EBCBD87" w:rsidRPr="00B0521D" w:rsidRDefault="2EBCBD87">
            <w:pPr>
              <w:rPr>
                <w:rFonts w:ascii="Times New Roman" w:hAnsi="Times New Roman" w:cs="Times New Roman"/>
              </w:rPr>
            </w:pPr>
          </w:p>
        </w:tc>
      </w:tr>
    </w:tbl>
    <w:p w14:paraId="35DD3CEA" w14:textId="18324E39" w:rsidR="2EBCBD87" w:rsidRPr="00B0521D" w:rsidRDefault="2EBCBD87" w:rsidP="2EBCBD87">
      <w:pPr>
        <w:rPr>
          <w:rFonts w:ascii="Times New Roman" w:hAnsi="Times New Roman" w:cs="Times New Roman"/>
        </w:rPr>
      </w:pPr>
    </w:p>
    <w:tbl>
      <w:tblPr>
        <w:tblW w:w="0" w:type="auto"/>
        <w:tblLook w:val="06A0" w:firstRow="1" w:lastRow="0" w:firstColumn="1" w:lastColumn="0" w:noHBand="1" w:noVBand="1"/>
      </w:tblPr>
      <w:tblGrid>
        <w:gridCol w:w="614"/>
        <w:gridCol w:w="1102"/>
        <w:gridCol w:w="4719"/>
        <w:gridCol w:w="831"/>
        <w:gridCol w:w="932"/>
        <w:gridCol w:w="817"/>
      </w:tblGrid>
      <w:tr w:rsidR="2B5FA727" w:rsidRPr="00B0521D" w14:paraId="7094A9F6" w14:textId="77777777" w:rsidTr="00931D63">
        <w:trPr>
          <w:trHeight w:val="735"/>
        </w:trPr>
        <w:tc>
          <w:tcPr>
            <w:tcW w:w="9015" w:type="dxa"/>
            <w:gridSpan w:val="6"/>
            <w:tcBorders>
              <w:top w:val="single" w:sz="4" w:space="0" w:color="auto"/>
              <w:left w:val="single" w:sz="4" w:space="0" w:color="auto"/>
              <w:bottom w:val="single" w:sz="4" w:space="0" w:color="auto"/>
              <w:right w:val="single" w:sz="4" w:space="0" w:color="auto"/>
            </w:tcBorders>
            <w:shd w:val="clear" w:color="auto" w:fill="DAE9F8"/>
            <w:tcMar>
              <w:top w:w="15" w:type="dxa"/>
              <w:left w:w="15" w:type="dxa"/>
              <w:right w:w="15" w:type="dxa"/>
            </w:tcMar>
            <w:vAlign w:val="center"/>
          </w:tcPr>
          <w:p w14:paraId="5566FAF0" w14:textId="301AAE68" w:rsidR="2B5FA727" w:rsidRPr="00B0521D" w:rsidRDefault="2B5FA727" w:rsidP="2B5FA727">
            <w:pPr>
              <w:spacing w:before="0"/>
              <w:jc w:val="center"/>
              <w:rPr>
                <w:rFonts w:ascii="Times New Roman" w:eastAsia="Calibri" w:hAnsi="Times New Roman" w:cs="Times New Roman"/>
                <w:color w:val="000000" w:themeColor="text1"/>
              </w:rPr>
            </w:pPr>
            <w:r w:rsidRPr="00B0521D">
              <w:rPr>
                <w:rFonts w:ascii="Times New Roman" w:eastAsia="Calibri" w:hAnsi="Times New Roman" w:cs="Times New Roman"/>
                <w:color w:val="000000" w:themeColor="text1"/>
              </w:rPr>
              <w:t>Danh sách yêu cầu nghiệp vụ</w:t>
            </w:r>
            <w:r w:rsidRPr="00B0521D">
              <w:rPr>
                <w:rFonts w:ascii="Times New Roman" w:hAnsi="Times New Roman" w:cs="Times New Roman"/>
              </w:rPr>
              <w:br/>
            </w:r>
            <w:r w:rsidRPr="00B0521D">
              <w:rPr>
                <w:rFonts w:ascii="Times New Roman" w:eastAsia="Calibri" w:hAnsi="Times New Roman" w:cs="Times New Roman"/>
                <w:color w:val="000000" w:themeColor="text1"/>
              </w:rPr>
              <w:t xml:space="preserve"> Bộ phận </w:t>
            </w:r>
            <w:r w:rsidR="6E19C00D" w:rsidRPr="00B0521D">
              <w:rPr>
                <w:rFonts w:ascii="Times New Roman" w:eastAsia="Calibri" w:hAnsi="Times New Roman" w:cs="Times New Roman"/>
                <w:color w:val="000000" w:themeColor="text1"/>
              </w:rPr>
              <w:t>Kế Toán</w:t>
            </w:r>
          </w:p>
        </w:tc>
      </w:tr>
      <w:tr w:rsidR="2B5FA727" w:rsidRPr="00B0521D" w14:paraId="6EC0C7EE" w14:textId="77777777" w:rsidTr="2B5FA7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31DF09AA" w14:textId="3F887271"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STT</w:t>
            </w:r>
          </w:p>
        </w:tc>
        <w:tc>
          <w:tcPr>
            <w:tcW w:w="110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33A2B6A2" w14:textId="55B28815"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Nghiệp vụ</w:t>
            </w:r>
          </w:p>
        </w:tc>
        <w:tc>
          <w:tcPr>
            <w:tcW w:w="4719"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35FD47A" w14:textId="117B93A3"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Mô tả tóm tắt</w:t>
            </w:r>
          </w:p>
        </w:tc>
        <w:tc>
          <w:tcPr>
            <w:tcW w:w="831"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3EF90234" w14:textId="2793F768"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Biểu mẫu</w:t>
            </w:r>
          </w:p>
        </w:tc>
        <w:tc>
          <w:tcPr>
            <w:tcW w:w="93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9AD9698" w14:textId="30E57FE6"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Quy Định</w:t>
            </w:r>
          </w:p>
        </w:tc>
        <w:tc>
          <w:tcPr>
            <w:tcW w:w="817"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0514EBAD" w14:textId="3C4FD2B7"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Ghi Chú</w:t>
            </w:r>
          </w:p>
        </w:tc>
      </w:tr>
      <w:tr w:rsidR="2B5FA727" w:rsidRPr="00B0521D" w14:paraId="227C661A" w14:textId="77777777" w:rsidTr="7D5C2169">
        <w:trPr>
          <w:trHeight w:val="495"/>
        </w:trPr>
        <w:tc>
          <w:tcPr>
            <w:tcW w:w="6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CE2420" w14:textId="02BA23C0" w:rsidR="2B5FA727" w:rsidRPr="00B0521D" w:rsidRDefault="2B5FA727" w:rsidP="2B5FA727">
            <w:pPr>
              <w:spacing w:before="0"/>
              <w:jc w:val="center"/>
              <w:rPr>
                <w:rFonts w:ascii="Times New Roman" w:hAnsi="Times New Roman" w:cs="Times New Roman"/>
              </w:rPr>
            </w:pPr>
            <w:r w:rsidRPr="00B0521D">
              <w:rPr>
                <w:rFonts w:ascii="Times New Roman" w:eastAsia="Calibri" w:hAnsi="Times New Roman" w:cs="Times New Roman"/>
                <w:color w:val="000000" w:themeColor="text1"/>
              </w:rPr>
              <w:t>1</w:t>
            </w:r>
          </w:p>
        </w:tc>
        <w:tc>
          <w:tcPr>
            <w:tcW w:w="110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6782A6" w14:textId="4E75B5B8" w:rsidR="7DA11858" w:rsidRPr="005D11F3" w:rsidRDefault="006A0B88" w:rsidP="7DA11858">
            <w:pPr>
              <w:spacing w:before="0"/>
              <w:jc w:val="center"/>
              <w:rPr>
                <w:rFonts w:ascii="Times New Roman" w:hAnsi="Times New Roman" w:cs="Times New Roman"/>
              </w:rPr>
            </w:pPr>
            <w:r w:rsidRPr="3C7BCC22">
              <w:rPr>
                <w:rFonts w:ascii="Times New Roman" w:eastAsia="Bahnschrift" w:hAnsi="Times New Roman" w:cs="Times New Roman"/>
              </w:rPr>
              <w:t>H</w:t>
            </w:r>
            <w:r w:rsidR="7DA11858" w:rsidRPr="3C7BCC22">
              <w:rPr>
                <w:rFonts w:ascii="Times New Roman" w:eastAsia="Bahnschrift" w:hAnsi="Times New Roman" w:cs="Times New Roman"/>
              </w:rPr>
              <w:t>oàn tiền đặt phòng</w:t>
            </w:r>
          </w:p>
        </w:tc>
        <w:tc>
          <w:tcPr>
            <w:tcW w:w="471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3D18BC8" w14:textId="64DDED7E" w:rsidR="7D5C2169" w:rsidRPr="005D11F3" w:rsidRDefault="00075243" w:rsidP="7D5C2169">
            <w:pPr>
              <w:spacing w:before="0"/>
              <w:jc w:val="center"/>
              <w:rPr>
                <w:rFonts w:ascii="Times New Roman" w:eastAsia="Bahnschrift" w:hAnsi="Times New Roman" w:cs="Times New Roman"/>
                <w:color w:val="000000" w:themeColor="text1"/>
              </w:rPr>
            </w:pPr>
            <w:r w:rsidRPr="3C7BCC22">
              <w:rPr>
                <w:rFonts w:ascii="Times New Roman" w:eastAsia="Bahnschrift" w:hAnsi="Times New Roman" w:cs="Times New Roman"/>
                <w:color w:val="000000" w:themeColor="text1"/>
              </w:rPr>
              <w:t xml:space="preserve">Nhân viên Kế toán </w:t>
            </w:r>
            <w:r w:rsidR="00082308" w:rsidRPr="3C7BCC22">
              <w:rPr>
                <w:rFonts w:ascii="Times New Roman" w:eastAsia="Bahnschrift" w:hAnsi="Times New Roman" w:cs="Times New Roman"/>
                <w:color w:val="000000" w:themeColor="text1"/>
              </w:rPr>
              <w:t xml:space="preserve">hoàn tiền đặt phòng của Khách thuê phòng khi Bộ phận điều hành </w:t>
            </w:r>
            <w:r w:rsidR="007C3580" w:rsidRPr="3C7BCC22">
              <w:rPr>
                <w:rFonts w:ascii="Times New Roman" w:eastAsia="Bahnschrift" w:hAnsi="Times New Roman" w:cs="Times New Roman"/>
                <w:color w:val="000000" w:themeColor="text1"/>
              </w:rPr>
              <w:t>xét duyệt yêu cầu thành công</w:t>
            </w:r>
          </w:p>
        </w:tc>
        <w:tc>
          <w:tcPr>
            <w:tcW w:w="8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9A7B97" w14:textId="2F9B5E04" w:rsidR="2B5FA727" w:rsidRPr="00B0521D" w:rsidRDefault="2B5FA727">
            <w:pPr>
              <w:rPr>
                <w:rFonts w:ascii="Times New Roman" w:hAnsi="Times New Roman" w:cs="Times New Roman"/>
              </w:rPr>
            </w:pPr>
          </w:p>
        </w:tc>
        <w:tc>
          <w:tcPr>
            <w:tcW w:w="9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18DE4C9" w14:textId="496996B0" w:rsidR="2B5FA727" w:rsidRPr="00B0521D" w:rsidRDefault="0207F217" w:rsidP="00333C43">
            <w:pPr>
              <w:jc w:val="center"/>
              <w:rPr>
                <w:rFonts w:ascii="Times New Roman" w:hAnsi="Times New Roman" w:cs="Times New Roman"/>
              </w:rPr>
            </w:pPr>
            <w:r w:rsidRPr="71AF1725">
              <w:rPr>
                <w:rFonts w:ascii="Times New Roman" w:hAnsi="Times New Roman" w:cs="Times New Roman"/>
              </w:rPr>
              <w:t>QD0</w:t>
            </w:r>
            <w:r w:rsidR="2E6BABBD" w:rsidRPr="71AF1725">
              <w:rPr>
                <w:rFonts w:ascii="Times New Roman" w:hAnsi="Times New Roman" w:cs="Times New Roman"/>
              </w:rPr>
              <w:t>7</w:t>
            </w:r>
          </w:p>
        </w:tc>
        <w:tc>
          <w:tcPr>
            <w:tcW w:w="8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393EEC" w14:textId="26DE3E5D" w:rsidR="2B5FA727" w:rsidRPr="00B0521D" w:rsidRDefault="2B5FA727">
            <w:pPr>
              <w:rPr>
                <w:rFonts w:ascii="Times New Roman" w:hAnsi="Times New Roman" w:cs="Times New Roman"/>
              </w:rPr>
            </w:pPr>
          </w:p>
        </w:tc>
      </w:tr>
      <w:tr w:rsidR="2B5FA727" w:rsidRPr="00B0521D" w14:paraId="4283D35F" w14:textId="77777777" w:rsidTr="2B5FA727">
        <w:trPr>
          <w:trHeight w:val="750"/>
        </w:trPr>
        <w:tc>
          <w:tcPr>
            <w:tcW w:w="6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B34C757" w14:textId="7EE19944" w:rsidR="2B5FA727" w:rsidRPr="00B0521D" w:rsidRDefault="2B5FA727" w:rsidP="2B5FA727">
            <w:pPr>
              <w:spacing w:before="0"/>
              <w:jc w:val="center"/>
              <w:rPr>
                <w:rFonts w:ascii="Times New Roman" w:eastAsia="Calibri" w:hAnsi="Times New Roman" w:cs="Times New Roman"/>
                <w:color w:val="000000" w:themeColor="text1"/>
              </w:rPr>
            </w:pPr>
            <w:bookmarkStart w:id="30" w:name="_Hlk168700110"/>
            <w:r w:rsidRPr="00B0521D">
              <w:rPr>
                <w:rFonts w:ascii="Times New Roman" w:eastAsia="Calibri" w:hAnsi="Times New Roman" w:cs="Times New Roman"/>
                <w:color w:val="000000" w:themeColor="text1"/>
              </w:rPr>
              <w:t>2</w:t>
            </w:r>
          </w:p>
        </w:tc>
        <w:tc>
          <w:tcPr>
            <w:tcW w:w="110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24A6A2" w14:textId="0352369D" w:rsidR="2B5FA727" w:rsidRPr="005D11F3" w:rsidRDefault="006A0B88" w:rsidP="00B27F81">
            <w:pPr>
              <w:spacing w:before="0" w:line="240" w:lineRule="auto"/>
              <w:jc w:val="center"/>
              <w:rPr>
                <w:rFonts w:ascii="Times New Roman" w:hAnsi="Times New Roman" w:cs="Times New Roman"/>
                <w:color w:val="000000"/>
              </w:rPr>
            </w:pPr>
            <w:r w:rsidRPr="3C7BCC22">
              <w:rPr>
                <w:rFonts w:ascii="Times New Roman" w:hAnsi="Times New Roman" w:cs="Times New Roman"/>
                <w:color w:val="000000" w:themeColor="text1"/>
              </w:rPr>
              <w:t>T</w:t>
            </w:r>
            <w:r w:rsidR="00B27F81" w:rsidRPr="3C7BCC22">
              <w:rPr>
                <w:rFonts w:ascii="Times New Roman" w:hAnsi="Times New Roman" w:cs="Times New Roman"/>
                <w:color w:val="000000" w:themeColor="text1"/>
              </w:rPr>
              <w:t>hống kê doanh thu</w:t>
            </w:r>
          </w:p>
        </w:tc>
        <w:tc>
          <w:tcPr>
            <w:tcW w:w="471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DFBCD4" w14:textId="2394ED27" w:rsidR="2B5FA727" w:rsidRPr="005D11F3" w:rsidRDefault="004F67AB" w:rsidP="2B5FA727">
            <w:pPr>
              <w:spacing w:before="0"/>
              <w:jc w:val="center"/>
              <w:rPr>
                <w:rFonts w:ascii="Times New Roman" w:eastAsia="Bahnschrift" w:hAnsi="Times New Roman" w:cs="Times New Roman"/>
              </w:rPr>
            </w:pPr>
            <w:r w:rsidRPr="3C7BCC22">
              <w:rPr>
                <w:rFonts w:ascii="Times New Roman" w:eastAsia="Bahnschrift" w:hAnsi="Times New Roman" w:cs="Times New Roman"/>
              </w:rPr>
              <w:t xml:space="preserve">Nhân viên kế toán lấy số liệu doanh thu để tính toán và </w:t>
            </w:r>
            <w:r w:rsidR="00E17149" w:rsidRPr="3C7BCC22">
              <w:rPr>
                <w:rFonts w:ascii="Times New Roman" w:eastAsia="Bahnschrift" w:hAnsi="Times New Roman" w:cs="Times New Roman"/>
              </w:rPr>
              <w:t>phân tích</w:t>
            </w:r>
          </w:p>
        </w:tc>
        <w:tc>
          <w:tcPr>
            <w:tcW w:w="83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B29E096" w14:textId="36A93CFF" w:rsidR="2B5FA727" w:rsidRPr="00B0521D" w:rsidRDefault="2B5FA727">
            <w:pPr>
              <w:rPr>
                <w:rFonts w:ascii="Times New Roman" w:hAnsi="Times New Roman" w:cs="Times New Roman"/>
              </w:rPr>
            </w:pPr>
          </w:p>
        </w:tc>
        <w:tc>
          <w:tcPr>
            <w:tcW w:w="93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9C23809" w14:textId="789597A9" w:rsidR="2B5FA727" w:rsidRPr="00B0521D" w:rsidRDefault="2B5FA727">
            <w:pPr>
              <w:rPr>
                <w:rFonts w:ascii="Times New Roman" w:hAnsi="Times New Roman" w:cs="Times New Roman"/>
              </w:rPr>
            </w:pPr>
          </w:p>
        </w:tc>
        <w:tc>
          <w:tcPr>
            <w:tcW w:w="81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8EA5BD" w14:textId="3D04E679" w:rsidR="2B5FA727" w:rsidRPr="00B0521D" w:rsidRDefault="2B5FA727">
            <w:pPr>
              <w:rPr>
                <w:rFonts w:ascii="Times New Roman" w:hAnsi="Times New Roman" w:cs="Times New Roman"/>
              </w:rPr>
            </w:pPr>
          </w:p>
        </w:tc>
      </w:tr>
      <w:bookmarkEnd w:id="30"/>
    </w:tbl>
    <w:p w14:paraId="3A89E186" w14:textId="01779860" w:rsidR="080D9120" w:rsidRPr="00B0521D" w:rsidRDefault="080D9120" w:rsidP="080D9120">
      <w:pPr>
        <w:rPr>
          <w:rFonts w:ascii="Times New Roman" w:hAnsi="Times New Roman" w:cs="Times New Roman"/>
        </w:rPr>
      </w:pPr>
    </w:p>
    <w:tbl>
      <w:tblPr>
        <w:tblW w:w="0" w:type="auto"/>
        <w:tblLook w:val="06A0" w:firstRow="1" w:lastRow="0" w:firstColumn="1" w:lastColumn="0" w:noHBand="1" w:noVBand="1"/>
      </w:tblPr>
      <w:tblGrid>
        <w:gridCol w:w="613"/>
        <w:gridCol w:w="1812"/>
        <w:gridCol w:w="4002"/>
        <w:gridCol w:w="830"/>
        <w:gridCol w:w="933"/>
        <w:gridCol w:w="824"/>
      </w:tblGrid>
      <w:tr w:rsidR="3C7BCC22" w14:paraId="05B718C5" w14:textId="77777777" w:rsidTr="4C51B9BE">
        <w:trPr>
          <w:trHeight w:val="720"/>
        </w:trPr>
        <w:tc>
          <w:tcPr>
            <w:tcW w:w="9014" w:type="dxa"/>
            <w:gridSpan w:val="6"/>
            <w:tcBorders>
              <w:top w:val="single" w:sz="4" w:space="0" w:color="auto"/>
              <w:left w:val="single" w:sz="4" w:space="0" w:color="auto"/>
              <w:bottom w:val="single" w:sz="4" w:space="0" w:color="auto"/>
              <w:right w:val="single" w:sz="4" w:space="0" w:color="auto"/>
            </w:tcBorders>
            <w:shd w:val="clear" w:color="auto" w:fill="DAE9F8"/>
            <w:tcMar>
              <w:top w:w="15" w:type="dxa"/>
              <w:left w:w="15" w:type="dxa"/>
              <w:right w:w="15" w:type="dxa"/>
            </w:tcMar>
            <w:vAlign w:val="center"/>
          </w:tcPr>
          <w:p w14:paraId="1C67F25E" w14:textId="71249C3D" w:rsidR="3C7BCC22" w:rsidRDefault="3C7BCC22" w:rsidP="3C7BCC22">
            <w:pPr>
              <w:spacing w:before="0"/>
              <w:jc w:val="center"/>
              <w:rPr>
                <w:rFonts w:ascii="Times New Roman" w:eastAsia="Calibri" w:hAnsi="Times New Roman" w:cs="Times New Roman"/>
                <w:color w:val="000000" w:themeColor="text1"/>
              </w:rPr>
            </w:pPr>
            <w:r w:rsidRPr="3C7BCC22">
              <w:rPr>
                <w:rFonts w:ascii="Times New Roman" w:eastAsia="Calibri" w:hAnsi="Times New Roman" w:cs="Times New Roman"/>
                <w:color w:val="000000" w:themeColor="text1"/>
              </w:rPr>
              <w:t>Danh sách yêu cầu nghiệp vụ</w:t>
            </w:r>
            <w:r w:rsidRPr="002C3B1F">
              <w:rPr>
                <w:rFonts w:ascii="Times New Roman" w:hAnsi="Times New Roman" w:cs="Times New Roman"/>
              </w:rPr>
              <w:br/>
            </w:r>
            <w:r w:rsidRPr="3C7BCC22">
              <w:rPr>
                <w:rFonts w:ascii="Times New Roman" w:eastAsia="Calibri" w:hAnsi="Times New Roman" w:cs="Times New Roman"/>
                <w:color w:val="000000" w:themeColor="text1"/>
              </w:rPr>
              <w:t xml:space="preserve"> Bộ phận </w:t>
            </w:r>
            <w:r w:rsidR="70897C69" w:rsidRPr="3C7BCC22">
              <w:rPr>
                <w:rFonts w:ascii="Times New Roman" w:eastAsia="Calibri" w:hAnsi="Times New Roman" w:cs="Times New Roman"/>
                <w:color w:val="000000" w:themeColor="text1"/>
              </w:rPr>
              <w:t>Chủ nhà</w:t>
            </w:r>
          </w:p>
        </w:tc>
      </w:tr>
      <w:tr w:rsidR="3C7BCC22" w14:paraId="4252DBB5" w14:textId="77777777" w:rsidTr="4C51B9BE">
        <w:trPr>
          <w:trHeight w:val="450"/>
        </w:trPr>
        <w:tc>
          <w:tcPr>
            <w:tcW w:w="61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01B25FC8" w14:textId="281D4385"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lastRenderedPageBreak/>
              <w:t>STT</w:t>
            </w:r>
          </w:p>
        </w:tc>
        <w:tc>
          <w:tcPr>
            <w:tcW w:w="181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093E1A4" w14:textId="4A547C30"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Nghiệp vụ</w:t>
            </w:r>
          </w:p>
        </w:tc>
        <w:tc>
          <w:tcPr>
            <w:tcW w:w="400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D5B10ED" w14:textId="132A93D9"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Mô tả tóm tắt</w:t>
            </w:r>
          </w:p>
        </w:tc>
        <w:tc>
          <w:tcPr>
            <w:tcW w:w="830"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0940AE5C" w14:textId="155465DC"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Biểu mẫu</w:t>
            </w:r>
          </w:p>
        </w:tc>
        <w:tc>
          <w:tcPr>
            <w:tcW w:w="93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123B28E" w14:textId="726331D1"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Quy Định</w:t>
            </w:r>
          </w:p>
        </w:tc>
        <w:tc>
          <w:tcPr>
            <w:tcW w:w="824"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AB7F9B9" w14:textId="47738704"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Ghi Chú</w:t>
            </w:r>
          </w:p>
        </w:tc>
      </w:tr>
      <w:tr w:rsidR="3C7BCC22" w14:paraId="4852DC93" w14:textId="77777777" w:rsidTr="4C51B9BE">
        <w:trPr>
          <w:trHeight w:val="1035"/>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533434" w14:textId="01F3D6E7"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color w:val="000000" w:themeColor="text1"/>
              </w:rPr>
              <w:t>1</w:t>
            </w:r>
          </w:p>
        </w:tc>
        <w:tc>
          <w:tcPr>
            <w:tcW w:w="181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A7DDA7C" w14:textId="57ADDBB4"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Đăng ký tài khoản Chủ Nhà</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F752AC" w14:textId="142A71E5" w:rsidR="00F8CB67" w:rsidRDefault="00F8CB67"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Chủ nhà tạo tài khoản Chủ nhà trên hệ thống</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A87E2C2" w14:textId="5022730D" w:rsidR="3C7BCC22" w:rsidRDefault="074401D2" w:rsidP="3C7BCC22">
            <w:pPr>
              <w:rPr>
                <w:rFonts w:ascii="Times New Roman" w:hAnsi="Times New Roman" w:cs="Times New Roman"/>
              </w:rPr>
            </w:pPr>
            <w:r w:rsidRPr="32BE3943">
              <w:rPr>
                <w:rFonts w:ascii="Times New Roman" w:hAnsi="Times New Roman" w:cs="Times New Roman"/>
              </w:rPr>
              <w:t>BM0</w:t>
            </w:r>
            <w:r w:rsidR="5F21B146" w:rsidRPr="32BE3943">
              <w:rPr>
                <w:rFonts w:ascii="Times New Roman" w:hAnsi="Times New Roman" w:cs="Times New Roman"/>
              </w:rPr>
              <w:t>6</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D01DB9" w14:textId="678A6686" w:rsidR="3C7BCC22" w:rsidRDefault="00433B62" w:rsidP="3C7BCC22">
            <w:pPr>
              <w:jc w:val="center"/>
              <w:rPr>
                <w:rFonts w:ascii="Times New Roman" w:hAnsi="Times New Roman" w:cs="Times New Roman"/>
              </w:rPr>
            </w:pPr>
            <w:r w:rsidRPr="5BC915BF">
              <w:rPr>
                <w:rFonts w:ascii="Times New Roman" w:hAnsi="Times New Roman" w:cs="Times New Roman"/>
              </w:rPr>
              <w:t>QD1</w:t>
            </w:r>
            <w:r w:rsidR="4F207DDC" w:rsidRPr="5BC915BF">
              <w:rPr>
                <w:rFonts w:ascii="Times New Roman" w:hAnsi="Times New Roman" w:cs="Times New Roman"/>
              </w:rPr>
              <w:t>2</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6BCEAF" w14:textId="5C475E43" w:rsidR="3C7BCC22" w:rsidRDefault="3C7BCC22" w:rsidP="3C7BCC22">
            <w:pPr>
              <w:spacing w:before="0"/>
              <w:jc w:val="center"/>
              <w:rPr>
                <w:rFonts w:ascii="Times New Roman" w:eastAsia="Calibri" w:hAnsi="Times New Roman" w:cs="Times New Roman"/>
                <w:color w:val="000000" w:themeColor="text1"/>
              </w:rPr>
            </w:pPr>
          </w:p>
        </w:tc>
      </w:tr>
      <w:tr w:rsidR="3C7BCC22" w14:paraId="088299B8" w14:textId="77777777" w:rsidTr="4C51B9BE">
        <w:trPr>
          <w:trHeight w:val="54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573F204" w14:textId="6DEAE006"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color w:val="000000" w:themeColor="text1"/>
              </w:rPr>
              <w:t>2</w:t>
            </w:r>
          </w:p>
        </w:tc>
        <w:tc>
          <w:tcPr>
            <w:tcW w:w="181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69C1F" w14:textId="100266CC"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Liên kết ngân hàng</w:t>
            </w:r>
          </w:p>
        </w:tc>
        <w:tc>
          <w:tcPr>
            <w:tcW w:w="400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340F93" w14:textId="7AD8063F" w:rsidR="0F23C67E" w:rsidRDefault="0F23C67E"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Chủ nhà liên kết tài khoản với ngân hàng</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13B8CD" w14:textId="0BBD03E0" w:rsidR="3C7BCC22" w:rsidRDefault="3C7BCC22" w:rsidP="3C7BCC22">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E1C966" w14:textId="0A5B2554" w:rsidR="3C7BCC22" w:rsidRDefault="00433B62" w:rsidP="007F2D46">
            <w:pPr>
              <w:jc w:val="center"/>
              <w:rPr>
                <w:rFonts w:ascii="Times New Roman" w:hAnsi="Times New Roman" w:cs="Times New Roman"/>
              </w:rPr>
            </w:pPr>
            <w:r>
              <w:rPr>
                <w:rFonts w:ascii="Times New Roman" w:hAnsi="Times New Roman" w:cs="Times New Roman"/>
              </w:rPr>
              <w:t>QD1</w:t>
            </w:r>
            <w:r w:rsidR="00255C8B">
              <w:rPr>
                <w:rFonts w:ascii="Times New Roman" w:hAnsi="Times New Roman" w:cs="Times New Roman"/>
              </w:rPr>
              <w:t>4</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801E92B" w14:textId="70FCA933" w:rsidR="3C7BCC22" w:rsidRDefault="3C7BCC22" w:rsidP="3C7BCC22">
            <w:pPr>
              <w:spacing w:before="0"/>
              <w:jc w:val="center"/>
              <w:rPr>
                <w:rFonts w:ascii="Times New Roman" w:eastAsia="Calibri" w:hAnsi="Times New Roman" w:cs="Times New Roman"/>
                <w:color w:val="000000" w:themeColor="text1"/>
              </w:rPr>
            </w:pPr>
          </w:p>
        </w:tc>
      </w:tr>
      <w:tr w:rsidR="3C7BCC22" w14:paraId="09186613" w14:textId="77777777" w:rsidTr="4C51B9BE">
        <w:trPr>
          <w:trHeight w:val="615"/>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6478E5C" w14:textId="7D0FED6D" w:rsidR="3C7BCC22" w:rsidRDefault="08904768" w:rsidP="4C51B9BE">
            <w:pPr>
              <w:spacing w:before="0"/>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3</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5193049C" w14:textId="014010C6"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Tạo hồ sơ phòng cho thuê</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741B88B" w14:textId="6276FE31" w:rsidR="7C7316F3" w:rsidRDefault="7C7316F3"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Chủ nhà tạo hồ sơ phòng cho thuê</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347E571" w14:textId="5030DCD4" w:rsidR="00835F88" w:rsidRDefault="15B3C135" w:rsidP="666534EA">
            <w:pPr>
              <w:rPr>
                <w:rFonts w:ascii="Times New Roman" w:hAnsi="Times New Roman" w:cs="Times New Roman"/>
              </w:rPr>
            </w:pPr>
            <w:r w:rsidRPr="065B8E16">
              <w:rPr>
                <w:rFonts w:ascii="Times New Roman" w:hAnsi="Times New Roman" w:cs="Times New Roman"/>
              </w:rPr>
              <w:t>BM0</w:t>
            </w:r>
            <w:r w:rsidR="38DD0AFD" w:rsidRPr="065B8E16">
              <w:rPr>
                <w:rFonts w:ascii="Times New Roman" w:hAnsi="Times New Roman" w:cs="Times New Roman"/>
              </w:rPr>
              <w:t>6</w:t>
            </w:r>
            <w:r w:rsidR="0032D0BF" w:rsidRPr="621ED398">
              <w:rPr>
                <w:rFonts w:ascii="Times New Roman" w:hAnsi="Times New Roman" w:cs="Times New Roman"/>
              </w:rPr>
              <w:t>,</w:t>
            </w:r>
          </w:p>
          <w:p w14:paraId="44ECC4B9" w14:textId="694E6D9F" w:rsidR="00835F88" w:rsidRDefault="0032D0BF" w:rsidP="3C7BCC22">
            <w:pPr>
              <w:rPr>
                <w:rFonts w:ascii="Times New Roman" w:hAnsi="Times New Roman" w:cs="Times New Roman"/>
              </w:rPr>
            </w:pPr>
            <w:r w:rsidRPr="666534EA">
              <w:rPr>
                <w:rFonts w:ascii="Times New Roman" w:hAnsi="Times New Roman" w:cs="Times New Roman"/>
              </w:rPr>
              <w:t>BM07</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3E9C426" w14:textId="3820896E" w:rsidR="3C7BCC22" w:rsidRDefault="0828989D" w:rsidP="00333C43">
            <w:pPr>
              <w:jc w:val="center"/>
              <w:rPr>
                <w:rFonts w:ascii="Times New Roman" w:hAnsi="Times New Roman" w:cs="Times New Roman"/>
              </w:rPr>
            </w:pPr>
            <w:r w:rsidRPr="7D8E3209">
              <w:rPr>
                <w:rFonts w:ascii="Times New Roman" w:hAnsi="Times New Roman" w:cs="Times New Roman"/>
              </w:rPr>
              <w:t>QD</w:t>
            </w:r>
            <w:r w:rsidR="6D5E3A6E" w:rsidRPr="7D8E3209">
              <w:rPr>
                <w:rFonts w:ascii="Times New Roman" w:hAnsi="Times New Roman" w:cs="Times New Roman"/>
              </w:rPr>
              <w:t>09</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D071129" w14:textId="162133CA" w:rsidR="3C7BCC22" w:rsidRDefault="3C7BCC22" w:rsidP="3C7BCC22">
            <w:pPr>
              <w:spacing w:before="0"/>
              <w:jc w:val="center"/>
              <w:rPr>
                <w:rFonts w:ascii="Times New Roman" w:eastAsia="Calibri" w:hAnsi="Times New Roman" w:cs="Times New Roman"/>
                <w:color w:val="000000" w:themeColor="text1"/>
              </w:rPr>
            </w:pPr>
          </w:p>
        </w:tc>
      </w:tr>
      <w:tr w:rsidR="3C7BCC22" w14:paraId="5A28402E"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BD0148" w14:textId="25395475" w:rsidR="3C7BCC22" w:rsidRDefault="279287B9" w:rsidP="4C51B9BE">
            <w:pPr>
              <w:spacing w:before="0"/>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4</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05DA51D2" w14:textId="02CCB8E1" w:rsidR="3C7BCC22" w:rsidRDefault="0019251E" w:rsidP="3C7BCC22">
            <w:pPr>
              <w:spacing w:before="0"/>
              <w:jc w:val="center"/>
              <w:rPr>
                <w:rFonts w:ascii="Times New Roman" w:eastAsia="Times New Roman" w:hAnsi="Times New Roman" w:cs="Times New Roman"/>
              </w:rPr>
            </w:pPr>
            <w:r>
              <w:rPr>
                <w:rFonts w:ascii="Times New Roman" w:eastAsia="Times New Roman" w:hAnsi="Times New Roman" w:cs="Times New Roman"/>
              </w:rPr>
              <w:t>Cập nhật hồ sơ</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E8E81F" w14:textId="5D01102C" w:rsidR="467B43EB" w:rsidRDefault="00C15FF8" w:rsidP="3C7BCC22">
            <w:pPr>
              <w:spacing w:befor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Chủ nhà cập nhật hồ sơ</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2C211C" w14:textId="5F42D427" w:rsidR="00CE01E9" w:rsidRDefault="7731117F" w:rsidP="3C7BCC22">
            <w:pPr>
              <w:rPr>
                <w:rFonts w:ascii="Times New Roman" w:hAnsi="Times New Roman" w:cs="Times New Roman"/>
              </w:rPr>
            </w:pPr>
            <w:r w:rsidRPr="5ABD61A7">
              <w:rPr>
                <w:rFonts w:ascii="Times New Roman" w:hAnsi="Times New Roman" w:cs="Times New Roman"/>
              </w:rPr>
              <w:t>BM07</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1DF43B" w14:textId="65FD8FDF" w:rsidR="3C7BCC22" w:rsidRDefault="764A8275" w:rsidP="00333C43">
            <w:pPr>
              <w:jc w:val="center"/>
              <w:rPr>
                <w:rFonts w:ascii="Times New Roman" w:hAnsi="Times New Roman" w:cs="Times New Roman"/>
              </w:rPr>
            </w:pPr>
            <w:r w:rsidRPr="7D8E3209">
              <w:rPr>
                <w:rFonts w:ascii="Times New Roman" w:hAnsi="Times New Roman" w:cs="Times New Roman"/>
              </w:rPr>
              <w:t>QD</w:t>
            </w:r>
            <w:r w:rsidR="238B8C95" w:rsidRPr="7D8E3209">
              <w:rPr>
                <w:rFonts w:ascii="Times New Roman" w:hAnsi="Times New Roman" w:cs="Times New Roman"/>
              </w:rPr>
              <w:t>09</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D44FF8" w14:textId="15F9A8F4" w:rsidR="3C7BCC22" w:rsidRDefault="3C7BCC22" w:rsidP="3C7BCC22">
            <w:pPr>
              <w:spacing w:before="0"/>
              <w:jc w:val="center"/>
              <w:rPr>
                <w:rFonts w:ascii="Times New Roman" w:eastAsia="Calibri" w:hAnsi="Times New Roman" w:cs="Times New Roman"/>
                <w:color w:val="000000" w:themeColor="text1"/>
              </w:rPr>
            </w:pPr>
          </w:p>
        </w:tc>
      </w:tr>
      <w:tr w:rsidR="3C7BCC22" w14:paraId="47DA399B"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1095FAA" w14:textId="2D2111D5" w:rsidR="14A5E5C5" w:rsidRDefault="00BD54F2" w:rsidP="3C7BCC2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5</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7BB9CF79" w14:textId="31A5165D"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Thống kê doanh thu các phòng</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63B95" w14:textId="7814347A" w:rsidR="0105FE3C" w:rsidRDefault="0105FE3C" w:rsidP="3C7BCC22">
            <w:pPr>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 xml:space="preserve">Chủ nhà xem số liệu thống kê doanh thu các phòng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F29AD3" w14:textId="38DD17B8" w:rsidR="3C7BCC22" w:rsidRDefault="3C7BCC22" w:rsidP="3C7BCC22">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DCCDCA2" w14:textId="11DC32F1" w:rsidR="3C7BCC22" w:rsidRDefault="3C7BCC22" w:rsidP="3C7BCC22">
            <w:pPr>
              <w:rPr>
                <w:rFonts w:ascii="Times New Roman" w:hAnsi="Times New Roman" w:cs="Times New Roman"/>
              </w:rPr>
            </w:pP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6AFE707" w14:textId="3AD0AE52" w:rsidR="3C7BCC22" w:rsidRDefault="3C7BCC22" w:rsidP="3C7BCC22">
            <w:pPr>
              <w:jc w:val="center"/>
              <w:rPr>
                <w:rFonts w:ascii="Times New Roman" w:eastAsia="Calibri" w:hAnsi="Times New Roman" w:cs="Times New Roman"/>
                <w:color w:val="000000" w:themeColor="text1"/>
              </w:rPr>
            </w:pPr>
          </w:p>
        </w:tc>
      </w:tr>
      <w:tr w:rsidR="3C7BCC22" w14:paraId="17F07D0D"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BB662B" w14:textId="26D802FE" w:rsidR="14A5E5C5" w:rsidRDefault="00BD54F2" w:rsidP="3C7BCC2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6</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08F44A78" w14:textId="35128C10"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xem thông tin khách thuê</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8844A0A" w14:textId="2060B09D" w:rsidR="5FA445B5" w:rsidRDefault="5FA445B5" w:rsidP="3C7BCC22">
            <w:pPr>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Chủ nhà xem thông tin khách thuê phòng</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0D5153" w14:textId="58BA402F" w:rsidR="3C7BCC22" w:rsidRDefault="3C7BCC22" w:rsidP="3C7BCC22">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11459D" w14:textId="6BF465FA" w:rsidR="3C7BCC22" w:rsidRDefault="3C7BCC22" w:rsidP="3C7BCC22">
            <w:pPr>
              <w:rPr>
                <w:rFonts w:ascii="Times New Roman" w:hAnsi="Times New Roman" w:cs="Times New Roman"/>
              </w:rPr>
            </w:pP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6B7E0C" w14:textId="7301A13D" w:rsidR="3C7BCC22" w:rsidRDefault="3C7BCC22" w:rsidP="3C7BCC22">
            <w:pPr>
              <w:jc w:val="center"/>
              <w:rPr>
                <w:rFonts w:ascii="Times New Roman" w:eastAsia="Calibri" w:hAnsi="Times New Roman" w:cs="Times New Roman"/>
                <w:color w:val="000000" w:themeColor="text1"/>
              </w:rPr>
            </w:pPr>
          </w:p>
        </w:tc>
      </w:tr>
      <w:tr w:rsidR="3C7BCC22" w14:paraId="1D4AAAA2"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3F31C51" w14:textId="7F438207" w:rsidR="14A5E5C5" w:rsidRDefault="00BD54F2" w:rsidP="3C7BCC2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7</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765B9C42" w14:textId="4D670732"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 xml:space="preserve">xem danh sách phòng </w:t>
            </w:r>
            <w:r w:rsidR="00BB42A8">
              <w:rPr>
                <w:rFonts w:ascii="Times New Roman" w:eastAsia="Times New Roman" w:hAnsi="Times New Roman" w:cs="Times New Roman"/>
              </w:rPr>
              <w:t>theo trạng thái</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3AA4B34" w14:textId="3FC8D2F4" w:rsidR="6D039B46" w:rsidRDefault="6D039B46" w:rsidP="3C7BCC22">
            <w:pPr>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 xml:space="preserve">Chủ nhà xem danh sách phòng </w:t>
            </w:r>
            <w:r w:rsidR="00BB42A8">
              <w:rPr>
                <w:rFonts w:ascii="Times New Roman" w:eastAsia="Times New Roman" w:hAnsi="Times New Roman" w:cs="Times New Roman"/>
                <w:color w:val="000000" w:themeColor="text1"/>
              </w:rPr>
              <w:t>theo trạng thái</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54ECF3" w14:textId="7CEAF7C7" w:rsidR="3C7BCC22" w:rsidRDefault="3C7BCC22" w:rsidP="3C7BCC22">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AC9EE2F" w14:textId="1B3B03E1" w:rsidR="3C7BCC22" w:rsidRDefault="3C7BCC22" w:rsidP="3C7BCC22">
            <w:pPr>
              <w:rPr>
                <w:rFonts w:ascii="Times New Roman" w:hAnsi="Times New Roman" w:cs="Times New Roman"/>
              </w:rPr>
            </w:pP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08D063" w14:textId="350A443F" w:rsidR="3C7BCC22" w:rsidRDefault="3C7BCC22" w:rsidP="3C7BCC22">
            <w:pPr>
              <w:jc w:val="center"/>
              <w:rPr>
                <w:rFonts w:ascii="Times New Roman" w:eastAsia="Calibri" w:hAnsi="Times New Roman" w:cs="Times New Roman"/>
                <w:color w:val="000000" w:themeColor="text1"/>
              </w:rPr>
            </w:pPr>
          </w:p>
        </w:tc>
      </w:tr>
      <w:tr w:rsidR="007F762E" w14:paraId="78969AB7"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0D0A93F" w14:textId="19F6B44C" w:rsidR="007F762E" w:rsidRPr="3C7BCC22" w:rsidRDefault="00BD54F2" w:rsidP="3C7BCC22">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9</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5FF994E6" w14:textId="2CF80365" w:rsidR="007F762E" w:rsidRPr="3C7BCC22" w:rsidRDefault="007F762E" w:rsidP="3C7BCC22">
            <w:pPr>
              <w:spacing w:before="0"/>
              <w:jc w:val="center"/>
              <w:rPr>
                <w:rFonts w:ascii="Times New Roman" w:eastAsia="Times New Roman" w:hAnsi="Times New Roman" w:cs="Times New Roman"/>
              </w:rPr>
            </w:pPr>
            <w:r>
              <w:rPr>
                <w:rFonts w:ascii="Times New Roman" w:eastAsia="Times New Roman" w:hAnsi="Times New Roman" w:cs="Times New Roman"/>
              </w:rPr>
              <w:t xml:space="preserve">Đẩy các phòng sở hữu </w:t>
            </w:r>
            <w:r w:rsidR="006A7046">
              <w:rPr>
                <w:rFonts w:ascii="Times New Roman" w:eastAsia="Times New Roman" w:hAnsi="Times New Roman" w:cs="Times New Roman"/>
              </w:rPr>
              <w:t>lên trang nhất tìm kiếm</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D2328C" w14:textId="017EDEAC" w:rsidR="007F762E" w:rsidRPr="3C7BCC22" w:rsidRDefault="006347D9" w:rsidP="3C7BCC22">
            <w:pPr>
              <w:rPr>
                <w:rFonts w:ascii="Times New Roman" w:eastAsia="Times New Roman" w:hAnsi="Times New Roman" w:cs="Times New Roman"/>
                <w:color w:val="000000" w:themeColor="text1"/>
              </w:rPr>
            </w:pPr>
            <w:r w:rsidRPr="006347D9">
              <w:rPr>
                <w:rFonts w:ascii="Times New Roman" w:eastAsia="Times New Roman" w:hAnsi="Times New Roman" w:cs="Times New Roman"/>
                <w:color w:val="000000" w:themeColor="text1"/>
              </w:rPr>
              <w:t>Chủ nhà muốn đẩy các bài đăng phòng lên đầu danh sách tìm kiếm</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E9CE86" w14:textId="77777777" w:rsidR="007F762E" w:rsidRDefault="007F762E" w:rsidP="3C7BCC22">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A49DDB" w14:textId="797E2C58" w:rsidR="007F762E" w:rsidRDefault="00433B62" w:rsidP="00333C43">
            <w:pPr>
              <w:jc w:val="center"/>
              <w:rPr>
                <w:rFonts w:ascii="Times New Roman" w:hAnsi="Times New Roman" w:cs="Times New Roman"/>
              </w:rPr>
            </w:pPr>
            <w:r w:rsidRPr="331C620A">
              <w:rPr>
                <w:rFonts w:ascii="Times New Roman" w:hAnsi="Times New Roman" w:cs="Times New Roman"/>
              </w:rPr>
              <w:t>QD1</w:t>
            </w:r>
            <w:r w:rsidR="3C744EE0" w:rsidRPr="331C620A">
              <w:rPr>
                <w:rFonts w:ascii="Times New Roman" w:hAnsi="Times New Roman" w:cs="Times New Roman"/>
              </w:rPr>
              <w:t>0</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48B6B8" w14:textId="77777777" w:rsidR="007F762E" w:rsidRDefault="007F762E" w:rsidP="3C7BCC22">
            <w:pPr>
              <w:jc w:val="center"/>
              <w:rPr>
                <w:rFonts w:ascii="Times New Roman" w:eastAsia="Calibri" w:hAnsi="Times New Roman" w:cs="Times New Roman"/>
                <w:color w:val="000000" w:themeColor="text1"/>
              </w:rPr>
            </w:pPr>
          </w:p>
        </w:tc>
      </w:tr>
    </w:tbl>
    <w:p w14:paraId="2ADCFE2C" w14:textId="2DBFA897" w:rsidR="3C7BCC22" w:rsidRDefault="3C7BCC22" w:rsidP="3C7BCC22">
      <w:pPr>
        <w:rPr>
          <w:rFonts w:ascii="Times New Roman" w:hAnsi="Times New Roman" w:cs="Times New Roman"/>
        </w:rPr>
      </w:pPr>
    </w:p>
    <w:tbl>
      <w:tblPr>
        <w:tblW w:w="0" w:type="auto"/>
        <w:tblLook w:val="06A0" w:firstRow="1" w:lastRow="0" w:firstColumn="1" w:lastColumn="0" w:noHBand="1" w:noVBand="1"/>
      </w:tblPr>
      <w:tblGrid>
        <w:gridCol w:w="613"/>
        <w:gridCol w:w="1812"/>
        <w:gridCol w:w="4002"/>
        <w:gridCol w:w="830"/>
        <w:gridCol w:w="933"/>
        <w:gridCol w:w="824"/>
      </w:tblGrid>
      <w:tr w:rsidR="3C7BCC22" w14:paraId="4AA7D84B" w14:textId="77777777" w:rsidTr="4C51B9BE">
        <w:trPr>
          <w:trHeight w:val="720"/>
        </w:trPr>
        <w:tc>
          <w:tcPr>
            <w:tcW w:w="9014" w:type="dxa"/>
            <w:gridSpan w:val="6"/>
            <w:tcBorders>
              <w:top w:val="single" w:sz="4" w:space="0" w:color="auto"/>
              <w:left w:val="single" w:sz="4" w:space="0" w:color="auto"/>
              <w:bottom w:val="single" w:sz="4" w:space="0" w:color="auto"/>
              <w:right w:val="single" w:sz="4" w:space="0" w:color="auto"/>
            </w:tcBorders>
            <w:shd w:val="clear" w:color="auto" w:fill="DAE9F8"/>
            <w:tcMar>
              <w:top w:w="15" w:type="dxa"/>
              <w:left w:w="15" w:type="dxa"/>
              <w:right w:w="15" w:type="dxa"/>
            </w:tcMar>
            <w:vAlign w:val="center"/>
          </w:tcPr>
          <w:p w14:paraId="0B084FC0" w14:textId="39CA20EC" w:rsidR="3C7BCC22" w:rsidRDefault="3C7BCC22" w:rsidP="3C7BCC22">
            <w:pPr>
              <w:spacing w:before="0"/>
              <w:jc w:val="center"/>
              <w:rPr>
                <w:rFonts w:ascii="Times New Roman" w:eastAsia="Calibri" w:hAnsi="Times New Roman" w:cs="Times New Roman"/>
                <w:color w:val="000000" w:themeColor="text1"/>
              </w:rPr>
            </w:pPr>
            <w:r w:rsidRPr="3C7BCC22">
              <w:rPr>
                <w:rFonts w:ascii="Times New Roman" w:eastAsia="Calibri" w:hAnsi="Times New Roman" w:cs="Times New Roman"/>
                <w:color w:val="000000" w:themeColor="text1"/>
              </w:rPr>
              <w:t>Danh sách yêu cầu nghiệp vụ</w:t>
            </w:r>
            <w:r w:rsidRPr="002C3B1F">
              <w:rPr>
                <w:rFonts w:ascii="Times New Roman" w:hAnsi="Times New Roman" w:cs="Times New Roman"/>
              </w:rPr>
              <w:br/>
            </w:r>
            <w:r w:rsidRPr="3C7BCC22">
              <w:rPr>
                <w:rFonts w:ascii="Times New Roman" w:eastAsia="Calibri" w:hAnsi="Times New Roman" w:cs="Times New Roman"/>
                <w:color w:val="000000" w:themeColor="text1"/>
              </w:rPr>
              <w:t xml:space="preserve"> Bộ phận </w:t>
            </w:r>
            <w:r w:rsidR="4A11D287" w:rsidRPr="3C7BCC22">
              <w:rPr>
                <w:rFonts w:ascii="Times New Roman" w:eastAsia="Calibri" w:hAnsi="Times New Roman" w:cs="Times New Roman"/>
                <w:color w:val="000000" w:themeColor="text1"/>
              </w:rPr>
              <w:t>Khách thuê phòng</w:t>
            </w:r>
          </w:p>
        </w:tc>
      </w:tr>
      <w:tr w:rsidR="00475AE1" w14:paraId="36BDBFCC" w14:textId="77777777" w:rsidTr="4C51B9BE">
        <w:trPr>
          <w:trHeight w:val="450"/>
        </w:trPr>
        <w:tc>
          <w:tcPr>
            <w:tcW w:w="61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49CA160D" w14:textId="281D4385"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STT</w:t>
            </w:r>
          </w:p>
        </w:tc>
        <w:tc>
          <w:tcPr>
            <w:tcW w:w="181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7F69588E" w14:textId="4A547C30"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Nghiệp vụ</w:t>
            </w:r>
          </w:p>
        </w:tc>
        <w:tc>
          <w:tcPr>
            <w:tcW w:w="4002"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4A432EC7" w14:textId="132A93D9"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Mô tả tóm tắt</w:t>
            </w:r>
          </w:p>
        </w:tc>
        <w:tc>
          <w:tcPr>
            <w:tcW w:w="830"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6F37A847" w14:textId="155465DC"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Biểu mẫu</w:t>
            </w:r>
          </w:p>
        </w:tc>
        <w:tc>
          <w:tcPr>
            <w:tcW w:w="93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3CB6DDD5" w14:textId="726331D1"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Quy Định</w:t>
            </w:r>
          </w:p>
        </w:tc>
        <w:tc>
          <w:tcPr>
            <w:tcW w:w="824"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2D56E42" w14:textId="47738704"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Ghi Chú</w:t>
            </w:r>
          </w:p>
        </w:tc>
      </w:tr>
      <w:tr w:rsidR="3C7BCC22" w14:paraId="044F0B1B" w14:textId="77777777" w:rsidTr="4C51B9BE">
        <w:trPr>
          <w:trHeight w:val="1035"/>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6170B0" w14:textId="01F3D6E7"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1</w:t>
            </w:r>
          </w:p>
        </w:tc>
        <w:tc>
          <w:tcPr>
            <w:tcW w:w="181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AC6324" w14:textId="495FFEF6" w:rsidR="680EC6DE" w:rsidRDefault="680EC6DE"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Đ</w:t>
            </w:r>
            <w:r w:rsidR="3C7BCC22" w:rsidRPr="3C7BCC22">
              <w:rPr>
                <w:rFonts w:ascii="Times New Roman" w:eastAsia="Times New Roman" w:hAnsi="Times New Roman" w:cs="Times New Roman"/>
              </w:rPr>
              <w:t>ăng ký tài khoản Khách thuê phòng</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7F75DAE" w14:textId="6A4B9D4E" w:rsidR="0407917A" w:rsidRDefault="0407917A"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 xml:space="preserve">Khách đăng ký tài khoản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2A6EA7" w14:textId="7208AF85" w:rsidR="39EB00D2" w:rsidRDefault="6ACD2236" w:rsidP="3C7BCC22">
            <w:pPr>
              <w:rPr>
                <w:rFonts w:ascii="Times New Roman" w:hAnsi="Times New Roman" w:cs="Times New Roman"/>
              </w:rPr>
            </w:pPr>
            <w:r w:rsidRPr="47946B93">
              <w:rPr>
                <w:rFonts w:ascii="Times New Roman" w:hAnsi="Times New Roman" w:cs="Times New Roman"/>
              </w:rPr>
              <w:t>BM10</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13C940F" w14:textId="7D3ED890" w:rsidR="4CF6F87D" w:rsidRDefault="4CF6F87D" w:rsidP="00DF136C">
            <w:pPr>
              <w:jc w:val="center"/>
              <w:rPr>
                <w:rFonts w:ascii="Times New Roman" w:hAnsi="Times New Roman" w:cs="Times New Roman"/>
              </w:rPr>
            </w:pP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08B973B" w14:textId="5C475E43" w:rsidR="3C7BCC22" w:rsidRDefault="3C7BCC22" w:rsidP="3C7BCC22">
            <w:pPr>
              <w:spacing w:before="0"/>
              <w:jc w:val="center"/>
              <w:rPr>
                <w:rFonts w:ascii="Times New Roman" w:eastAsia="Calibri" w:hAnsi="Times New Roman" w:cs="Times New Roman"/>
                <w:color w:val="000000" w:themeColor="text1"/>
              </w:rPr>
            </w:pPr>
          </w:p>
        </w:tc>
      </w:tr>
      <w:tr w:rsidR="3C7BCC22" w14:paraId="5699F305" w14:textId="77777777" w:rsidTr="4C51B9BE">
        <w:trPr>
          <w:trHeight w:val="54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968368D" w14:textId="6DEAE006"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2</w:t>
            </w:r>
          </w:p>
        </w:tc>
        <w:tc>
          <w:tcPr>
            <w:tcW w:w="181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73AF8D8" w14:textId="37D83CEC" w:rsidR="28B730A4" w:rsidRDefault="28B730A4"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T</w:t>
            </w:r>
            <w:r w:rsidR="3C7BCC22" w:rsidRPr="3C7BCC22">
              <w:rPr>
                <w:rFonts w:ascii="Times New Roman" w:eastAsia="Times New Roman" w:hAnsi="Times New Roman" w:cs="Times New Roman"/>
              </w:rPr>
              <w:t>ìm khách sạn</w:t>
            </w:r>
          </w:p>
        </w:tc>
        <w:tc>
          <w:tcPr>
            <w:tcW w:w="400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29F8E5" w14:textId="16D698E6" w:rsidR="3D00B2E0" w:rsidRDefault="3D00B2E0"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Khách tìm khách sạn</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EA95AEA" w14:textId="3FABA61C" w:rsidR="0D17267C" w:rsidRDefault="7E6E9799" w:rsidP="3C7BCC22">
            <w:pPr>
              <w:rPr>
                <w:rFonts w:ascii="Times New Roman" w:hAnsi="Times New Roman" w:cs="Times New Roman"/>
              </w:rPr>
            </w:pPr>
            <w:r w:rsidRPr="7E7F84CE">
              <w:rPr>
                <w:rFonts w:ascii="Times New Roman" w:hAnsi="Times New Roman" w:cs="Times New Roman"/>
              </w:rPr>
              <w:t>BM0</w:t>
            </w:r>
            <w:r w:rsidR="37E1221D" w:rsidRPr="7E7F84CE">
              <w:rPr>
                <w:rFonts w:ascii="Times New Roman" w:hAnsi="Times New Roman" w:cs="Times New Roman"/>
              </w:rPr>
              <w:t>2</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D42A0E2" w14:textId="7CB4AA17" w:rsidR="0D17267C" w:rsidRDefault="0D17267C" w:rsidP="00DF136C">
            <w:pPr>
              <w:jc w:val="center"/>
              <w:rPr>
                <w:rFonts w:ascii="Times New Roman" w:hAnsi="Times New Roman" w:cs="Times New Roman"/>
              </w:rPr>
            </w:pPr>
            <w:r w:rsidRPr="3C7BCC22">
              <w:rPr>
                <w:rFonts w:ascii="Times New Roman" w:hAnsi="Times New Roman" w:cs="Times New Roman"/>
              </w:rPr>
              <w:t>QD0</w:t>
            </w:r>
            <w:r w:rsidR="00AA42C6">
              <w:rPr>
                <w:rFonts w:ascii="Times New Roman" w:hAnsi="Times New Roman" w:cs="Times New Roman"/>
              </w:rPr>
              <w:t>2</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44907C3" w14:textId="70FCA933" w:rsidR="3C7BCC22" w:rsidRDefault="3C7BCC22" w:rsidP="3C7BCC22">
            <w:pPr>
              <w:spacing w:before="0"/>
              <w:jc w:val="center"/>
              <w:rPr>
                <w:rFonts w:ascii="Times New Roman" w:eastAsia="Calibri" w:hAnsi="Times New Roman" w:cs="Times New Roman"/>
                <w:color w:val="000000" w:themeColor="text1"/>
              </w:rPr>
            </w:pPr>
          </w:p>
        </w:tc>
      </w:tr>
      <w:tr w:rsidR="3C7BCC22" w14:paraId="5F85EB92" w14:textId="77777777" w:rsidTr="4C51B9BE">
        <w:trPr>
          <w:trHeight w:val="615"/>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950E09B" w14:textId="128AD656"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3</w:t>
            </w:r>
          </w:p>
        </w:tc>
        <w:tc>
          <w:tcPr>
            <w:tcW w:w="181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B859736" w14:textId="4601A2C4" w:rsidR="7801982F" w:rsidRDefault="7801982F"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Đ</w:t>
            </w:r>
            <w:r w:rsidR="3C7BCC22" w:rsidRPr="3C7BCC22">
              <w:rPr>
                <w:rFonts w:ascii="Times New Roman" w:eastAsia="Times New Roman" w:hAnsi="Times New Roman" w:cs="Times New Roman"/>
              </w:rPr>
              <w:t>ặt phòng khách sạn</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35F40DB" w14:textId="40A9D219" w:rsidR="515EB3EA" w:rsidRDefault="515EB3EA"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 xml:space="preserve">Khách đặt phòng khách sạn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03B3EB2" w14:textId="6A5197EB" w:rsidR="3C7BCC22" w:rsidRDefault="3FD7C95D" w:rsidP="3C7BCC22">
            <w:pPr>
              <w:rPr>
                <w:rFonts w:ascii="Times New Roman" w:hAnsi="Times New Roman" w:cs="Times New Roman"/>
              </w:rPr>
            </w:pPr>
            <w:r w:rsidRPr="33B104DE">
              <w:rPr>
                <w:rFonts w:ascii="Times New Roman" w:hAnsi="Times New Roman" w:cs="Times New Roman"/>
              </w:rPr>
              <w:t>BM0</w:t>
            </w:r>
            <w:r w:rsidR="63658663" w:rsidRPr="33B104DE">
              <w:rPr>
                <w:rFonts w:ascii="Times New Roman" w:hAnsi="Times New Roman" w:cs="Times New Roman"/>
              </w:rPr>
              <w:t>4</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16C0BA7" w14:textId="7588E501" w:rsidR="3C7BCC22" w:rsidRDefault="6B27211B" w:rsidP="00DF136C">
            <w:pPr>
              <w:spacing w:before="0"/>
              <w:jc w:val="center"/>
              <w:rPr>
                <w:rFonts w:ascii="Times New Roman" w:hAnsi="Times New Roman" w:cs="Times New Roman"/>
              </w:rPr>
            </w:pPr>
            <w:r w:rsidRPr="006BA84C">
              <w:rPr>
                <w:rFonts w:ascii="Times New Roman" w:hAnsi="Times New Roman" w:cs="Times New Roman"/>
              </w:rPr>
              <w:t>QD0</w:t>
            </w:r>
            <w:r w:rsidR="6F20DC15" w:rsidRPr="006BA84C">
              <w:rPr>
                <w:rFonts w:ascii="Times New Roman" w:hAnsi="Times New Roman" w:cs="Times New Roman"/>
              </w:rPr>
              <w:t>3</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C253AD" w14:textId="7ADF8414" w:rsidR="3C7BCC22" w:rsidRDefault="3C7BCC22" w:rsidP="3C7BCC22">
            <w:pPr>
              <w:spacing w:before="0"/>
              <w:jc w:val="center"/>
              <w:rPr>
                <w:rFonts w:ascii="Times New Roman" w:eastAsia="Calibri" w:hAnsi="Times New Roman" w:cs="Times New Roman"/>
                <w:color w:val="000000" w:themeColor="text1"/>
              </w:rPr>
            </w:pPr>
          </w:p>
        </w:tc>
      </w:tr>
      <w:tr w:rsidR="3C7BCC22" w14:paraId="4C57CF4F" w14:textId="77777777" w:rsidTr="4C51B9BE">
        <w:trPr>
          <w:trHeight w:val="30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996AA6" w14:textId="009554C3"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4</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46BF2CFA" w14:textId="2698E383"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 xml:space="preserve"> </w:t>
            </w:r>
            <w:r w:rsidR="0A2B63BD" w:rsidRPr="3C7BCC22">
              <w:rPr>
                <w:rFonts w:ascii="Times New Roman" w:eastAsia="Times New Roman" w:hAnsi="Times New Roman" w:cs="Times New Roman"/>
              </w:rPr>
              <w:t>T</w:t>
            </w:r>
            <w:r w:rsidRPr="3C7BCC22">
              <w:rPr>
                <w:rFonts w:ascii="Times New Roman" w:eastAsia="Times New Roman" w:hAnsi="Times New Roman" w:cs="Times New Roman"/>
              </w:rPr>
              <w:t>hanh toán biên lai đặt phòng</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E6E5E6B" w14:textId="393F8DC1" w:rsidR="6BCE112D" w:rsidRDefault="6BCE112D"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Khách thanh toán biên lai đặt phòng</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466576" w14:textId="57F0DF91" w:rsidR="3C7BCC22" w:rsidRDefault="20D650D8" w:rsidP="3C7BCC22">
            <w:pPr>
              <w:rPr>
                <w:rFonts w:ascii="Times New Roman" w:hAnsi="Times New Roman" w:cs="Times New Roman"/>
              </w:rPr>
            </w:pPr>
            <w:r w:rsidRPr="0DB4E410">
              <w:rPr>
                <w:rFonts w:ascii="Times New Roman" w:hAnsi="Times New Roman" w:cs="Times New Roman"/>
              </w:rPr>
              <w:t>BM</w:t>
            </w:r>
            <w:r w:rsidR="1E114418" w:rsidRPr="0DB4E410">
              <w:rPr>
                <w:rFonts w:ascii="Times New Roman" w:hAnsi="Times New Roman" w:cs="Times New Roman"/>
              </w:rPr>
              <w:t>04</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9473C9" w14:textId="5DDF6A36" w:rsidR="3C7BCC22" w:rsidRDefault="365B0068" w:rsidP="00415972">
            <w:pPr>
              <w:jc w:val="center"/>
              <w:rPr>
                <w:rFonts w:ascii="Times New Roman" w:hAnsi="Times New Roman" w:cs="Times New Roman"/>
              </w:rPr>
            </w:pPr>
            <w:r w:rsidRPr="5FA7924F">
              <w:rPr>
                <w:rFonts w:ascii="Times New Roman" w:hAnsi="Times New Roman" w:cs="Times New Roman"/>
              </w:rPr>
              <w:t>QD0</w:t>
            </w:r>
            <w:r w:rsidR="724C21E5" w:rsidRPr="5FA7924F">
              <w:rPr>
                <w:rFonts w:ascii="Times New Roman" w:hAnsi="Times New Roman" w:cs="Times New Roman"/>
              </w:rPr>
              <w:t>4</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9B8334B" w14:textId="162133CA" w:rsidR="3C7BCC22" w:rsidRDefault="3C7BCC22" w:rsidP="3C7BCC22">
            <w:pPr>
              <w:spacing w:before="0"/>
              <w:jc w:val="center"/>
              <w:rPr>
                <w:rFonts w:ascii="Times New Roman" w:eastAsia="Calibri" w:hAnsi="Times New Roman" w:cs="Times New Roman"/>
                <w:color w:val="000000" w:themeColor="text1"/>
              </w:rPr>
            </w:pPr>
          </w:p>
        </w:tc>
      </w:tr>
      <w:tr w:rsidR="3C7BCC22" w14:paraId="39CC0634"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7099B91" w14:textId="0BFD6391" w:rsidR="3C7BCC22" w:rsidRDefault="3C7BCC22" w:rsidP="3C7BCC22">
            <w:pPr>
              <w:spacing w:before="0"/>
              <w:jc w:val="center"/>
              <w:rPr>
                <w:rFonts w:ascii="Times New Roman" w:hAnsi="Times New Roman" w:cs="Times New Roman"/>
              </w:rPr>
            </w:pPr>
            <w:r w:rsidRPr="3C7BCC22">
              <w:rPr>
                <w:rFonts w:ascii="Times New Roman" w:eastAsia="Calibri" w:hAnsi="Times New Roman" w:cs="Times New Roman"/>
                <w:color w:val="000000" w:themeColor="text1"/>
              </w:rPr>
              <w:t>5</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09F48895" w14:textId="31B8690D" w:rsidR="3C7BCC22" w:rsidRDefault="3C7BCC22"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Hủy phòng đã đặt</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09C1556" w14:textId="1CE1D824" w:rsidR="5FF4728E" w:rsidRDefault="5FF4728E" w:rsidP="3C7BCC22">
            <w:pPr>
              <w:spacing w:before="0"/>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 xml:space="preserve">Khách hủy phòng đã đặt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9430E5" w14:textId="7F339E5C" w:rsidR="3C7BCC22" w:rsidRDefault="47566370" w:rsidP="3C7BCC22">
            <w:pPr>
              <w:rPr>
                <w:rFonts w:ascii="Times New Roman" w:hAnsi="Times New Roman" w:cs="Times New Roman"/>
              </w:rPr>
            </w:pPr>
            <w:r w:rsidRPr="0DB4E410">
              <w:rPr>
                <w:rFonts w:ascii="Times New Roman" w:hAnsi="Times New Roman" w:cs="Times New Roman"/>
              </w:rPr>
              <w:t>BM</w:t>
            </w:r>
            <w:r w:rsidR="39B27833" w:rsidRPr="0DB4E410">
              <w:rPr>
                <w:rFonts w:ascii="Times New Roman" w:hAnsi="Times New Roman" w:cs="Times New Roman"/>
              </w:rPr>
              <w:t>08</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3600B7" w14:textId="49B41FE1" w:rsidR="3C7BCC22" w:rsidRDefault="47566370" w:rsidP="00415972">
            <w:pPr>
              <w:jc w:val="center"/>
              <w:rPr>
                <w:rFonts w:ascii="Times New Roman" w:hAnsi="Times New Roman" w:cs="Times New Roman"/>
              </w:rPr>
            </w:pPr>
            <w:r w:rsidRPr="7CDE87A8">
              <w:rPr>
                <w:rFonts w:ascii="Times New Roman" w:hAnsi="Times New Roman" w:cs="Times New Roman"/>
              </w:rPr>
              <w:t>QD0</w:t>
            </w:r>
            <w:r w:rsidR="3AC60BED" w:rsidRPr="7CDE87A8">
              <w:rPr>
                <w:rFonts w:ascii="Times New Roman" w:hAnsi="Times New Roman" w:cs="Times New Roman"/>
              </w:rPr>
              <w:t>7</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8D8D61E" w14:textId="15F9A8F4" w:rsidR="3C7BCC22" w:rsidRDefault="3C7BCC22" w:rsidP="3C7BCC22">
            <w:pPr>
              <w:spacing w:before="0"/>
              <w:jc w:val="center"/>
              <w:rPr>
                <w:rFonts w:ascii="Times New Roman" w:eastAsia="Calibri" w:hAnsi="Times New Roman" w:cs="Times New Roman"/>
                <w:color w:val="000000" w:themeColor="text1"/>
              </w:rPr>
            </w:pPr>
          </w:p>
        </w:tc>
      </w:tr>
      <w:tr w:rsidR="3C7BCC22" w14:paraId="2218793C"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CAAC0C5" w14:textId="63C25CD2" w:rsidR="752FA7C3" w:rsidRDefault="752FA7C3" w:rsidP="3C7BCC22">
            <w:pPr>
              <w:jc w:val="center"/>
              <w:rPr>
                <w:rFonts w:ascii="Times New Roman" w:eastAsia="Calibri" w:hAnsi="Times New Roman" w:cs="Times New Roman"/>
                <w:color w:val="000000" w:themeColor="text1"/>
              </w:rPr>
            </w:pPr>
            <w:r w:rsidRPr="3C7BCC22">
              <w:rPr>
                <w:rFonts w:ascii="Times New Roman" w:eastAsia="Calibri" w:hAnsi="Times New Roman" w:cs="Times New Roman"/>
                <w:color w:val="000000" w:themeColor="text1"/>
              </w:rPr>
              <w:lastRenderedPageBreak/>
              <w:t>6</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4F3A5D86" w14:textId="619AEDEB" w:rsidR="752FA7C3" w:rsidRDefault="752FA7C3"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Đ</w:t>
            </w:r>
            <w:r w:rsidR="3C7BCC22" w:rsidRPr="3C7BCC22">
              <w:rPr>
                <w:rFonts w:ascii="Times New Roman" w:eastAsia="Times New Roman" w:hAnsi="Times New Roman" w:cs="Times New Roman"/>
              </w:rPr>
              <w:t>ánh giá căn phòng đã thuê</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6B0015" w14:textId="74F08E12" w:rsidR="02E4709A" w:rsidRDefault="02E4709A" w:rsidP="3C7BCC22">
            <w:pPr>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 xml:space="preserve">Khách đánh giá trải nghiệm căn phòng sau khi thuê </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361BB70" w14:textId="51BED090" w:rsidR="3C7BCC22" w:rsidRDefault="3CCD905A" w:rsidP="3C7BCC22">
            <w:pPr>
              <w:rPr>
                <w:rFonts w:ascii="Times New Roman" w:hAnsi="Times New Roman" w:cs="Times New Roman"/>
              </w:rPr>
            </w:pPr>
            <w:r w:rsidRPr="0DB4E410">
              <w:rPr>
                <w:rFonts w:ascii="Times New Roman" w:hAnsi="Times New Roman" w:cs="Times New Roman"/>
              </w:rPr>
              <w:t>BM</w:t>
            </w:r>
            <w:r w:rsidR="2BC3DF2B" w:rsidRPr="0DB4E410">
              <w:rPr>
                <w:rFonts w:ascii="Times New Roman" w:hAnsi="Times New Roman" w:cs="Times New Roman"/>
              </w:rPr>
              <w:t>09</w:t>
            </w: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0697723" w14:textId="0744C9B2" w:rsidR="3C7BCC22" w:rsidRDefault="00433B62" w:rsidP="00415972">
            <w:pPr>
              <w:jc w:val="center"/>
              <w:rPr>
                <w:rFonts w:ascii="Times New Roman" w:hAnsi="Times New Roman" w:cs="Times New Roman"/>
              </w:rPr>
            </w:pPr>
            <w:r w:rsidRPr="72A2421B">
              <w:rPr>
                <w:rFonts w:ascii="Times New Roman" w:hAnsi="Times New Roman" w:cs="Times New Roman"/>
              </w:rPr>
              <w:t>QD1</w:t>
            </w:r>
            <w:r w:rsidR="65B543CA" w:rsidRPr="72A2421B">
              <w:rPr>
                <w:rFonts w:ascii="Times New Roman" w:hAnsi="Times New Roman" w:cs="Times New Roman"/>
              </w:rPr>
              <w:t>1</w:t>
            </w: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DC1474C" w14:textId="2A8F4404" w:rsidR="3C7BCC22" w:rsidRDefault="3C7BCC22" w:rsidP="3C7BCC22">
            <w:pPr>
              <w:jc w:val="center"/>
              <w:rPr>
                <w:rFonts w:ascii="Times New Roman" w:eastAsia="Calibri" w:hAnsi="Times New Roman" w:cs="Times New Roman"/>
                <w:color w:val="000000" w:themeColor="text1"/>
              </w:rPr>
            </w:pPr>
          </w:p>
        </w:tc>
      </w:tr>
      <w:tr w:rsidR="3C7BCC22" w14:paraId="3AB461BC" w14:textId="77777777" w:rsidTr="4C51B9BE">
        <w:trPr>
          <w:trHeight w:val="810"/>
        </w:trPr>
        <w:tc>
          <w:tcPr>
            <w:tcW w:w="61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AA42BA1" w14:textId="48D8B796" w:rsidR="6003F7AC" w:rsidRDefault="6003F7AC" w:rsidP="3C7BCC22">
            <w:pPr>
              <w:jc w:val="center"/>
              <w:rPr>
                <w:rFonts w:ascii="Times New Roman" w:eastAsia="Calibri" w:hAnsi="Times New Roman" w:cs="Times New Roman"/>
                <w:color w:val="000000" w:themeColor="text1"/>
              </w:rPr>
            </w:pPr>
            <w:r w:rsidRPr="3C7BCC22">
              <w:rPr>
                <w:rFonts w:ascii="Times New Roman" w:eastAsia="Calibri" w:hAnsi="Times New Roman" w:cs="Times New Roman"/>
                <w:color w:val="000000" w:themeColor="text1"/>
              </w:rPr>
              <w:t>7</w:t>
            </w:r>
          </w:p>
        </w:tc>
        <w:tc>
          <w:tcPr>
            <w:tcW w:w="1812" w:type="dxa"/>
            <w:tcBorders>
              <w:top w:val="single" w:sz="4" w:space="0" w:color="44B3E1"/>
              <w:left w:val="single" w:sz="4" w:space="0" w:color="auto"/>
              <w:bottom w:val="single" w:sz="4" w:space="0" w:color="44B3E1"/>
              <w:right w:val="nil"/>
            </w:tcBorders>
            <w:tcMar>
              <w:top w:w="15" w:type="dxa"/>
              <w:left w:w="15" w:type="dxa"/>
              <w:right w:w="15" w:type="dxa"/>
            </w:tcMar>
            <w:vAlign w:val="center"/>
          </w:tcPr>
          <w:p w14:paraId="3981481C" w14:textId="3037F8AB" w:rsidR="58DE29BE" w:rsidRDefault="58DE29BE" w:rsidP="3C7BCC22">
            <w:pPr>
              <w:spacing w:before="0"/>
              <w:jc w:val="center"/>
              <w:rPr>
                <w:rFonts w:ascii="Times New Roman" w:eastAsia="Times New Roman" w:hAnsi="Times New Roman" w:cs="Times New Roman"/>
              </w:rPr>
            </w:pPr>
            <w:r w:rsidRPr="3C7BCC22">
              <w:rPr>
                <w:rFonts w:ascii="Times New Roman" w:eastAsia="Times New Roman" w:hAnsi="Times New Roman" w:cs="Times New Roman"/>
              </w:rPr>
              <w:t>Liên</w:t>
            </w:r>
            <w:r w:rsidR="3C7BCC22" w:rsidRPr="3C7BCC22">
              <w:rPr>
                <w:rFonts w:ascii="Times New Roman" w:eastAsia="Times New Roman" w:hAnsi="Times New Roman" w:cs="Times New Roman"/>
              </w:rPr>
              <w:t xml:space="preserve"> hệ qua Kênh hỏi đáp</w:t>
            </w:r>
          </w:p>
        </w:tc>
        <w:tc>
          <w:tcPr>
            <w:tcW w:w="400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B7FCD4D" w14:textId="342D9AF6" w:rsidR="5AF99D45" w:rsidRDefault="5AF99D45" w:rsidP="3C7BCC22">
            <w:pPr>
              <w:rPr>
                <w:rFonts w:ascii="Times New Roman" w:eastAsia="Times New Roman" w:hAnsi="Times New Roman" w:cs="Times New Roman"/>
                <w:color w:val="000000" w:themeColor="text1"/>
              </w:rPr>
            </w:pPr>
            <w:r w:rsidRPr="3C7BCC22">
              <w:rPr>
                <w:rFonts w:ascii="Times New Roman" w:eastAsia="Times New Roman" w:hAnsi="Times New Roman" w:cs="Times New Roman"/>
                <w:color w:val="000000" w:themeColor="text1"/>
              </w:rPr>
              <w:t>Khách liên hệ bộ phận chăm sóc qua kênh hỏi đáp</w:t>
            </w:r>
          </w:p>
        </w:tc>
        <w:tc>
          <w:tcPr>
            <w:tcW w:w="8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5AA951" w14:textId="32BF6320" w:rsidR="3C7BCC22" w:rsidRDefault="3C7BCC22" w:rsidP="3C7BCC22">
            <w:pPr>
              <w:rPr>
                <w:rFonts w:ascii="Times New Roman" w:hAnsi="Times New Roman" w:cs="Times New Roman"/>
              </w:rPr>
            </w:pPr>
          </w:p>
        </w:tc>
        <w:tc>
          <w:tcPr>
            <w:tcW w:w="93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6C24868" w14:textId="1C9E7E35" w:rsidR="3C7BCC22" w:rsidRDefault="3C7BCC22" w:rsidP="3C7BCC22">
            <w:pPr>
              <w:rPr>
                <w:rFonts w:ascii="Times New Roman" w:hAnsi="Times New Roman" w:cs="Times New Roman"/>
              </w:rPr>
            </w:pPr>
          </w:p>
        </w:tc>
        <w:tc>
          <w:tcPr>
            <w:tcW w:w="8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195BD3" w14:textId="633FA12D" w:rsidR="3C7BCC22" w:rsidRDefault="3C7BCC22" w:rsidP="3C7BCC22">
            <w:pPr>
              <w:jc w:val="center"/>
              <w:rPr>
                <w:rFonts w:ascii="Times New Roman" w:eastAsia="Calibri" w:hAnsi="Times New Roman" w:cs="Times New Roman"/>
                <w:color w:val="000000" w:themeColor="text1"/>
              </w:rPr>
            </w:pPr>
          </w:p>
        </w:tc>
      </w:tr>
    </w:tbl>
    <w:p w14:paraId="7252AB2E" w14:textId="0BF4FD37" w:rsidR="3C7BCC22" w:rsidRDefault="3C7BCC22" w:rsidP="3C7BCC22">
      <w:pPr>
        <w:rPr>
          <w:rFonts w:ascii="Times New Roman" w:hAnsi="Times New Roman" w:cs="Times New Roman"/>
        </w:rPr>
      </w:pPr>
    </w:p>
    <w:p w14:paraId="44EA9E25" w14:textId="26B80B89" w:rsidR="002C0078" w:rsidRPr="00B0521D" w:rsidRDefault="002C0078" w:rsidP="3282D79B">
      <w:pPr>
        <w:pStyle w:val="Heading3"/>
      </w:pPr>
      <w:bookmarkStart w:id="31" w:name="_Toc50884351"/>
      <w:bookmarkStart w:id="32" w:name="_Toc173188451"/>
      <w:r w:rsidRPr="00B0521D">
        <w:t>Danh sách yêu cầu tiến hóa</w:t>
      </w:r>
      <w:bookmarkEnd w:id="31"/>
      <w:bookmarkEnd w:id="32"/>
    </w:p>
    <w:p w14:paraId="5853C7B8" w14:textId="68CDDD4D" w:rsidR="00A03B9C" w:rsidRPr="00B0521D" w:rsidRDefault="00A03B9C" w:rsidP="00A03B9C">
      <w:pPr>
        <w:rPr>
          <w:rFonts w:ascii="Times New Roman" w:hAnsi="Times New Roman" w:cs="Times New Roman"/>
        </w:rPr>
      </w:pPr>
      <w:r w:rsidRPr="62B2738E">
        <w:rPr>
          <w:rFonts w:ascii="Times New Roman" w:hAnsi="Times New Roman" w:cs="Times New Roman"/>
        </w:rPr>
        <w:t>Liên quan đến phần quy định</w:t>
      </w:r>
    </w:p>
    <w:tbl>
      <w:tblPr>
        <w:tblStyle w:val="TableGrid"/>
        <w:tblW w:w="9445" w:type="dxa"/>
        <w:tblLook w:val="04A0" w:firstRow="1" w:lastRow="0" w:firstColumn="1" w:lastColumn="0" w:noHBand="0" w:noVBand="1"/>
      </w:tblPr>
      <w:tblGrid>
        <w:gridCol w:w="772"/>
        <w:gridCol w:w="2202"/>
        <w:gridCol w:w="2972"/>
        <w:gridCol w:w="3405"/>
        <w:gridCol w:w="94"/>
      </w:tblGrid>
      <w:tr w:rsidR="00211757" w14:paraId="7969D257" w14:textId="77777777" w:rsidTr="0F276EFE">
        <w:tc>
          <w:tcPr>
            <w:tcW w:w="9445" w:type="dxa"/>
            <w:gridSpan w:val="5"/>
            <w:shd w:val="clear" w:color="auto" w:fill="B6DDE8" w:themeFill="accent5" w:themeFillTint="66"/>
          </w:tcPr>
          <w:p w14:paraId="23C28B61" w14:textId="35CAAB78" w:rsidR="00211757" w:rsidRDefault="00211757" w:rsidP="00211757">
            <w:pPr>
              <w:jc w:val="center"/>
              <w:rPr>
                <w:rFonts w:ascii="Times New Roman" w:hAnsi="Times New Roman" w:cs="Times New Roman"/>
              </w:rPr>
            </w:pPr>
            <w:r w:rsidRPr="00B0521D">
              <w:rPr>
                <w:rFonts w:ascii="Times New Roman" w:eastAsia="Times New Roman" w:hAnsi="Times New Roman" w:cs="Times New Roman"/>
                <w:b/>
                <w:bCs/>
              </w:rPr>
              <w:t>Danh sách yêu cầu tiến hóa</w:t>
            </w:r>
          </w:p>
        </w:tc>
      </w:tr>
      <w:tr w:rsidR="00117AFF" w14:paraId="4E675901" w14:textId="77777777" w:rsidTr="00192A75">
        <w:tc>
          <w:tcPr>
            <w:tcW w:w="772" w:type="dxa"/>
            <w:shd w:val="clear" w:color="auto" w:fill="FFFF00"/>
            <w:vAlign w:val="center"/>
          </w:tcPr>
          <w:p w14:paraId="6BB74618" w14:textId="5BC759E1" w:rsidR="00117AFF" w:rsidRDefault="00117AFF" w:rsidP="00117AFF">
            <w:pPr>
              <w:rPr>
                <w:rFonts w:ascii="Times New Roman" w:hAnsi="Times New Roman" w:cs="Times New Roman"/>
              </w:rPr>
            </w:pPr>
            <w:r w:rsidRPr="00B0521D">
              <w:rPr>
                <w:rFonts w:ascii="Times New Roman" w:eastAsia="Times New Roman" w:hAnsi="Times New Roman" w:cs="Times New Roman"/>
                <w:b/>
                <w:bCs/>
              </w:rPr>
              <w:t>STT</w:t>
            </w:r>
          </w:p>
        </w:tc>
        <w:tc>
          <w:tcPr>
            <w:tcW w:w="2202" w:type="dxa"/>
            <w:shd w:val="clear" w:color="auto" w:fill="FFFF00"/>
            <w:vAlign w:val="center"/>
          </w:tcPr>
          <w:p w14:paraId="7108F589" w14:textId="09CFFCE9" w:rsidR="00117AFF" w:rsidRDefault="00117AFF" w:rsidP="00117AFF">
            <w:pPr>
              <w:rPr>
                <w:rFonts w:ascii="Times New Roman" w:hAnsi="Times New Roman" w:cs="Times New Roman"/>
              </w:rPr>
            </w:pPr>
            <w:r w:rsidRPr="00B0521D">
              <w:rPr>
                <w:rFonts w:ascii="Times New Roman" w:eastAsia="Times New Roman" w:hAnsi="Times New Roman" w:cs="Times New Roman"/>
                <w:b/>
                <w:bCs/>
              </w:rPr>
              <w:t>Nghiệp vụ</w:t>
            </w:r>
          </w:p>
        </w:tc>
        <w:tc>
          <w:tcPr>
            <w:tcW w:w="2972" w:type="dxa"/>
            <w:shd w:val="clear" w:color="auto" w:fill="FFFF00"/>
            <w:vAlign w:val="center"/>
          </w:tcPr>
          <w:p w14:paraId="7FC07B7B" w14:textId="0B2626E7" w:rsidR="00117AFF" w:rsidRDefault="00117AFF" w:rsidP="00117AFF">
            <w:pPr>
              <w:rPr>
                <w:rFonts w:ascii="Times New Roman" w:hAnsi="Times New Roman" w:cs="Times New Roman"/>
              </w:rPr>
            </w:pPr>
            <w:r w:rsidRPr="00B0521D">
              <w:rPr>
                <w:rFonts w:ascii="Times New Roman" w:eastAsia="Times New Roman" w:hAnsi="Times New Roman" w:cs="Times New Roman"/>
                <w:b/>
                <w:bCs/>
              </w:rPr>
              <w:t>Tham số cần thay đổi</w:t>
            </w:r>
          </w:p>
        </w:tc>
        <w:tc>
          <w:tcPr>
            <w:tcW w:w="3499" w:type="dxa"/>
            <w:gridSpan w:val="2"/>
            <w:shd w:val="clear" w:color="auto" w:fill="FFFF00"/>
            <w:vAlign w:val="center"/>
          </w:tcPr>
          <w:p w14:paraId="164E217C" w14:textId="51AF1E7E" w:rsidR="00117AFF" w:rsidRDefault="00117AFF" w:rsidP="00117AFF">
            <w:pPr>
              <w:rPr>
                <w:rFonts w:ascii="Times New Roman" w:hAnsi="Times New Roman" w:cs="Times New Roman"/>
              </w:rPr>
            </w:pPr>
            <w:r w:rsidRPr="00B0521D">
              <w:rPr>
                <w:rFonts w:ascii="Times New Roman" w:eastAsia="Times New Roman" w:hAnsi="Times New Roman" w:cs="Times New Roman"/>
                <w:b/>
                <w:bCs/>
              </w:rPr>
              <w:t>Miền giá trị cần thay đổi</w:t>
            </w:r>
          </w:p>
        </w:tc>
      </w:tr>
      <w:tr w:rsidR="004350FB" w14:paraId="073C17A1" w14:textId="77777777" w:rsidTr="00192A75">
        <w:trPr>
          <w:gridAfter w:val="1"/>
          <w:wAfter w:w="94" w:type="dxa"/>
        </w:trPr>
        <w:tc>
          <w:tcPr>
            <w:tcW w:w="772" w:type="dxa"/>
          </w:tcPr>
          <w:p w14:paraId="6DCE55B9" w14:textId="045A232E" w:rsidR="004350FB" w:rsidRDefault="006D7B83" w:rsidP="004350FB">
            <w:pPr>
              <w:rPr>
                <w:rFonts w:ascii="Times New Roman" w:hAnsi="Times New Roman" w:cs="Times New Roman"/>
              </w:rPr>
            </w:pPr>
            <w:r>
              <w:rPr>
                <w:rFonts w:ascii="Times New Roman" w:hAnsi="Times New Roman" w:cs="Times New Roman"/>
              </w:rPr>
              <w:t>2</w:t>
            </w:r>
          </w:p>
        </w:tc>
        <w:tc>
          <w:tcPr>
            <w:tcW w:w="2202" w:type="dxa"/>
            <w:vAlign w:val="center"/>
          </w:tcPr>
          <w:p w14:paraId="1FBB9CA9" w14:textId="5CB1E321" w:rsidR="004350FB" w:rsidRDefault="004350FB" w:rsidP="004350FB">
            <w:pPr>
              <w:rPr>
                <w:rFonts w:ascii="Times New Roman" w:hAnsi="Times New Roman" w:cs="Times New Roman"/>
              </w:rPr>
            </w:pPr>
            <w:r w:rsidRPr="00B0521D">
              <w:rPr>
                <w:rFonts w:ascii="Times New Roman" w:eastAsia="Calibri" w:hAnsi="Times New Roman" w:cs="Times New Roman"/>
                <w:b/>
                <w:bCs/>
                <w:color w:val="000000"/>
              </w:rPr>
              <w:t>Thay đổi quy định</w:t>
            </w:r>
            <w:r w:rsidRPr="00B0521D">
              <w:rPr>
                <w:rFonts w:ascii="Times New Roman" w:eastAsia="Calibri" w:hAnsi="Times New Roman" w:cs="Times New Roman"/>
                <w:color w:val="000000"/>
              </w:rPr>
              <w:t xml:space="preserve"> Tìm khách sạn</w:t>
            </w:r>
          </w:p>
        </w:tc>
        <w:tc>
          <w:tcPr>
            <w:tcW w:w="2972" w:type="dxa"/>
          </w:tcPr>
          <w:p w14:paraId="7B75BC02" w14:textId="094C487B" w:rsidR="004350FB" w:rsidRDefault="004350FB" w:rsidP="004350FB">
            <w:pPr>
              <w:rPr>
                <w:rFonts w:ascii="Times New Roman" w:eastAsia="Calibri" w:hAnsi="Times New Roman" w:cs="Times New Roman"/>
                <w:color w:val="000000" w:themeColor="text1"/>
              </w:rPr>
            </w:pPr>
            <w:r w:rsidRPr="2C276720">
              <w:rPr>
                <w:rFonts w:ascii="Times New Roman" w:eastAsia="Calibri" w:hAnsi="Times New Roman" w:cs="Times New Roman"/>
                <w:color w:val="000000" w:themeColor="text1"/>
              </w:rPr>
              <w:t>Số người tối thiểu</w:t>
            </w:r>
          </w:p>
        </w:tc>
        <w:tc>
          <w:tcPr>
            <w:tcW w:w="3405" w:type="dxa"/>
          </w:tcPr>
          <w:p w14:paraId="6EBA96E7" w14:textId="77C2E9D9" w:rsidR="00FE64D7" w:rsidRDefault="00694C03" w:rsidP="004350FB">
            <w:pPr>
              <w:rPr>
                <w:rFonts w:ascii="Times New Roman" w:eastAsia="Calibri" w:hAnsi="Times New Roman" w:cs="Times New Roman"/>
                <w:color w:val="000000" w:themeColor="text1"/>
              </w:rPr>
            </w:pPr>
            <w:r w:rsidRPr="57AED0F7">
              <w:rPr>
                <w:rFonts w:ascii="Times New Roman" w:eastAsia="Calibri" w:hAnsi="Times New Roman" w:cs="Times New Roman"/>
                <w:color w:val="000000" w:themeColor="text1"/>
              </w:rPr>
              <w:t>Người thuê</w:t>
            </w:r>
          </w:p>
        </w:tc>
      </w:tr>
      <w:tr w:rsidR="00FE64D7" w14:paraId="3F63EAB0" w14:textId="77777777" w:rsidTr="00192A75">
        <w:trPr>
          <w:gridAfter w:val="1"/>
          <w:wAfter w:w="94" w:type="dxa"/>
        </w:trPr>
        <w:tc>
          <w:tcPr>
            <w:tcW w:w="772" w:type="dxa"/>
          </w:tcPr>
          <w:p w14:paraId="27632AC5" w14:textId="6EA9473C" w:rsidR="00FE64D7" w:rsidRDefault="006D7B83" w:rsidP="00FE64D7">
            <w:pPr>
              <w:rPr>
                <w:rFonts w:ascii="Times New Roman" w:hAnsi="Times New Roman" w:cs="Times New Roman"/>
              </w:rPr>
            </w:pPr>
            <w:r>
              <w:rPr>
                <w:rFonts w:ascii="Times New Roman" w:hAnsi="Times New Roman" w:cs="Times New Roman"/>
              </w:rPr>
              <w:t>3</w:t>
            </w:r>
          </w:p>
        </w:tc>
        <w:tc>
          <w:tcPr>
            <w:tcW w:w="2202" w:type="dxa"/>
            <w:vAlign w:val="center"/>
          </w:tcPr>
          <w:p w14:paraId="226C92A6" w14:textId="2A75EE87" w:rsidR="00FE64D7" w:rsidRDefault="00FE64D7" w:rsidP="00FE64D7">
            <w:pPr>
              <w:rPr>
                <w:rFonts w:ascii="Times New Roman" w:hAnsi="Times New Roman" w:cs="Times New Roman"/>
              </w:rPr>
            </w:pPr>
            <w:r w:rsidRPr="40C59B3B">
              <w:rPr>
                <w:rFonts w:ascii="Times New Roman" w:eastAsia="Calibri" w:hAnsi="Times New Roman" w:cs="Times New Roman"/>
                <w:b/>
                <w:color w:val="000000" w:themeColor="text1"/>
              </w:rPr>
              <w:t>Thay đổi quy định</w:t>
            </w:r>
            <w:r w:rsidRPr="40C59B3B">
              <w:rPr>
                <w:rFonts w:ascii="Times New Roman" w:eastAsia="Calibri" w:hAnsi="Times New Roman" w:cs="Times New Roman"/>
                <w:color w:val="000000" w:themeColor="text1"/>
              </w:rPr>
              <w:t xml:space="preserve"> </w:t>
            </w:r>
            <w:r w:rsidR="354C731C" w:rsidRPr="40C59B3B">
              <w:rPr>
                <w:rFonts w:ascii="Times New Roman" w:eastAsia="Calibri" w:hAnsi="Times New Roman" w:cs="Times New Roman"/>
                <w:color w:val="000000" w:themeColor="text1"/>
              </w:rPr>
              <w:t>Đ</w:t>
            </w:r>
            <w:r w:rsidRPr="40C59B3B">
              <w:rPr>
                <w:rFonts w:ascii="Times New Roman" w:eastAsia="Calibri" w:hAnsi="Times New Roman" w:cs="Times New Roman"/>
                <w:color w:val="000000" w:themeColor="text1"/>
              </w:rPr>
              <w:t xml:space="preserve">ề xuất khách sạn khác ở khu vực </w:t>
            </w:r>
          </w:p>
        </w:tc>
        <w:tc>
          <w:tcPr>
            <w:tcW w:w="2972" w:type="dxa"/>
            <w:vAlign w:val="center"/>
          </w:tcPr>
          <w:p w14:paraId="3A429DEE" w14:textId="2DC12D74" w:rsidR="00FE64D7" w:rsidRDefault="00FE64D7" w:rsidP="00FE64D7">
            <w:pPr>
              <w:rPr>
                <w:rFonts w:ascii="Times New Roman" w:hAnsi="Times New Roman" w:cs="Times New Roman"/>
              </w:rPr>
            </w:pPr>
            <w:r w:rsidRPr="00B0521D">
              <w:rPr>
                <w:rFonts w:ascii="Times New Roman" w:eastAsia="Times New Roman" w:hAnsi="Times New Roman" w:cs="Times New Roman"/>
                <w:color w:val="000000"/>
              </w:rPr>
              <w:t xml:space="preserve">Khoảng cách bán kính đề xuất khách sạn tối </w:t>
            </w:r>
            <w:r w:rsidR="00B37F2A">
              <w:rPr>
                <w:rFonts w:ascii="Times New Roman" w:eastAsia="Times New Roman" w:hAnsi="Times New Roman" w:cs="Times New Roman"/>
                <w:color w:val="000000"/>
              </w:rPr>
              <w:t>đa</w:t>
            </w:r>
          </w:p>
        </w:tc>
        <w:tc>
          <w:tcPr>
            <w:tcW w:w="3405" w:type="dxa"/>
          </w:tcPr>
          <w:p w14:paraId="28B19312" w14:textId="2BD1D942" w:rsidR="00FE64D7" w:rsidRDefault="00FE64D7" w:rsidP="00FE64D7">
            <w:pPr>
              <w:rPr>
                <w:rFonts w:ascii="Times New Roman" w:hAnsi="Times New Roman" w:cs="Times New Roman"/>
              </w:rPr>
            </w:pPr>
            <w:r w:rsidRPr="00B0521D">
              <w:rPr>
                <w:rFonts w:ascii="Times New Roman" w:eastAsia="Times New Roman" w:hAnsi="Times New Roman" w:cs="Times New Roman"/>
                <w:color w:val="000000"/>
              </w:rPr>
              <w:t>Bán kính khách sạn được đề xuất trong khu vực lân cận</w:t>
            </w:r>
          </w:p>
        </w:tc>
      </w:tr>
      <w:tr w:rsidR="00FE64D7" w14:paraId="1D0A88D6" w14:textId="77777777" w:rsidTr="00192A75">
        <w:trPr>
          <w:gridAfter w:val="1"/>
          <w:wAfter w:w="94" w:type="dxa"/>
        </w:trPr>
        <w:tc>
          <w:tcPr>
            <w:tcW w:w="772" w:type="dxa"/>
          </w:tcPr>
          <w:p w14:paraId="0D9EDB02" w14:textId="2B6C7D95" w:rsidR="00FE64D7" w:rsidRDefault="43737361" w:rsidP="00FE64D7">
            <w:pPr>
              <w:rPr>
                <w:rFonts w:ascii="Times New Roman" w:hAnsi="Times New Roman" w:cs="Times New Roman"/>
              </w:rPr>
            </w:pPr>
            <w:r w:rsidRPr="0F276EFE">
              <w:rPr>
                <w:rFonts w:ascii="Times New Roman" w:hAnsi="Times New Roman" w:cs="Times New Roman"/>
              </w:rPr>
              <w:t>4</w:t>
            </w:r>
          </w:p>
        </w:tc>
        <w:tc>
          <w:tcPr>
            <w:tcW w:w="2202" w:type="dxa"/>
          </w:tcPr>
          <w:p w14:paraId="22448FA7" w14:textId="5E99A902" w:rsidR="00FE64D7" w:rsidRDefault="00FE64D7" w:rsidP="00FE64D7">
            <w:pPr>
              <w:rPr>
                <w:rFonts w:ascii="Times New Roman" w:hAnsi="Times New Roman" w:cs="Times New Roman"/>
              </w:rPr>
            </w:pPr>
            <w:r w:rsidRPr="00B0521D">
              <w:rPr>
                <w:rFonts w:ascii="Times New Roman" w:eastAsia="Calibri" w:hAnsi="Times New Roman" w:cs="Times New Roman"/>
                <w:b/>
                <w:bCs/>
                <w:color w:val="000000"/>
              </w:rPr>
              <w:t>Thay đổi quy định</w:t>
            </w:r>
            <w:r w:rsidRPr="00B0521D">
              <w:rPr>
                <w:rFonts w:ascii="Times New Roman" w:eastAsia="Calibri" w:hAnsi="Times New Roman" w:cs="Times New Roman"/>
                <w:color w:val="000000"/>
              </w:rPr>
              <w:t xml:space="preserve"> </w:t>
            </w:r>
            <w:r w:rsidR="000D77B4">
              <w:rPr>
                <w:rFonts w:ascii="Times New Roman" w:eastAsia="Calibri" w:hAnsi="Times New Roman" w:cs="Times New Roman"/>
                <w:color w:val="000000"/>
              </w:rPr>
              <w:t>T</w:t>
            </w:r>
            <w:r w:rsidRPr="00B0521D">
              <w:rPr>
                <w:rFonts w:ascii="Times New Roman" w:eastAsia="Calibri" w:hAnsi="Times New Roman" w:cs="Times New Roman"/>
                <w:color w:val="000000"/>
              </w:rPr>
              <w:t>hanh toán biên lai đặt phòng</w:t>
            </w:r>
          </w:p>
        </w:tc>
        <w:tc>
          <w:tcPr>
            <w:tcW w:w="2972" w:type="dxa"/>
          </w:tcPr>
          <w:p w14:paraId="3B47CECA" w14:textId="28E8375A" w:rsidR="00FE64D7" w:rsidRDefault="00FE64D7" w:rsidP="00FE64D7">
            <w:pPr>
              <w:rPr>
                <w:rFonts w:ascii="Times New Roman" w:hAnsi="Times New Roman" w:cs="Times New Roman"/>
              </w:rPr>
            </w:pPr>
            <w:r w:rsidRPr="7A995E1D">
              <w:rPr>
                <w:rFonts w:ascii="Times New Roman" w:eastAsia="Times New Roman" w:hAnsi="Times New Roman" w:cs="Times New Roman"/>
                <w:color w:val="000000" w:themeColor="text1"/>
              </w:rPr>
              <w:t>Số tiền đặt phòng bắt buộc phải thanh toán tối thiểu</w:t>
            </w:r>
          </w:p>
        </w:tc>
        <w:tc>
          <w:tcPr>
            <w:tcW w:w="3405" w:type="dxa"/>
          </w:tcPr>
          <w:p w14:paraId="4CD4DC0C" w14:textId="7165C4A3" w:rsidR="00FE64D7" w:rsidRDefault="00FE64D7" w:rsidP="00FE64D7">
            <w:pPr>
              <w:rPr>
                <w:rFonts w:ascii="Times New Roman" w:hAnsi="Times New Roman" w:cs="Times New Roman"/>
              </w:rPr>
            </w:pPr>
            <w:r w:rsidRPr="00B0521D">
              <w:rPr>
                <w:rFonts w:ascii="Times New Roman" w:eastAsia="Times New Roman" w:hAnsi="Times New Roman" w:cs="Times New Roman"/>
                <w:color w:val="000000"/>
              </w:rPr>
              <w:t>Tiền đặt phòng thanh toán</w:t>
            </w:r>
          </w:p>
        </w:tc>
      </w:tr>
      <w:tr w:rsidR="00FE64D7" w14:paraId="7B3E1710" w14:textId="77777777" w:rsidTr="00192A75">
        <w:trPr>
          <w:gridAfter w:val="1"/>
          <w:wAfter w:w="94" w:type="dxa"/>
        </w:trPr>
        <w:tc>
          <w:tcPr>
            <w:tcW w:w="772" w:type="dxa"/>
          </w:tcPr>
          <w:p w14:paraId="3830305E" w14:textId="7EBF30C6" w:rsidR="00FE64D7" w:rsidRDefault="5B999161" w:rsidP="00FE64D7">
            <w:pPr>
              <w:rPr>
                <w:rFonts w:ascii="Times New Roman" w:hAnsi="Times New Roman" w:cs="Times New Roman"/>
              </w:rPr>
            </w:pPr>
            <w:r w:rsidRPr="0F276EFE">
              <w:rPr>
                <w:rFonts w:ascii="Times New Roman" w:hAnsi="Times New Roman" w:cs="Times New Roman"/>
              </w:rPr>
              <w:t>5</w:t>
            </w:r>
          </w:p>
        </w:tc>
        <w:tc>
          <w:tcPr>
            <w:tcW w:w="2202" w:type="dxa"/>
          </w:tcPr>
          <w:p w14:paraId="2BBC4996" w14:textId="2D269FC5" w:rsidR="00FE64D7" w:rsidRDefault="00FE64D7" w:rsidP="00FE64D7">
            <w:pPr>
              <w:rPr>
                <w:rFonts w:ascii="Times New Roman" w:hAnsi="Times New Roman" w:cs="Times New Roman"/>
              </w:rPr>
            </w:pPr>
            <w:r w:rsidRPr="123DD80A">
              <w:rPr>
                <w:rFonts w:ascii="Times New Roman" w:eastAsia="Calibri" w:hAnsi="Times New Roman" w:cs="Times New Roman"/>
                <w:b/>
                <w:color w:val="000000" w:themeColor="text1"/>
              </w:rPr>
              <w:t xml:space="preserve">Thay đổi quy định </w:t>
            </w:r>
            <w:r w:rsidRPr="123DD80A">
              <w:rPr>
                <w:rFonts w:ascii="Times New Roman" w:eastAsia="Calibri" w:hAnsi="Times New Roman" w:cs="Times New Roman"/>
                <w:color w:val="000000" w:themeColor="text1"/>
              </w:rPr>
              <w:t xml:space="preserve">Xuất hóa đơn điện tử </w:t>
            </w:r>
          </w:p>
        </w:tc>
        <w:tc>
          <w:tcPr>
            <w:tcW w:w="2972" w:type="dxa"/>
          </w:tcPr>
          <w:p w14:paraId="715FC53F" w14:textId="7D32DC85" w:rsidR="00FE64D7" w:rsidRDefault="00FE64D7" w:rsidP="00FE64D7">
            <w:pPr>
              <w:rPr>
                <w:rFonts w:ascii="Times New Roman" w:hAnsi="Times New Roman" w:cs="Times New Roman"/>
              </w:rPr>
            </w:pPr>
            <w:r w:rsidRPr="00B0521D">
              <w:rPr>
                <w:rFonts w:ascii="Times New Roman" w:eastAsia="Times New Roman" w:hAnsi="Times New Roman" w:cs="Times New Roman"/>
                <w:color w:val="000000"/>
              </w:rPr>
              <w:t>Thời gian tối đa hóa đơn điện tử gửi tới khách hàng</w:t>
            </w:r>
          </w:p>
        </w:tc>
        <w:tc>
          <w:tcPr>
            <w:tcW w:w="3405" w:type="dxa"/>
            <w:vAlign w:val="center"/>
          </w:tcPr>
          <w:p w14:paraId="021F0637" w14:textId="70F5536F" w:rsidR="00FE64D7" w:rsidRDefault="00FE64D7" w:rsidP="00FE64D7">
            <w:pPr>
              <w:rPr>
                <w:rFonts w:ascii="Times New Roman" w:hAnsi="Times New Roman" w:cs="Times New Roman"/>
              </w:rPr>
            </w:pPr>
            <w:r w:rsidRPr="00B0521D">
              <w:rPr>
                <w:rFonts w:ascii="Times New Roman" w:eastAsia="Times New Roman" w:hAnsi="Times New Roman" w:cs="Times New Roman"/>
                <w:color w:val="000000"/>
              </w:rPr>
              <w:t>Hóa đơn điện tử</w:t>
            </w:r>
          </w:p>
        </w:tc>
      </w:tr>
      <w:tr w:rsidR="00FE64D7" w14:paraId="76923940" w14:textId="77777777" w:rsidTr="00192A75">
        <w:trPr>
          <w:gridAfter w:val="1"/>
          <w:wAfter w:w="94" w:type="dxa"/>
        </w:trPr>
        <w:tc>
          <w:tcPr>
            <w:tcW w:w="772" w:type="dxa"/>
          </w:tcPr>
          <w:p w14:paraId="1807ABAA" w14:textId="267BC449" w:rsidR="00FE64D7" w:rsidRDefault="6D8CB22D" w:rsidP="00FE64D7">
            <w:pPr>
              <w:rPr>
                <w:rFonts w:ascii="Times New Roman" w:hAnsi="Times New Roman" w:cs="Times New Roman"/>
              </w:rPr>
            </w:pPr>
            <w:r w:rsidRPr="0F276EFE">
              <w:rPr>
                <w:rFonts w:ascii="Times New Roman" w:hAnsi="Times New Roman" w:cs="Times New Roman"/>
              </w:rPr>
              <w:t>6</w:t>
            </w:r>
          </w:p>
        </w:tc>
        <w:tc>
          <w:tcPr>
            <w:tcW w:w="2202" w:type="dxa"/>
          </w:tcPr>
          <w:p w14:paraId="1DADB5C3" w14:textId="3838FE65" w:rsidR="008C0CC1" w:rsidRDefault="00FE64D7" w:rsidP="008C0CC1">
            <w:pPr>
              <w:rPr>
                <w:rFonts w:ascii="Times New Roman" w:hAnsi="Times New Roman" w:cs="Times New Roman"/>
              </w:rPr>
            </w:pPr>
            <w:r w:rsidRPr="00B0521D">
              <w:rPr>
                <w:rFonts w:ascii="Times New Roman" w:eastAsia="Calibri" w:hAnsi="Times New Roman" w:cs="Times New Roman"/>
                <w:b/>
                <w:bCs/>
                <w:color w:val="000000"/>
              </w:rPr>
              <w:t xml:space="preserve">Thay đổi quy định </w:t>
            </w:r>
          </w:p>
          <w:p w14:paraId="7951640F" w14:textId="33532866" w:rsidR="001E4B31" w:rsidRDefault="008C0CC1" w:rsidP="00FE64D7">
            <w:pPr>
              <w:rPr>
                <w:rFonts w:ascii="Times New Roman" w:hAnsi="Times New Roman" w:cs="Times New Roman"/>
              </w:rPr>
            </w:pPr>
            <w:r>
              <w:rPr>
                <w:rFonts w:ascii="Times New Roman" w:hAnsi="Times New Roman" w:cs="Times New Roman"/>
              </w:rPr>
              <w:t>Hủy biên lai đặt phòng</w:t>
            </w:r>
          </w:p>
        </w:tc>
        <w:tc>
          <w:tcPr>
            <w:tcW w:w="2972" w:type="dxa"/>
          </w:tcPr>
          <w:p w14:paraId="42788258" w14:textId="683A2D98" w:rsidR="00FE64D7" w:rsidRDefault="008E65EB" w:rsidP="00FE64D7">
            <w:pPr>
              <w:rPr>
                <w:rFonts w:ascii="Times New Roman" w:hAnsi="Times New Roman" w:cs="Times New Roman"/>
              </w:rPr>
            </w:pPr>
            <w:r w:rsidRPr="1EB7B85E">
              <w:rPr>
                <w:rFonts w:ascii="Times New Roman" w:eastAsia="Times New Roman" w:hAnsi="Times New Roman" w:cs="Times New Roman"/>
                <w:color w:val="000000" w:themeColor="text1"/>
              </w:rPr>
              <w:t xml:space="preserve">Thời gian tối đa </w:t>
            </w:r>
            <w:r w:rsidR="00855A29">
              <w:rPr>
                <w:rFonts w:ascii="Times New Roman" w:eastAsia="Times New Roman" w:hAnsi="Times New Roman" w:cs="Times New Roman"/>
                <w:color w:val="000000" w:themeColor="text1"/>
              </w:rPr>
              <w:t>nếu khách hàng</w:t>
            </w:r>
            <w:r w:rsidR="00477DDE">
              <w:rPr>
                <w:rFonts w:ascii="Times New Roman" w:eastAsia="Times New Roman" w:hAnsi="Times New Roman" w:cs="Times New Roman"/>
                <w:color w:val="000000" w:themeColor="text1"/>
              </w:rPr>
              <w:t xml:space="preserve"> không thanh toán thì</w:t>
            </w:r>
            <w:r w:rsidR="00855A29">
              <w:rPr>
                <w:rFonts w:ascii="Times New Roman" w:eastAsia="Times New Roman" w:hAnsi="Times New Roman" w:cs="Times New Roman"/>
                <w:color w:val="000000" w:themeColor="text1"/>
              </w:rPr>
              <w:t xml:space="preserve"> </w:t>
            </w:r>
            <w:r w:rsidRPr="1EB7B85E">
              <w:rPr>
                <w:rFonts w:ascii="Times New Roman" w:eastAsia="Times New Roman" w:hAnsi="Times New Roman" w:cs="Times New Roman"/>
                <w:color w:val="000000" w:themeColor="text1"/>
              </w:rPr>
              <w:t>hủy biên lai đặt phòng</w:t>
            </w:r>
          </w:p>
        </w:tc>
        <w:tc>
          <w:tcPr>
            <w:tcW w:w="3405" w:type="dxa"/>
          </w:tcPr>
          <w:p w14:paraId="242D3D37" w14:textId="32B3DECD" w:rsidR="00FE64D7" w:rsidRDefault="00477DDE" w:rsidP="00FE64D7">
            <w:pPr>
              <w:rPr>
                <w:rFonts w:ascii="Times New Roman" w:hAnsi="Times New Roman" w:cs="Times New Roman"/>
              </w:rPr>
            </w:pPr>
            <w:r>
              <w:rPr>
                <w:rFonts w:ascii="Times New Roman" w:hAnsi="Times New Roman" w:cs="Times New Roman"/>
              </w:rPr>
              <w:t>Biên lai đặt phòng</w:t>
            </w:r>
          </w:p>
        </w:tc>
      </w:tr>
      <w:tr w:rsidR="00FE64D7" w14:paraId="5C499AED" w14:textId="77777777" w:rsidTr="00192A75">
        <w:trPr>
          <w:gridAfter w:val="1"/>
          <w:wAfter w:w="94" w:type="dxa"/>
        </w:trPr>
        <w:tc>
          <w:tcPr>
            <w:tcW w:w="772" w:type="dxa"/>
          </w:tcPr>
          <w:p w14:paraId="71A6C69C" w14:textId="5D595696" w:rsidR="00FE64D7" w:rsidRDefault="0440AA98" w:rsidP="00FE64D7">
            <w:pPr>
              <w:rPr>
                <w:rFonts w:ascii="Times New Roman" w:hAnsi="Times New Roman" w:cs="Times New Roman"/>
              </w:rPr>
            </w:pPr>
            <w:r w:rsidRPr="0F276EFE">
              <w:rPr>
                <w:rFonts w:ascii="Times New Roman" w:hAnsi="Times New Roman" w:cs="Times New Roman"/>
              </w:rPr>
              <w:t>7</w:t>
            </w:r>
          </w:p>
        </w:tc>
        <w:tc>
          <w:tcPr>
            <w:tcW w:w="2202" w:type="dxa"/>
          </w:tcPr>
          <w:p w14:paraId="414B6168" w14:textId="638DB355" w:rsidR="008C0CC1" w:rsidRDefault="00477DDE" w:rsidP="008C0CC1">
            <w:pPr>
              <w:rPr>
                <w:rFonts w:ascii="Times New Roman" w:eastAsia="Calibri" w:hAnsi="Times New Roman" w:cs="Times New Roman"/>
                <w:color w:val="000000"/>
              </w:rPr>
            </w:pPr>
            <w:r w:rsidRPr="00B0521D">
              <w:rPr>
                <w:rFonts w:ascii="Times New Roman" w:eastAsia="Calibri" w:hAnsi="Times New Roman" w:cs="Times New Roman"/>
                <w:b/>
                <w:bCs/>
                <w:color w:val="000000"/>
              </w:rPr>
              <w:t>Thay đổi quy định</w:t>
            </w:r>
            <w:r w:rsidRPr="00B0521D">
              <w:rPr>
                <w:rFonts w:ascii="Times New Roman" w:eastAsia="Calibri" w:hAnsi="Times New Roman" w:cs="Times New Roman"/>
                <w:color w:val="000000"/>
              </w:rPr>
              <w:t xml:space="preserve"> </w:t>
            </w:r>
            <w:r w:rsidR="008C0CC1" w:rsidRPr="00B0521D">
              <w:rPr>
                <w:rFonts w:ascii="Times New Roman" w:eastAsia="Calibri" w:hAnsi="Times New Roman" w:cs="Times New Roman"/>
                <w:color w:val="000000"/>
              </w:rPr>
              <w:t xml:space="preserve">Hủy </w:t>
            </w:r>
            <w:r w:rsidR="008C0CC1">
              <w:rPr>
                <w:rFonts w:ascii="Times New Roman" w:eastAsia="Calibri" w:hAnsi="Times New Roman" w:cs="Times New Roman"/>
                <w:color w:val="000000"/>
              </w:rPr>
              <w:t>phòng đã đặt</w:t>
            </w:r>
          </w:p>
          <w:p w14:paraId="03E4B2B2" w14:textId="01884362" w:rsidR="008C0CC1" w:rsidRDefault="008C0CC1" w:rsidP="008C0CC1">
            <w:pPr>
              <w:rPr>
                <w:rFonts w:ascii="Times New Roman" w:eastAsia="Calibri" w:hAnsi="Times New Roman" w:cs="Times New Roman"/>
                <w:color w:val="000000"/>
              </w:rPr>
            </w:pPr>
            <w:r>
              <w:rPr>
                <w:rFonts w:ascii="Times New Roman" w:eastAsia="Calibri" w:hAnsi="Times New Roman" w:cs="Times New Roman"/>
                <w:color w:val="000000"/>
              </w:rPr>
              <w:t>Xét duyệt yêu cầu hủy phòng</w:t>
            </w:r>
          </w:p>
          <w:p w14:paraId="261E4715" w14:textId="77A7F6F5" w:rsidR="00FE64D7" w:rsidRDefault="008C0CC1" w:rsidP="008C0CC1">
            <w:pPr>
              <w:rPr>
                <w:rFonts w:ascii="Times New Roman" w:hAnsi="Times New Roman" w:cs="Times New Roman"/>
              </w:rPr>
            </w:pPr>
            <w:r>
              <w:rPr>
                <w:rFonts w:ascii="Times New Roman" w:hAnsi="Times New Roman" w:cs="Times New Roman"/>
              </w:rPr>
              <w:t>Hoàn tiền đặt phòng</w:t>
            </w:r>
          </w:p>
        </w:tc>
        <w:tc>
          <w:tcPr>
            <w:tcW w:w="2972" w:type="dxa"/>
          </w:tcPr>
          <w:p w14:paraId="33957E6D" w14:textId="77777777" w:rsidR="00FE64D7" w:rsidRDefault="00477DDE" w:rsidP="00FE64D7">
            <w:pPr>
              <w:rPr>
                <w:rFonts w:ascii="Times New Roman" w:eastAsia="Times New Roman" w:hAnsi="Times New Roman" w:cs="Times New Roman"/>
                <w:color w:val="000000"/>
              </w:rPr>
            </w:pPr>
            <w:r w:rsidRPr="00B0521D">
              <w:rPr>
                <w:rFonts w:ascii="Times New Roman" w:eastAsia="Times New Roman" w:hAnsi="Times New Roman" w:cs="Times New Roman"/>
                <w:color w:val="000000"/>
              </w:rPr>
              <w:t>Số tiền được hoàn tối đa khi hủy phòng</w:t>
            </w:r>
          </w:p>
          <w:p w14:paraId="7299C692" w14:textId="6EC7F67E" w:rsidR="00477DDE" w:rsidRDefault="00477DDE" w:rsidP="00FE64D7">
            <w:pPr>
              <w:rPr>
                <w:rFonts w:ascii="Times New Roman" w:hAnsi="Times New Roman" w:cs="Times New Roman"/>
              </w:rPr>
            </w:pPr>
            <w:r w:rsidRPr="1EB7B85E">
              <w:rPr>
                <w:rFonts w:ascii="Times New Roman" w:eastAsia="Times New Roman" w:hAnsi="Times New Roman" w:cs="Times New Roman"/>
                <w:color w:val="000000" w:themeColor="text1"/>
              </w:rPr>
              <w:t>Thời gian tối đa để hoàn tiền trước khi nhận phòng</w:t>
            </w:r>
          </w:p>
        </w:tc>
        <w:tc>
          <w:tcPr>
            <w:tcW w:w="3405" w:type="dxa"/>
          </w:tcPr>
          <w:p w14:paraId="1B328484" w14:textId="382AB367" w:rsidR="00FE64D7" w:rsidRDefault="29AB6182" w:rsidP="00FE64D7">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 xml:space="preserve">Tiền </w:t>
            </w:r>
            <w:r w:rsidR="08F184A0" w:rsidRPr="4C51B9BE">
              <w:rPr>
                <w:rFonts w:ascii="Times New Roman" w:eastAsia="Times New Roman" w:hAnsi="Times New Roman" w:cs="Times New Roman"/>
                <w:color w:val="000000" w:themeColor="text1"/>
              </w:rPr>
              <w:t>hoàn phòng</w:t>
            </w:r>
          </w:p>
          <w:p w14:paraId="1063B5FE" w14:textId="77F3F135" w:rsidR="00477DDE" w:rsidRDefault="00477DDE" w:rsidP="00FE64D7">
            <w:pPr>
              <w:rPr>
                <w:rFonts w:ascii="Times New Roman" w:hAnsi="Times New Roman" w:cs="Times New Roman"/>
              </w:rPr>
            </w:pPr>
            <w:r w:rsidRPr="1EB7B85E">
              <w:rPr>
                <w:rFonts w:ascii="Times New Roman" w:eastAsia="Times New Roman" w:hAnsi="Times New Roman" w:cs="Times New Roman"/>
                <w:color w:val="000000" w:themeColor="text1"/>
              </w:rPr>
              <w:t>Thời gian hoàn tiền  </w:t>
            </w:r>
          </w:p>
        </w:tc>
      </w:tr>
      <w:tr w:rsidR="00FE64D7" w14:paraId="7BA6370F" w14:textId="77777777" w:rsidTr="00192A75">
        <w:trPr>
          <w:gridAfter w:val="1"/>
          <w:wAfter w:w="94" w:type="dxa"/>
        </w:trPr>
        <w:tc>
          <w:tcPr>
            <w:tcW w:w="772" w:type="dxa"/>
          </w:tcPr>
          <w:p w14:paraId="0EC96525" w14:textId="6E719567" w:rsidR="00FE64D7" w:rsidRDefault="4FDA6F1D" w:rsidP="00FE64D7">
            <w:pPr>
              <w:rPr>
                <w:rFonts w:ascii="Times New Roman" w:hAnsi="Times New Roman" w:cs="Times New Roman"/>
              </w:rPr>
            </w:pPr>
            <w:r w:rsidRPr="0F276EFE">
              <w:rPr>
                <w:rFonts w:ascii="Times New Roman" w:hAnsi="Times New Roman" w:cs="Times New Roman"/>
              </w:rPr>
              <w:t>8</w:t>
            </w:r>
          </w:p>
        </w:tc>
        <w:tc>
          <w:tcPr>
            <w:tcW w:w="2202" w:type="dxa"/>
          </w:tcPr>
          <w:p w14:paraId="5F39F742" w14:textId="662CDA3A" w:rsidR="00FE64D7" w:rsidRDefault="00477DDE" w:rsidP="00FE64D7">
            <w:pPr>
              <w:rPr>
                <w:rFonts w:ascii="Times New Roman" w:hAnsi="Times New Roman" w:cs="Times New Roman"/>
              </w:rPr>
            </w:pPr>
            <w:r w:rsidRPr="00B0521D">
              <w:rPr>
                <w:rFonts w:ascii="Times New Roman" w:eastAsia="Calibri" w:hAnsi="Times New Roman" w:cs="Times New Roman"/>
                <w:b/>
                <w:bCs/>
                <w:color w:val="000000"/>
              </w:rPr>
              <w:t xml:space="preserve">Thay đổi quy định </w:t>
            </w:r>
            <w:r w:rsidRPr="00B0521D">
              <w:rPr>
                <w:rFonts w:ascii="Times New Roman" w:eastAsia="Calibri" w:hAnsi="Times New Roman" w:cs="Times New Roman"/>
                <w:color w:val="000000"/>
              </w:rPr>
              <w:t>Kiểm duyệt thông tin doanh nghiệp</w:t>
            </w:r>
          </w:p>
        </w:tc>
        <w:tc>
          <w:tcPr>
            <w:tcW w:w="2972" w:type="dxa"/>
          </w:tcPr>
          <w:p w14:paraId="1B21BF15" w14:textId="3BB4AFE0" w:rsidR="00477DDE" w:rsidRPr="00B0521D" w:rsidRDefault="00477DDE" w:rsidP="00477DDE">
            <w:pPr>
              <w:spacing w:before="0" w:line="240" w:lineRule="auto"/>
              <w:jc w:val="center"/>
              <w:rPr>
                <w:rFonts w:ascii="Times New Roman" w:eastAsia="Times New Roman" w:hAnsi="Times New Roman" w:cs="Times New Roman"/>
                <w:color w:val="000000" w:themeColor="text1"/>
              </w:rPr>
            </w:pPr>
            <w:r w:rsidRPr="1EB7B85E">
              <w:rPr>
                <w:rFonts w:ascii="Times New Roman" w:eastAsia="Times New Roman" w:hAnsi="Times New Roman" w:cs="Times New Roman"/>
                <w:color w:val="000000" w:themeColor="text1"/>
              </w:rPr>
              <w:t xml:space="preserve">Thời gian tối </w:t>
            </w:r>
            <w:r w:rsidR="00827899">
              <w:rPr>
                <w:rFonts w:ascii="Times New Roman" w:eastAsia="Times New Roman" w:hAnsi="Times New Roman" w:cs="Times New Roman"/>
                <w:color w:val="000000" w:themeColor="text1"/>
              </w:rPr>
              <w:t>thiểu</w:t>
            </w:r>
            <w:r w:rsidRPr="1EB7B85E">
              <w:rPr>
                <w:rFonts w:ascii="Times New Roman" w:eastAsia="Times New Roman" w:hAnsi="Times New Roman" w:cs="Times New Roman"/>
                <w:color w:val="000000" w:themeColor="text1"/>
              </w:rPr>
              <w:t xml:space="preserve"> áp dụng được giấy phép đăng ký kinh doanh</w:t>
            </w:r>
          </w:p>
          <w:p w14:paraId="4DCF8F5E" w14:textId="78AC56ED" w:rsidR="00FE64D7" w:rsidRDefault="00477DDE" w:rsidP="00477DDE">
            <w:pPr>
              <w:rPr>
                <w:rFonts w:ascii="Times New Roman" w:hAnsi="Times New Roman" w:cs="Times New Roman"/>
              </w:rPr>
            </w:pPr>
            <w:r w:rsidRPr="1EB7B85E">
              <w:rPr>
                <w:rFonts w:ascii="Times New Roman" w:eastAsia="Times New Roman" w:hAnsi="Times New Roman" w:cs="Times New Roman"/>
                <w:color w:val="000000" w:themeColor="text1"/>
              </w:rPr>
              <w:t>Thời gian tối thiểu áp dụng được giấy phép phòng cháy chữa cháy</w:t>
            </w:r>
          </w:p>
        </w:tc>
        <w:tc>
          <w:tcPr>
            <w:tcW w:w="3405" w:type="dxa"/>
          </w:tcPr>
          <w:p w14:paraId="2EBBF4AC" w14:textId="054EFE83" w:rsidR="00FE64D7" w:rsidRDefault="00477DDE" w:rsidP="00FE64D7">
            <w:pPr>
              <w:rPr>
                <w:rFonts w:ascii="Times New Roman" w:hAnsi="Times New Roman" w:cs="Times New Roman"/>
              </w:rPr>
            </w:pPr>
            <w:r w:rsidRPr="00B0521D">
              <w:rPr>
                <w:rFonts w:ascii="Times New Roman" w:eastAsia="Times New Roman" w:hAnsi="Times New Roman" w:cs="Times New Roman"/>
                <w:color w:val="000000"/>
              </w:rPr>
              <w:t>Giấy phép đăng ký kinh doanh</w:t>
            </w:r>
          </w:p>
        </w:tc>
      </w:tr>
      <w:tr w:rsidR="00477DDE" w14:paraId="4AD475BD" w14:textId="77777777" w:rsidTr="00192A75">
        <w:trPr>
          <w:gridAfter w:val="1"/>
          <w:wAfter w:w="94" w:type="dxa"/>
        </w:trPr>
        <w:tc>
          <w:tcPr>
            <w:tcW w:w="772" w:type="dxa"/>
          </w:tcPr>
          <w:p w14:paraId="66FA2061" w14:textId="61D18105" w:rsidR="00477DDE" w:rsidRDefault="3F8D9AAA" w:rsidP="00477DDE">
            <w:pPr>
              <w:rPr>
                <w:rFonts w:ascii="Times New Roman" w:hAnsi="Times New Roman" w:cs="Times New Roman"/>
              </w:rPr>
            </w:pPr>
            <w:r w:rsidRPr="0F276EFE">
              <w:rPr>
                <w:rFonts w:ascii="Times New Roman" w:hAnsi="Times New Roman" w:cs="Times New Roman"/>
              </w:rPr>
              <w:t>9</w:t>
            </w:r>
          </w:p>
        </w:tc>
        <w:tc>
          <w:tcPr>
            <w:tcW w:w="2202" w:type="dxa"/>
            <w:vAlign w:val="center"/>
          </w:tcPr>
          <w:p w14:paraId="5FC25ECD" w14:textId="77777777" w:rsidR="00477DDE" w:rsidRDefault="00477DDE" w:rsidP="00477DDE">
            <w:pPr>
              <w:spacing w:before="0" w:line="240" w:lineRule="auto"/>
              <w:jc w:val="center"/>
              <w:rPr>
                <w:rFonts w:ascii="Times New Roman" w:eastAsia="Calibri" w:hAnsi="Times New Roman" w:cs="Times New Roman"/>
                <w:color w:val="000000" w:themeColor="text1"/>
              </w:rPr>
            </w:pPr>
            <w:r w:rsidRPr="1EB7B85E">
              <w:rPr>
                <w:rFonts w:ascii="Times New Roman" w:eastAsia="Calibri" w:hAnsi="Times New Roman" w:cs="Times New Roman"/>
                <w:b/>
                <w:bCs/>
                <w:color w:val="000000" w:themeColor="text1"/>
              </w:rPr>
              <w:t xml:space="preserve">Thay đổi quy định </w:t>
            </w:r>
          </w:p>
          <w:p w14:paraId="598EFF52" w14:textId="77777777" w:rsidR="009273B8" w:rsidRPr="00E04B9A" w:rsidRDefault="009273B8" w:rsidP="00477DDE">
            <w:pPr>
              <w:spacing w:before="0" w:line="240" w:lineRule="auto"/>
              <w:jc w:val="center"/>
              <w:rPr>
                <w:rFonts w:ascii="Times New Roman" w:eastAsia="Times New Roman" w:hAnsi="Times New Roman" w:cs="Times New Roman"/>
                <w:color w:val="000000" w:themeColor="text1"/>
              </w:rPr>
            </w:pPr>
            <w:r w:rsidRPr="00E04B9A">
              <w:rPr>
                <w:rFonts w:ascii="Times New Roman" w:eastAsia="Times New Roman" w:hAnsi="Times New Roman" w:cs="Times New Roman"/>
                <w:color w:val="000000" w:themeColor="text1"/>
              </w:rPr>
              <w:t>Tạo hồ sơ phòng cho thuê,</w:t>
            </w:r>
          </w:p>
          <w:p w14:paraId="24B918BC" w14:textId="793FFA91" w:rsidR="009273B8" w:rsidRPr="00477DDE" w:rsidRDefault="00E04B9A" w:rsidP="00477DDE">
            <w:pPr>
              <w:spacing w:before="0" w:line="240" w:lineRule="auto"/>
              <w:jc w:val="center"/>
              <w:rPr>
                <w:rFonts w:ascii="Times New Roman" w:eastAsia="Times New Roman" w:hAnsi="Times New Roman" w:cs="Times New Roman"/>
                <w:b/>
                <w:bCs/>
                <w:color w:val="000000" w:themeColor="text1"/>
              </w:rPr>
            </w:pPr>
            <w:r w:rsidRPr="00E04B9A">
              <w:rPr>
                <w:rFonts w:ascii="Times New Roman" w:eastAsia="Times New Roman" w:hAnsi="Times New Roman" w:cs="Times New Roman"/>
                <w:color w:val="000000" w:themeColor="text1"/>
              </w:rPr>
              <w:lastRenderedPageBreak/>
              <w:t>Cập nhật hồ sơ</w:t>
            </w:r>
          </w:p>
        </w:tc>
        <w:tc>
          <w:tcPr>
            <w:tcW w:w="2972" w:type="dxa"/>
          </w:tcPr>
          <w:p w14:paraId="6031C7AA" w14:textId="77777777" w:rsidR="00DC05D9" w:rsidRDefault="00C360FD" w:rsidP="00477DDE">
            <w:pPr>
              <w:spacing w:before="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Số lượng tối đa</w:t>
            </w:r>
            <w:r w:rsidR="00885C1D">
              <w:rPr>
                <w:rFonts w:ascii="Times New Roman" w:eastAsia="Times New Roman" w:hAnsi="Times New Roman" w:cs="Times New Roman"/>
                <w:color w:val="000000" w:themeColor="text1"/>
              </w:rPr>
              <w:t xml:space="preserve"> </w:t>
            </w:r>
            <w:r w:rsidR="00C4147F">
              <w:rPr>
                <w:rFonts w:ascii="Times New Roman" w:eastAsia="Times New Roman" w:hAnsi="Times New Roman" w:cs="Times New Roman"/>
                <w:color w:val="000000" w:themeColor="text1"/>
              </w:rPr>
              <w:t>cơ sở</w:t>
            </w:r>
          </w:p>
          <w:p w14:paraId="108CB1DF" w14:textId="2255DD33" w:rsidR="00477DDE" w:rsidRPr="002C3B1F" w:rsidRDefault="00DC05D9" w:rsidP="40C59B3B">
            <w:pPr>
              <w:spacing w:before="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trong</w:t>
            </w:r>
            <w:r w:rsidR="00C4147F">
              <w:rPr>
                <w:rFonts w:ascii="Times New Roman" w:eastAsia="Times New Roman" w:hAnsi="Times New Roman" w:cs="Times New Roman"/>
                <w:color w:val="000000" w:themeColor="text1"/>
              </w:rPr>
              <w:t xml:space="preserve"> hồ sơ </w:t>
            </w:r>
          </w:p>
          <w:p w14:paraId="6BF6A28F" w14:textId="3F803E3C" w:rsidR="00477DDE" w:rsidRPr="00477DDE" w:rsidRDefault="6E29FEB4" w:rsidP="00477DDE">
            <w:pPr>
              <w:spacing w:before="0" w:line="240" w:lineRule="auto"/>
              <w:jc w:val="center"/>
              <w:rPr>
                <w:rFonts w:ascii="Times New Roman" w:eastAsia="Times New Roman" w:hAnsi="Times New Roman" w:cs="Times New Roman"/>
                <w:color w:val="000000" w:themeColor="text1"/>
              </w:rPr>
            </w:pPr>
            <w:r w:rsidRPr="40C59B3B">
              <w:rPr>
                <w:rFonts w:ascii="Times New Roman" w:eastAsia="Times New Roman" w:hAnsi="Times New Roman" w:cs="Times New Roman"/>
                <w:color w:val="000000" w:themeColor="text1"/>
              </w:rPr>
              <w:lastRenderedPageBreak/>
              <w:t>Số lần được điều chỉnh tối đa mỗi tháng</w:t>
            </w:r>
          </w:p>
        </w:tc>
        <w:tc>
          <w:tcPr>
            <w:tcW w:w="3405" w:type="dxa"/>
          </w:tcPr>
          <w:p w14:paraId="281CD274" w14:textId="77777777" w:rsidR="00477DDE" w:rsidRDefault="00C360FD" w:rsidP="00477DDE">
            <w:pPr>
              <w:rPr>
                <w:rFonts w:ascii="Times New Roman" w:hAnsi="Times New Roman" w:cs="Times New Roman"/>
              </w:rPr>
            </w:pPr>
            <w:r>
              <w:rPr>
                <w:rFonts w:ascii="Times New Roman" w:hAnsi="Times New Roman" w:cs="Times New Roman"/>
              </w:rPr>
              <w:lastRenderedPageBreak/>
              <w:t>Thông tin hồ sơ</w:t>
            </w:r>
          </w:p>
          <w:p w14:paraId="6FC745FA" w14:textId="36293985" w:rsidR="00C360FD" w:rsidRDefault="00C360FD" w:rsidP="00477DDE">
            <w:pPr>
              <w:rPr>
                <w:rFonts w:ascii="Times New Roman" w:hAnsi="Times New Roman" w:cs="Times New Roman"/>
              </w:rPr>
            </w:pPr>
            <w:r>
              <w:rPr>
                <w:rFonts w:ascii="Times New Roman" w:hAnsi="Times New Roman" w:cs="Times New Roman"/>
              </w:rPr>
              <w:lastRenderedPageBreak/>
              <w:t>Cơ sở phòng cho thuê</w:t>
            </w:r>
          </w:p>
        </w:tc>
      </w:tr>
      <w:tr w:rsidR="00477DDE" w14:paraId="172B1DBC" w14:textId="77777777" w:rsidTr="00192A75">
        <w:trPr>
          <w:gridAfter w:val="1"/>
          <w:wAfter w:w="94" w:type="dxa"/>
        </w:trPr>
        <w:tc>
          <w:tcPr>
            <w:tcW w:w="772" w:type="dxa"/>
          </w:tcPr>
          <w:p w14:paraId="031CB7F2" w14:textId="2A4D8D15" w:rsidR="00477DDE" w:rsidRDefault="00477DDE" w:rsidP="00477DDE">
            <w:pPr>
              <w:rPr>
                <w:rFonts w:ascii="Times New Roman" w:hAnsi="Times New Roman" w:cs="Times New Roman"/>
              </w:rPr>
            </w:pPr>
            <w:r w:rsidRPr="0F276EFE">
              <w:rPr>
                <w:rFonts w:ascii="Times New Roman" w:hAnsi="Times New Roman" w:cs="Times New Roman"/>
              </w:rPr>
              <w:lastRenderedPageBreak/>
              <w:t>1</w:t>
            </w:r>
            <w:r w:rsidR="6D65B5D1" w:rsidRPr="0F276EFE">
              <w:rPr>
                <w:rFonts w:ascii="Times New Roman" w:hAnsi="Times New Roman" w:cs="Times New Roman"/>
              </w:rPr>
              <w:t>0</w:t>
            </w:r>
          </w:p>
        </w:tc>
        <w:tc>
          <w:tcPr>
            <w:tcW w:w="2202" w:type="dxa"/>
          </w:tcPr>
          <w:p w14:paraId="7FC97D67" w14:textId="15D658C3" w:rsidR="00477DDE" w:rsidRDefault="5C0FA9D8" w:rsidP="62B2738E">
            <w:pPr>
              <w:rPr>
                <w:rFonts w:ascii="Times New Roman" w:eastAsia="Times New Roman" w:hAnsi="Times New Roman" w:cs="Times New Roman"/>
              </w:rPr>
            </w:pPr>
            <w:r w:rsidRPr="62B2738E">
              <w:rPr>
                <w:rFonts w:ascii="Times New Roman" w:eastAsia="Calibri" w:hAnsi="Times New Roman" w:cs="Times New Roman"/>
                <w:b/>
                <w:bCs/>
                <w:color w:val="000000" w:themeColor="text1"/>
              </w:rPr>
              <w:t xml:space="preserve">Thay đổi quy định </w:t>
            </w:r>
            <w:r w:rsidR="2C511B78" w:rsidRPr="62B2738E">
              <w:rPr>
                <w:rFonts w:ascii="Times New Roman" w:eastAsia="Times New Roman" w:hAnsi="Times New Roman" w:cs="Times New Roman"/>
                <w:color w:val="000000" w:themeColor="text1"/>
              </w:rPr>
              <w:t>đẩy các phòng sở hữu lên trang nhất tìm kiếm</w:t>
            </w:r>
          </w:p>
        </w:tc>
        <w:tc>
          <w:tcPr>
            <w:tcW w:w="2972" w:type="dxa"/>
          </w:tcPr>
          <w:p w14:paraId="6FDCC4FD" w14:textId="41580DC6" w:rsidR="00723CF0" w:rsidRDefault="00B670C5" w:rsidP="00477DDE">
            <w:pPr>
              <w:rPr>
                <w:rFonts w:ascii="Times New Roman" w:hAnsi="Times New Roman" w:cs="Times New Roman"/>
              </w:rPr>
            </w:pPr>
            <w:r w:rsidRPr="0F276EFE">
              <w:rPr>
                <w:rFonts w:ascii="Times New Roman" w:hAnsi="Times New Roman" w:cs="Times New Roman"/>
              </w:rPr>
              <w:t>Doanh số tháng tối thiểu đạt được của phòng muốn đẩy lên trang nhất</w:t>
            </w:r>
          </w:p>
        </w:tc>
        <w:tc>
          <w:tcPr>
            <w:tcW w:w="3405" w:type="dxa"/>
          </w:tcPr>
          <w:p w14:paraId="037E1653" w14:textId="02C5BEE9" w:rsidR="00D30F56" w:rsidRDefault="00665299" w:rsidP="00477DDE">
            <w:pPr>
              <w:rPr>
                <w:rFonts w:ascii="Times New Roman" w:hAnsi="Times New Roman" w:cs="Times New Roman"/>
              </w:rPr>
            </w:pPr>
            <w:r w:rsidRPr="0F276EFE">
              <w:rPr>
                <w:rFonts w:ascii="Times New Roman" w:hAnsi="Times New Roman" w:cs="Times New Roman"/>
              </w:rPr>
              <w:t>Doanh số tháng</w:t>
            </w:r>
          </w:p>
        </w:tc>
      </w:tr>
      <w:tr w:rsidR="005A6E9D" w14:paraId="49437D58" w14:textId="77777777" w:rsidTr="00192A75">
        <w:trPr>
          <w:gridAfter w:val="1"/>
          <w:wAfter w:w="94" w:type="dxa"/>
        </w:trPr>
        <w:tc>
          <w:tcPr>
            <w:tcW w:w="772" w:type="dxa"/>
          </w:tcPr>
          <w:p w14:paraId="0AC00AC9" w14:textId="287478FB" w:rsidR="005A6E9D" w:rsidRDefault="005A6E9D" w:rsidP="00477DDE">
            <w:pPr>
              <w:rPr>
                <w:rFonts w:ascii="Times New Roman" w:hAnsi="Times New Roman" w:cs="Times New Roman"/>
              </w:rPr>
            </w:pPr>
            <w:r w:rsidRPr="0F276EFE">
              <w:rPr>
                <w:rFonts w:ascii="Times New Roman" w:hAnsi="Times New Roman" w:cs="Times New Roman"/>
              </w:rPr>
              <w:t>1</w:t>
            </w:r>
            <w:r w:rsidR="4CF73BF8" w:rsidRPr="0F276EFE">
              <w:rPr>
                <w:rFonts w:ascii="Times New Roman" w:hAnsi="Times New Roman" w:cs="Times New Roman"/>
              </w:rPr>
              <w:t>1</w:t>
            </w:r>
          </w:p>
        </w:tc>
        <w:tc>
          <w:tcPr>
            <w:tcW w:w="2202" w:type="dxa"/>
          </w:tcPr>
          <w:p w14:paraId="046A7B9E" w14:textId="198ABB38" w:rsidR="005A6E9D" w:rsidRPr="00B66D96" w:rsidRDefault="00B66D96" w:rsidP="62B2738E">
            <w:pPr>
              <w:rPr>
                <w:rFonts w:ascii="Times New Roman" w:eastAsia="Calibri" w:hAnsi="Times New Roman" w:cs="Times New Roman"/>
                <w:color w:val="000000" w:themeColor="text1"/>
              </w:rPr>
            </w:pPr>
            <w:r w:rsidRPr="62B2738E">
              <w:rPr>
                <w:rFonts w:ascii="Times New Roman" w:eastAsia="Calibri" w:hAnsi="Times New Roman" w:cs="Times New Roman"/>
                <w:b/>
                <w:bCs/>
                <w:color w:val="000000" w:themeColor="text1"/>
              </w:rPr>
              <w:t>Thay đổi quy định</w:t>
            </w:r>
            <w:r w:rsidRPr="00B66D96">
              <w:rPr>
                <w:rFonts w:ascii="Times New Roman" w:eastAsia="Calibri" w:hAnsi="Times New Roman" w:cs="Times New Roman"/>
                <w:color w:val="000000" w:themeColor="text1"/>
              </w:rPr>
              <w:t xml:space="preserve"> Đánh giá căn phòng cho thuê</w:t>
            </w:r>
          </w:p>
        </w:tc>
        <w:tc>
          <w:tcPr>
            <w:tcW w:w="2972" w:type="dxa"/>
          </w:tcPr>
          <w:p w14:paraId="04151187" w14:textId="2081A526" w:rsidR="005A6E9D" w:rsidRPr="62B2738E" w:rsidRDefault="00871208" w:rsidP="62B2738E">
            <w:pPr>
              <w:rPr>
                <w:rFonts w:ascii="Times New Roman" w:hAnsi="Times New Roman" w:cs="Times New Roman"/>
              </w:rPr>
            </w:pPr>
            <w:r w:rsidRPr="0F276EFE">
              <w:rPr>
                <w:rFonts w:ascii="Times New Roman" w:hAnsi="Times New Roman" w:cs="Times New Roman"/>
              </w:rPr>
              <w:t xml:space="preserve">Số lần đánh giá tối </w:t>
            </w:r>
            <w:r w:rsidR="572100D9" w:rsidRPr="0F276EFE">
              <w:rPr>
                <w:rFonts w:ascii="Times New Roman" w:hAnsi="Times New Roman" w:cs="Times New Roman"/>
              </w:rPr>
              <w:t>đa mỗi phòng</w:t>
            </w:r>
          </w:p>
        </w:tc>
        <w:tc>
          <w:tcPr>
            <w:tcW w:w="3405" w:type="dxa"/>
          </w:tcPr>
          <w:p w14:paraId="374E1334" w14:textId="17C3020E" w:rsidR="005A6E9D" w:rsidRDefault="00871208" w:rsidP="00477DDE">
            <w:pPr>
              <w:rPr>
                <w:rFonts w:ascii="Times New Roman" w:hAnsi="Times New Roman" w:cs="Times New Roman"/>
              </w:rPr>
            </w:pPr>
            <w:r>
              <w:rPr>
                <w:rFonts w:ascii="Times New Roman" w:hAnsi="Times New Roman" w:cs="Times New Roman"/>
              </w:rPr>
              <w:t>Lượt đánh giá</w:t>
            </w:r>
          </w:p>
        </w:tc>
      </w:tr>
      <w:tr w:rsidR="005A6E9D" w14:paraId="066F57FB" w14:textId="77777777" w:rsidTr="00192A75">
        <w:trPr>
          <w:gridAfter w:val="1"/>
          <w:wAfter w:w="94" w:type="dxa"/>
        </w:trPr>
        <w:tc>
          <w:tcPr>
            <w:tcW w:w="772" w:type="dxa"/>
          </w:tcPr>
          <w:p w14:paraId="018D5FBB" w14:textId="4259B914" w:rsidR="005A6E9D" w:rsidRDefault="00BA6228" w:rsidP="00477DDE">
            <w:pPr>
              <w:rPr>
                <w:rFonts w:ascii="Times New Roman" w:hAnsi="Times New Roman" w:cs="Times New Roman"/>
              </w:rPr>
            </w:pPr>
            <w:r w:rsidRPr="0F276EFE">
              <w:rPr>
                <w:rFonts w:ascii="Times New Roman" w:hAnsi="Times New Roman" w:cs="Times New Roman"/>
              </w:rPr>
              <w:t>1</w:t>
            </w:r>
            <w:r w:rsidR="73A42ECE" w:rsidRPr="0F276EFE">
              <w:rPr>
                <w:rFonts w:ascii="Times New Roman" w:hAnsi="Times New Roman" w:cs="Times New Roman"/>
              </w:rPr>
              <w:t>2</w:t>
            </w:r>
          </w:p>
        </w:tc>
        <w:tc>
          <w:tcPr>
            <w:tcW w:w="2202" w:type="dxa"/>
          </w:tcPr>
          <w:p w14:paraId="279E287B" w14:textId="728EB539" w:rsidR="005A6E9D" w:rsidRPr="62B2738E" w:rsidRDefault="009D1CFF" w:rsidP="62B2738E">
            <w:pPr>
              <w:rPr>
                <w:rFonts w:ascii="Times New Roman" w:eastAsia="Calibri" w:hAnsi="Times New Roman" w:cs="Times New Roman"/>
                <w:b/>
                <w:bCs/>
                <w:color w:val="000000" w:themeColor="text1"/>
              </w:rPr>
            </w:pPr>
            <w:r w:rsidRPr="62B2738E">
              <w:rPr>
                <w:rFonts w:ascii="Times New Roman" w:eastAsia="Calibri" w:hAnsi="Times New Roman" w:cs="Times New Roman"/>
                <w:b/>
                <w:bCs/>
                <w:color w:val="000000" w:themeColor="text1"/>
              </w:rPr>
              <w:t>Thay đổi quy định</w:t>
            </w:r>
            <w:r w:rsidRPr="00B66D96">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Đăng ký tài khoản chủ nhà</w:t>
            </w:r>
          </w:p>
        </w:tc>
        <w:tc>
          <w:tcPr>
            <w:tcW w:w="2972" w:type="dxa"/>
          </w:tcPr>
          <w:p w14:paraId="7983BC37" w14:textId="00A9555A" w:rsidR="005A6E9D" w:rsidRPr="62B2738E" w:rsidRDefault="007D30D1" w:rsidP="62B2738E">
            <w:pPr>
              <w:rPr>
                <w:rFonts w:ascii="Times New Roman" w:hAnsi="Times New Roman" w:cs="Times New Roman"/>
              </w:rPr>
            </w:pPr>
            <w:r>
              <w:rPr>
                <w:rFonts w:ascii="Times New Roman" w:hAnsi="Times New Roman" w:cs="Times New Roman"/>
              </w:rPr>
              <w:t>Số lượng tài khoản Email/</w:t>
            </w:r>
            <w:r w:rsidR="000D2CD0">
              <w:rPr>
                <w:rFonts w:ascii="Times New Roman" w:hAnsi="Times New Roman" w:cs="Times New Roman"/>
              </w:rPr>
              <w:t xml:space="preserve">Số điện thoại/Căn cước công dân tối đa </w:t>
            </w:r>
            <w:r w:rsidR="005F47C9">
              <w:rPr>
                <w:rFonts w:ascii="Times New Roman" w:hAnsi="Times New Roman" w:cs="Times New Roman"/>
              </w:rPr>
              <w:t>được liên kết với tài khoản</w:t>
            </w:r>
            <w:r w:rsidR="00E21863">
              <w:rPr>
                <w:rFonts w:ascii="Times New Roman" w:hAnsi="Times New Roman" w:cs="Times New Roman"/>
              </w:rPr>
              <w:t xml:space="preserve"> </w:t>
            </w:r>
            <w:r w:rsidR="00B56912">
              <w:rPr>
                <w:rFonts w:ascii="Times New Roman" w:hAnsi="Times New Roman" w:cs="Times New Roman"/>
              </w:rPr>
              <w:t>chủ nhà</w:t>
            </w:r>
          </w:p>
        </w:tc>
        <w:tc>
          <w:tcPr>
            <w:tcW w:w="3405" w:type="dxa"/>
          </w:tcPr>
          <w:p w14:paraId="6018F70A" w14:textId="77777777" w:rsidR="00284944" w:rsidRDefault="00284944" w:rsidP="00477DDE">
            <w:pPr>
              <w:rPr>
                <w:rFonts w:ascii="Times New Roman" w:hAnsi="Times New Roman" w:cs="Times New Roman"/>
              </w:rPr>
            </w:pPr>
            <w:r>
              <w:rPr>
                <w:rFonts w:ascii="Times New Roman" w:hAnsi="Times New Roman" w:cs="Times New Roman"/>
              </w:rPr>
              <w:t>Email</w:t>
            </w:r>
          </w:p>
          <w:p w14:paraId="1ABBDA64" w14:textId="77777777" w:rsidR="00284944" w:rsidRDefault="00284944" w:rsidP="00477DDE">
            <w:pPr>
              <w:rPr>
                <w:rFonts w:ascii="Times New Roman" w:hAnsi="Times New Roman" w:cs="Times New Roman"/>
              </w:rPr>
            </w:pPr>
            <w:r>
              <w:rPr>
                <w:rFonts w:ascii="Times New Roman" w:hAnsi="Times New Roman" w:cs="Times New Roman"/>
              </w:rPr>
              <w:t>Số điện thoại</w:t>
            </w:r>
          </w:p>
          <w:p w14:paraId="4DD884E6" w14:textId="75FF56FA" w:rsidR="00284944" w:rsidRDefault="00284944" w:rsidP="00477DDE">
            <w:pPr>
              <w:rPr>
                <w:rFonts w:ascii="Times New Roman" w:hAnsi="Times New Roman" w:cs="Times New Roman"/>
              </w:rPr>
            </w:pPr>
            <w:r>
              <w:rPr>
                <w:rFonts w:ascii="Times New Roman" w:hAnsi="Times New Roman" w:cs="Times New Roman"/>
              </w:rPr>
              <w:t>Căn cước công dân</w:t>
            </w:r>
          </w:p>
        </w:tc>
      </w:tr>
      <w:tr w:rsidR="005A6E9D" w14:paraId="6A529A32" w14:textId="77777777" w:rsidTr="00192A75">
        <w:trPr>
          <w:gridAfter w:val="1"/>
          <w:wAfter w:w="94" w:type="dxa"/>
        </w:trPr>
        <w:tc>
          <w:tcPr>
            <w:tcW w:w="772" w:type="dxa"/>
          </w:tcPr>
          <w:p w14:paraId="788EE54A" w14:textId="7D02A9DD" w:rsidR="005A6E9D" w:rsidRDefault="0031547C" w:rsidP="00477DDE">
            <w:pPr>
              <w:rPr>
                <w:rFonts w:ascii="Times New Roman" w:hAnsi="Times New Roman" w:cs="Times New Roman"/>
              </w:rPr>
            </w:pPr>
            <w:r w:rsidRPr="0F276EFE">
              <w:rPr>
                <w:rFonts w:ascii="Times New Roman" w:hAnsi="Times New Roman" w:cs="Times New Roman"/>
              </w:rPr>
              <w:t>1</w:t>
            </w:r>
            <w:r w:rsidR="085204CC" w:rsidRPr="0F276EFE">
              <w:rPr>
                <w:rFonts w:ascii="Times New Roman" w:hAnsi="Times New Roman" w:cs="Times New Roman"/>
              </w:rPr>
              <w:t>3</w:t>
            </w:r>
          </w:p>
        </w:tc>
        <w:tc>
          <w:tcPr>
            <w:tcW w:w="2202" w:type="dxa"/>
          </w:tcPr>
          <w:p w14:paraId="1CFF2F10" w14:textId="137876F2" w:rsidR="005A6E9D" w:rsidRPr="62B2738E" w:rsidRDefault="0031547C" w:rsidP="62B2738E">
            <w:pPr>
              <w:rPr>
                <w:rFonts w:ascii="Times New Roman" w:eastAsia="Calibri" w:hAnsi="Times New Roman" w:cs="Times New Roman"/>
                <w:b/>
                <w:bCs/>
                <w:color w:val="000000" w:themeColor="text1"/>
              </w:rPr>
            </w:pPr>
            <w:r w:rsidRPr="62B2738E">
              <w:rPr>
                <w:rFonts w:ascii="Times New Roman" w:eastAsia="Calibri" w:hAnsi="Times New Roman" w:cs="Times New Roman"/>
                <w:b/>
                <w:bCs/>
                <w:color w:val="000000" w:themeColor="text1"/>
              </w:rPr>
              <w:t>Thay đổi quy định</w:t>
            </w:r>
            <w:r w:rsidRPr="00B66D96">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Liên kết ngân hàng</w:t>
            </w:r>
          </w:p>
        </w:tc>
        <w:tc>
          <w:tcPr>
            <w:tcW w:w="2972" w:type="dxa"/>
          </w:tcPr>
          <w:p w14:paraId="04BD30F0" w14:textId="4862A5EC" w:rsidR="005A6E9D" w:rsidRPr="62B2738E" w:rsidRDefault="0031547C" w:rsidP="62B2738E">
            <w:pPr>
              <w:rPr>
                <w:rFonts w:ascii="Times New Roman" w:hAnsi="Times New Roman" w:cs="Times New Roman"/>
              </w:rPr>
            </w:pPr>
            <w:r>
              <w:rPr>
                <w:rFonts w:ascii="Times New Roman" w:hAnsi="Times New Roman" w:cs="Times New Roman"/>
              </w:rPr>
              <w:t>Số lượng tài khoản ngân h</w:t>
            </w:r>
            <w:r w:rsidR="00154231">
              <w:rPr>
                <w:rFonts w:ascii="Times New Roman" w:hAnsi="Times New Roman" w:cs="Times New Roman"/>
              </w:rPr>
              <w:t>àng</w:t>
            </w:r>
            <w:r>
              <w:rPr>
                <w:rFonts w:ascii="Times New Roman" w:hAnsi="Times New Roman" w:cs="Times New Roman"/>
              </w:rPr>
              <w:t xml:space="preserve"> tối đa liên kết với tài khoản </w:t>
            </w:r>
            <w:r w:rsidR="00B56912">
              <w:rPr>
                <w:rFonts w:ascii="Times New Roman" w:hAnsi="Times New Roman" w:cs="Times New Roman"/>
              </w:rPr>
              <w:t>chủ nhà</w:t>
            </w:r>
          </w:p>
        </w:tc>
        <w:tc>
          <w:tcPr>
            <w:tcW w:w="3405" w:type="dxa"/>
          </w:tcPr>
          <w:p w14:paraId="690B1C89" w14:textId="78D0C07E" w:rsidR="005A6E9D" w:rsidRDefault="00B56912" w:rsidP="00477DDE">
            <w:pPr>
              <w:rPr>
                <w:rFonts w:ascii="Times New Roman" w:hAnsi="Times New Roman" w:cs="Times New Roman"/>
              </w:rPr>
            </w:pPr>
            <w:r>
              <w:rPr>
                <w:rFonts w:ascii="Times New Roman" w:hAnsi="Times New Roman" w:cs="Times New Roman"/>
              </w:rPr>
              <w:t>Tài khoản ngân hàng</w:t>
            </w:r>
          </w:p>
        </w:tc>
      </w:tr>
    </w:tbl>
    <w:p w14:paraId="2F490762" w14:textId="77777777" w:rsidR="0097657B" w:rsidRPr="00B0521D" w:rsidRDefault="0097657B" w:rsidP="002C0078">
      <w:pPr>
        <w:rPr>
          <w:rFonts w:ascii="Times New Roman" w:hAnsi="Times New Roman" w:cs="Times New Roman"/>
        </w:rPr>
      </w:pPr>
    </w:p>
    <w:p w14:paraId="29D992E0" w14:textId="72820E83" w:rsidR="002C0078" w:rsidRPr="00B0521D" w:rsidRDefault="002C0078" w:rsidP="008B60D0">
      <w:pPr>
        <w:pStyle w:val="Heading3"/>
      </w:pPr>
      <w:bookmarkStart w:id="33" w:name="_Toc50884352"/>
      <w:bookmarkStart w:id="34" w:name="_Toc173188452"/>
      <w:r w:rsidRPr="00B0521D">
        <w:t>Danh sách yêu cầu hiệu quả</w:t>
      </w:r>
      <w:bookmarkEnd w:id="33"/>
      <w:bookmarkEnd w:id="34"/>
    </w:p>
    <w:p w14:paraId="292B7D6D" w14:textId="77777777" w:rsidR="00A775C3" w:rsidRPr="00B0521D" w:rsidRDefault="00A775C3" w:rsidP="00A775C3">
      <w:pPr>
        <w:rPr>
          <w:rFonts w:ascii="Times New Roman" w:hAnsi="Times New Roman" w:cs="Times New Roman"/>
        </w:rPr>
      </w:pPr>
      <w:r w:rsidRPr="00B0521D">
        <w:rPr>
          <w:rFonts w:ascii="Times New Roman" w:hAnsi="Times New Roman" w:cs="Times New Roman"/>
        </w:rPr>
        <w:t>Danh sách nghiệp vụ = yêu cầu nghiệp vụ + yêu cầu tiến hóa</w:t>
      </w:r>
    </w:p>
    <w:tbl>
      <w:tblPr>
        <w:tblStyle w:val="TableGrid"/>
        <w:tblW w:w="0" w:type="auto"/>
        <w:tblLook w:val="04A0" w:firstRow="1" w:lastRow="0" w:firstColumn="1" w:lastColumn="0" w:noHBand="0" w:noVBand="1"/>
      </w:tblPr>
      <w:tblGrid>
        <w:gridCol w:w="693"/>
        <w:gridCol w:w="1732"/>
        <w:gridCol w:w="1833"/>
        <w:gridCol w:w="2052"/>
        <w:gridCol w:w="2707"/>
      </w:tblGrid>
      <w:tr w:rsidR="002C0078" w:rsidRPr="00B0521D" w14:paraId="4760A873" w14:textId="77777777" w:rsidTr="00F3057B">
        <w:trPr>
          <w:trHeight w:val="465"/>
        </w:trPr>
        <w:tc>
          <w:tcPr>
            <w:tcW w:w="9017" w:type="dxa"/>
            <w:gridSpan w:val="5"/>
            <w:shd w:val="clear" w:color="auto" w:fill="B6DDE8" w:themeFill="accent5" w:themeFillTint="66"/>
            <w:noWrap/>
            <w:hideMark/>
          </w:tcPr>
          <w:p w14:paraId="1AE4676E"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Danh sách yêu cầu hiệu quả</w:t>
            </w:r>
          </w:p>
        </w:tc>
      </w:tr>
      <w:tr w:rsidR="002C0078" w:rsidRPr="00B0521D" w14:paraId="06157A12" w14:textId="77777777" w:rsidTr="00F3057B">
        <w:trPr>
          <w:trHeight w:val="360"/>
        </w:trPr>
        <w:tc>
          <w:tcPr>
            <w:tcW w:w="693" w:type="dxa"/>
            <w:shd w:val="clear" w:color="auto" w:fill="FFFF00"/>
            <w:noWrap/>
            <w:hideMark/>
          </w:tcPr>
          <w:p w14:paraId="622B142C"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STT</w:t>
            </w:r>
          </w:p>
        </w:tc>
        <w:tc>
          <w:tcPr>
            <w:tcW w:w="1732" w:type="dxa"/>
            <w:shd w:val="clear" w:color="auto" w:fill="FFFF00"/>
            <w:noWrap/>
            <w:hideMark/>
          </w:tcPr>
          <w:p w14:paraId="29B1D85E"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Nghiệp vụ</w:t>
            </w:r>
          </w:p>
        </w:tc>
        <w:tc>
          <w:tcPr>
            <w:tcW w:w="1833" w:type="dxa"/>
            <w:shd w:val="clear" w:color="auto" w:fill="FFFF00"/>
            <w:noWrap/>
            <w:hideMark/>
          </w:tcPr>
          <w:p w14:paraId="26C655B5"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Tốc độ xử lí</w:t>
            </w:r>
          </w:p>
        </w:tc>
        <w:tc>
          <w:tcPr>
            <w:tcW w:w="2052" w:type="dxa"/>
            <w:shd w:val="clear" w:color="auto" w:fill="FFFF00"/>
            <w:noWrap/>
            <w:hideMark/>
          </w:tcPr>
          <w:p w14:paraId="21D2C624"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Dung lượng lưu trữ</w:t>
            </w:r>
          </w:p>
        </w:tc>
        <w:tc>
          <w:tcPr>
            <w:tcW w:w="2707" w:type="dxa"/>
            <w:shd w:val="clear" w:color="auto" w:fill="FFFF00"/>
            <w:noWrap/>
            <w:hideMark/>
          </w:tcPr>
          <w:p w14:paraId="2E080E33"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Ghi chú</w:t>
            </w:r>
          </w:p>
        </w:tc>
      </w:tr>
      <w:tr w:rsidR="00383E6C" w:rsidRPr="00B0521D" w14:paraId="6FF5985A" w14:textId="77777777" w:rsidTr="00F3057B">
        <w:trPr>
          <w:trHeight w:val="285"/>
        </w:trPr>
        <w:tc>
          <w:tcPr>
            <w:tcW w:w="693" w:type="dxa"/>
            <w:noWrap/>
          </w:tcPr>
          <w:p w14:paraId="00F8B938" w14:textId="4CE6EEC7" w:rsidR="00383E6C" w:rsidRPr="00B0521D" w:rsidRDefault="00383E6C" w:rsidP="00383E6C">
            <w:pPr>
              <w:rPr>
                <w:rFonts w:ascii="Times New Roman" w:hAnsi="Times New Roman" w:cs="Times New Roman"/>
              </w:rPr>
            </w:pPr>
            <w:r w:rsidRPr="00B0521D">
              <w:rPr>
                <w:rFonts w:ascii="Times New Roman" w:hAnsi="Times New Roman" w:cs="Times New Roman"/>
              </w:rPr>
              <w:t>1</w:t>
            </w:r>
          </w:p>
        </w:tc>
        <w:tc>
          <w:tcPr>
            <w:tcW w:w="1732" w:type="dxa"/>
            <w:noWrap/>
          </w:tcPr>
          <w:p w14:paraId="60E6410E" w14:textId="63AA92E3" w:rsidR="00383E6C" w:rsidRPr="00491968" w:rsidRDefault="00B128E6" w:rsidP="192A85D5">
            <w:pPr>
              <w:rPr>
                <w:rFonts w:ascii="Times New Roman" w:eastAsia="Calibri" w:hAnsi="Times New Roman" w:cs="Times New Roman"/>
                <w:color w:val="000000"/>
              </w:rPr>
            </w:pPr>
            <w:r w:rsidRPr="00B128E6">
              <w:rPr>
                <w:rFonts w:ascii="Times New Roman" w:eastAsia="Calibri" w:hAnsi="Times New Roman" w:cs="Times New Roman"/>
                <w:color w:val="000000"/>
              </w:rPr>
              <w:t>Xét duyệt yêu cầu hủy đặt phòng</w:t>
            </w:r>
          </w:p>
        </w:tc>
        <w:tc>
          <w:tcPr>
            <w:tcW w:w="1833" w:type="dxa"/>
            <w:noWrap/>
          </w:tcPr>
          <w:p w14:paraId="51981EBB" w14:textId="77777777" w:rsidR="00A03B9C" w:rsidRDefault="00CA78E0" w:rsidP="00491968">
            <w:pPr>
              <w:rPr>
                <w:rFonts w:ascii="Times New Roman" w:hAnsi="Times New Roman" w:cs="Times New Roman"/>
              </w:rPr>
            </w:pPr>
            <w:r w:rsidRPr="00B0521D">
              <w:rPr>
                <w:rFonts w:ascii="Times New Roman" w:hAnsi="Times New Roman" w:cs="Times New Roman"/>
              </w:rPr>
              <w:t>100 lượt/</w:t>
            </w:r>
            <w:r w:rsidR="00FB75C6">
              <w:rPr>
                <w:rFonts w:ascii="Times New Roman" w:hAnsi="Times New Roman" w:cs="Times New Roman"/>
              </w:rPr>
              <w:t xml:space="preserve"> </w:t>
            </w:r>
            <w:r w:rsidRPr="00B0521D">
              <w:rPr>
                <w:rFonts w:ascii="Times New Roman" w:hAnsi="Times New Roman" w:cs="Times New Roman"/>
              </w:rPr>
              <w:t>ngày</w:t>
            </w:r>
          </w:p>
          <w:p w14:paraId="7C5A9A43" w14:textId="7C45FB4D" w:rsidR="00A03B9C" w:rsidRPr="00B0521D" w:rsidRDefault="00385394" w:rsidP="000B6A66">
            <w:pPr>
              <w:rPr>
                <w:rFonts w:ascii="Times New Roman" w:hAnsi="Times New Roman" w:cs="Times New Roman"/>
              </w:rPr>
            </w:pPr>
            <w:r>
              <w:rPr>
                <w:rFonts w:ascii="Times New Roman" w:hAnsi="Times New Roman" w:cs="Times New Roman"/>
              </w:rPr>
              <w:t xml:space="preserve">= </w:t>
            </w:r>
            <w:r w:rsidR="001E60CE">
              <w:rPr>
                <w:rFonts w:ascii="Times New Roman" w:hAnsi="Times New Roman" w:cs="Times New Roman"/>
              </w:rPr>
              <w:t>4</w:t>
            </w:r>
            <w:r w:rsidR="0043272F" w:rsidRPr="00B0521D">
              <w:rPr>
                <w:rFonts w:ascii="Times New Roman" w:hAnsi="Times New Roman" w:cs="Times New Roman"/>
              </w:rPr>
              <w:t xml:space="preserve"> lượt/h</w:t>
            </w:r>
          </w:p>
        </w:tc>
        <w:tc>
          <w:tcPr>
            <w:tcW w:w="2052" w:type="dxa"/>
            <w:noWrap/>
          </w:tcPr>
          <w:p w14:paraId="3ADD0263" w14:textId="50049611" w:rsidR="00383E6C" w:rsidRPr="00B0521D" w:rsidRDefault="00383E6C" w:rsidP="00383E6C">
            <w:pPr>
              <w:rPr>
                <w:rFonts w:ascii="Times New Roman" w:hAnsi="Times New Roman" w:cs="Times New Roman"/>
              </w:rPr>
            </w:pPr>
          </w:p>
        </w:tc>
        <w:tc>
          <w:tcPr>
            <w:tcW w:w="2707" w:type="dxa"/>
            <w:noWrap/>
          </w:tcPr>
          <w:p w14:paraId="4BB16828" w14:textId="6EB0F7AE" w:rsidR="00383E6C" w:rsidRPr="00B0521D" w:rsidRDefault="00383E6C" w:rsidP="00383E6C">
            <w:pPr>
              <w:rPr>
                <w:rFonts w:ascii="Times New Roman" w:hAnsi="Times New Roman" w:cs="Times New Roman"/>
              </w:rPr>
            </w:pPr>
          </w:p>
        </w:tc>
      </w:tr>
      <w:tr w:rsidR="00383E6C" w:rsidRPr="00B0521D" w14:paraId="23F93C26" w14:textId="77777777" w:rsidTr="00F3057B">
        <w:trPr>
          <w:trHeight w:val="1313"/>
        </w:trPr>
        <w:tc>
          <w:tcPr>
            <w:tcW w:w="693" w:type="dxa"/>
            <w:noWrap/>
          </w:tcPr>
          <w:p w14:paraId="3BE29C06" w14:textId="39B75C47" w:rsidR="00383E6C" w:rsidRPr="00B0521D" w:rsidRDefault="00B91AD0" w:rsidP="00383E6C">
            <w:pPr>
              <w:rPr>
                <w:rFonts w:ascii="Times New Roman" w:hAnsi="Times New Roman" w:cs="Times New Roman"/>
              </w:rPr>
            </w:pPr>
            <w:r>
              <w:rPr>
                <w:rFonts w:ascii="Times New Roman" w:hAnsi="Times New Roman" w:cs="Times New Roman"/>
              </w:rPr>
              <w:t>2</w:t>
            </w:r>
          </w:p>
        </w:tc>
        <w:tc>
          <w:tcPr>
            <w:tcW w:w="1732" w:type="dxa"/>
            <w:noWrap/>
          </w:tcPr>
          <w:p w14:paraId="7F88583C" w14:textId="67845725" w:rsidR="00383E6C" w:rsidRPr="00B0521D" w:rsidRDefault="00532597" w:rsidP="192A85D5">
            <w:pPr>
              <w:rPr>
                <w:rFonts w:ascii="Times New Roman" w:hAnsi="Times New Roman" w:cs="Times New Roman"/>
                <w:sz w:val="24"/>
                <w:szCs w:val="24"/>
              </w:rPr>
            </w:pPr>
            <w:r w:rsidRPr="00532597">
              <w:rPr>
                <w:rFonts w:ascii="Times New Roman" w:hAnsi="Times New Roman" w:cs="Times New Roman"/>
                <w:sz w:val="24"/>
                <w:szCs w:val="24"/>
              </w:rPr>
              <w:t>Kiểm duyệt thông tin Doanh Nghiệp </w:t>
            </w:r>
          </w:p>
        </w:tc>
        <w:tc>
          <w:tcPr>
            <w:tcW w:w="1833" w:type="dxa"/>
            <w:noWrap/>
          </w:tcPr>
          <w:p w14:paraId="61B37AF7" w14:textId="77777777" w:rsidR="00275FB9" w:rsidRDefault="00275FB9" w:rsidP="00275FB9">
            <w:pPr>
              <w:rPr>
                <w:rFonts w:ascii="Times New Roman" w:hAnsi="Times New Roman" w:cs="Times New Roman"/>
              </w:rPr>
            </w:pPr>
            <w:r w:rsidRPr="002C3B1F">
              <w:rPr>
                <w:rFonts w:ascii="Times New Roman" w:hAnsi="Times New Roman" w:cs="Times New Roman"/>
              </w:rPr>
              <w:t>100 lượt/</w:t>
            </w:r>
            <w:r>
              <w:rPr>
                <w:rFonts w:ascii="Times New Roman" w:hAnsi="Times New Roman" w:cs="Times New Roman"/>
              </w:rPr>
              <w:t xml:space="preserve"> </w:t>
            </w:r>
            <w:r w:rsidRPr="002C3B1F">
              <w:rPr>
                <w:rFonts w:ascii="Times New Roman" w:hAnsi="Times New Roman" w:cs="Times New Roman"/>
              </w:rPr>
              <w:t>ngày</w:t>
            </w:r>
          </w:p>
          <w:p w14:paraId="2CADEFA2" w14:textId="3D814FA4" w:rsidR="00383E6C" w:rsidRPr="00B0521D" w:rsidRDefault="00275FB9" w:rsidP="00383E6C">
            <w:pPr>
              <w:rPr>
                <w:rFonts w:ascii="Times New Roman" w:hAnsi="Times New Roman" w:cs="Times New Roman"/>
              </w:rPr>
            </w:pPr>
            <w:r>
              <w:rPr>
                <w:rFonts w:ascii="Times New Roman" w:hAnsi="Times New Roman" w:cs="Times New Roman"/>
              </w:rPr>
              <w:t>= 4</w:t>
            </w:r>
            <w:r w:rsidRPr="002C3B1F">
              <w:rPr>
                <w:rFonts w:ascii="Times New Roman" w:hAnsi="Times New Roman" w:cs="Times New Roman"/>
              </w:rPr>
              <w:t xml:space="preserve"> lượt/h</w:t>
            </w:r>
          </w:p>
        </w:tc>
        <w:tc>
          <w:tcPr>
            <w:tcW w:w="2052" w:type="dxa"/>
            <w:noWrap/>
          </w:tcPr>
          <w:p w14:paraId="27CEDAD1" w14:textId="6B39D0E2" w:rsidR="00383E6C" w:rsidRPr="00B0521D" w:rsidRDefault="00383E6C" w:rsidP="00383E6C">
            <w:pPr>
              <w:rPr>
                <w:rFonts w:ascii="Times New Roman" w:hAnsi="Times New Roman" w:cs="Times New Roman"/>
              </w:rPr>
            </w:pPr>
          </w:p>
        </w:tc>
        <w:tc>
          <w:tcPr>
            <w:tcW w:w="2707" w:type="dxa"/>
            <w:noWrap/>
          </w:tcPr>
          <w:p w14:paraId="45AD49E9" w14:textId="32A707D0" w:rsidR="001003DD" w:rsidRPr="00B0521D" w:rsidRDefault="001003DD" w:rsidP="00542DD8">
            <w:pPr>
              <w:rPr>
                <w:rFonts w:ascii="Times New Roman" w:hAnsi="Times New Roman" w:cs="Times New Roman"/>
              </w:rPr>
            </w:pPr>
          </w:p>
        </w:tc>
      </w:tr>
      <w:tr w:rsidR="00383E6C" w:rsidRPr="00B0521D" w14:paraId="23DE59DD" w14:textId="77777777" w:rsidTr="00F3057B">
        <w:trPr>
          <w:trHeight w:val="285"/>
        </w:trPr>
        <w:tc>
          <w:tcPr>
            <w:tcW w:w="693" w:type="dxa"/>
            <w:noWrap/>
          </w:tcPr>
          <w:p w14:paraId="2B8542BE" w14:textId="4A5BDB79" w:rsidR="00383E6C" w:rsidRPr="00B0521D" w:rsidRDefault="00B91AD0" w:rsidP="00383E6C">
            <w:pPr>
              <w:rPr>
                <w:rFonts w:ascii="Times New Roman" w:hAnsi="Times New Roman" w:cs="Times New Roman"/>
              </w:rPr>
            </w:pPr>
            <w:r>
              <w:rPr>
                <w:rFonts w:ascii="Times New Roman" w:hAnsi="Times New Roman" w:cs="Times New Roman"/>
              </w:rPr>
              <w:t>3</w:t>
            </w:r>
          </w:p>
        </w:tc>
        <w:tc>
          <w:tcPr>
            <w:tcW w:w="1732" w:type="dxa"/>
            <w:noWrap/>
          </w:tcPr>
          <w:p w14:paraId="325E2AB2" w14:textId="5C101804" w:rsidR="00383E6C" w:rsidRPr="00B0521D" w:rsidRDefault="00CC3B03" w:rsidP="00383E6C">
            <w:pPr>
              <w:rPr>
                <w:rFonts w:ascii="Times New Roman" w:hAnsi="Times New Roman" w:cs="Times New Roman"/>
                <w:sz w:val="24"/>
                <w:szCs w:val="24"/>
              </w:rPr>
            </w:pPr>
            <w:r w:rsidRPr="00CC3B03">
              <w:rPr>
                <w:rFonts w:ascii="Times New Roman" w:hAnsi="Times New Roman" w:cs="Times New Roman"/>
                <w:sz w:val="24"/>
                <w:szCs w:val="24"/>
              </w:rPr>
              <w:t>Duyệt căn phòng lên hệ thống </w:t>
            </w:r>
          </w:p>
        </w:tc>
        <w:tc>
          <w:tcPr>
            <w:tcW w:w="1833" w:type="dxa"/>
            <w:noWrap/>
          </w:tcPr>
          <w:p w14:paraId="09886858" w14:textId="77777777" w:rsidR="00275FB9" w:rsidRDefault="00275FB9" w:rsidP="00275FB9">
            <w:pPr>
              <w:rPr>
                <w:rFonts w:ascii="Times New Roman" w:hAnsi="Times New Roman" w:cs="Times New Roman"/>
              </w:rPr>
            </w:pPr>
            <w:r w:rsidRPr="002C3B1F">
              <w:rPr>
                <w:rFonts w:ascii="Times New Roman" w:hAnsi="Times New Roman" w:cs="Times New Roman"/>
              </w:rPr>
              <w:t>100 lượt/</w:t>
            </w:r>
            <w:r>
              <w:rPr>
                <w:rFonts w:ascii="Times New Roman" w:hAnsi="Times New Roman" w:cs="Times New Roman"/>
              </w:rPr>
              <w:t xml:space="preserve"> </w:t>
            </w:r>
            <w:r w:rsidRPr="002C3B1F">
              <w:rPr>
                <w:rFonts w:ascii="Times New Roman" w:hAnsi="Times New Roman" w:cs="Times New Roman"/>
              </w:rPr>
              <w:t>ngày</w:t>
            </w:r>
          </w:p>
          <w:p w14:paraId="6198C6EE" w14:textId="5117BE40" w:rsidR="00383E6C" w:rsidRPr="00B0521D" w:rsidRDefault="00275FB9" w:rsidP="00383E6C">
            <w:pPr>
              <w:rPr>
                <w:rFonts w:ascii="Times New Roman" w:hAnsi="Times New Roman" w:cs="Times New Roman"/>
              </w:rPr>
            </w:pPr>
            <w:r>
              <w:rPr>
                <w:rFonts w:ascii="Times New Roman" w:hAnsi="Times New Roman" w:cs="Times New Roman"/>
              </w:rPr>
              <w:t>= 4</w:t>
            </w:r>
            <w:r w:rsidRPr="002C3B1F">
              <w:rPr>
                <w:rFonts w:ascii="Times New Roman" w:hAnsi="Times New Roman" w:cs="Times New Roman"/>
              </w:rPr>
              <w:t xml:space="preserve"> lượt/h</w:t>
            </w:r>
          </w:p>
        </w:tc>
        <w:tc>
          <w:tcPr>
            <w:tcW w:w="2052" w:type="dxa"/>
            <w:noWrap/>
          </w:tcPr>
          <w:p w14:paraId="3D147140" w14:textId="4D0C20B2" w:rsidR="00383E6C" w:rsidRPr="00B0521D" w:rsidRDefault="00383E6C" w:rsidP="00383E6C">
            <w:pPr>
              <w:rPr>
                <w:rFonts w:ascii="Times New Roman" w:hAnsi="Times New Roman" w:cs="Times New Roman"/>
              </w:rPr>
            </w:pPr>
          </w:p>
        </w:tc>
        <w:tc>
          <w:tcPr>
            <w:tcW w:w="2707" w:type="dxa"/>
            <w:noWrap/>
          </w:tcPr>
          <w:p w14:paraId="54498774" w14:textId="7D144CB4" w:rsidR="00383E6C" w:rsidRPr="00B0521D" w:rsidRDefault="00383E6C" w:rsidP="00383E6C">
            <w:pPr>
              <w:rPr>
                <w:rFonts w:ascii="Times New Roman" w:hAnsi="Times New Roman" w:cs="Times New Roman"/>
              </w:rPr>
            </w:pPr>
          </w:p>
        </w:tc>
      </w:tr>
      <w:tr w:rsidR="00383E6C" w:rsidRPr="00B0521D" w14:paraId="53080DAE" w14:textId="77777777" w:rsidTr="00F3057B">
        <w:trPr>
          <w:trHeight w:val="827"/>
        </w:trPr>
        <w:tc>
          <w:tcPr>
            <w:tcW w:w="693" w:type="dxa"/>
            <w:noWrap/>
          </w:tcPr>
          <w:p w14:paraId="242A3C44" w14:textId="40FF8CF8" w:rsidR="00383E6C" w:rsidRPr="00B0521D" w:rsidRDefault="00B91AD0" w:rsidP="00383E6C">
            <w:pPr>
              <w:rPr>
                <w:rFonts w:ascii="Times New Roman" w:hAnsi="Times New Roman" w:cs="Times New Roman"/>
              </w:rPr>
            </w:pPr>
            <w:r>
              <w:rPr>
                <w:rFonts w:ascii="Times New Roman" w:hAnsi="Times New Roman" w:cs="Times New Roman"/>
              </w:rPr>
              <w:t>4</w:t>
            </w:r>
          </w:p>
        </w:tc>
        <w:tc>
          <w:tcPr>
            <w:tcW w:w="1732" w:type="dxa"/>
            <w:noWrap/>
          </w:tcPr>
          <w:p w14:paraId="0356D366" w14:textId="069C7DCB" w:rsidR="00383E6C" w:rsidRPr="00B0521D" w:rsidRDefault="00A33B79" w:rsidP="00383E6C">
            <w:pPr>
              <w:rPr>
                <w:rFonts w:ascii="Times New Roman" w:hAnsi="Times New Roman" w:cs="Times New Roman"/>
                <w:sz w:val="24"/>
                <w:szCs w:val="24"/>
              </w:rPr>
            </w:pPr>
            <w:r w:rsidRPr="00A33B79">
              <w:rPr>
                <w:rFonts w:ascii="Times New Roman" w:hAnsi="Times New Roman" w:cs="Times New Roman"/>
                <w:sz w:val="24"/>
                <w:szCs w:val="24"/>
              </w:rPr>
              <w:t>Chuyển trạng thái căn phòng sang vi phạm chính sách </w:t>
            </w:r>
          </w:p>
        </w:tc>
        <w:tc>
          <w:tcPr>
            <w:tcW w:w="1833" w:type="dxa"/>
            <w:noWrap/>
          </w:tcPr>
          <w:p w14:paraId="7D3143C5" w14:textId="77777777" w:rsidR="00275FB9" w:rsidRDefault="00275FB9" w:rsidP="00275FB9">
            <w:pPr>
              <w:rPr>
                <w:rFonts w:ascii="Times New Roman" w:hAnsi="Times New Roman" w:cs="Times New Roman"/>
              </w:rPr>
            </w:pPr>
            <w:r w:rsidRPr="002C3B1F">
              <w:rPr>
                <w:rFonts w:ascii="Times New Roman" w:hAnsi="Times New Roman" w:cs="Times New Roman"/>
              </w:rPr>
              <w:t>100 lượt/</w:t>
            </w:r>
            <w:r>
              <w:rPr>
                <w:rFonts w:ascii="Times New Roman" w:hAnsi="Times New Roman" w:cs="Times New Roman"/>
              </w:rPr>
              <w:t xml:space="preserve"> </w:t>
            </w:r>
            <w:r w:rsidRPr="002C3B1F">
              <w:rPr>
                <w:rFonts w:ascii="Times New Roman" w:hAnsi="Times New Roman" w:cs="Times New Roman"/>
              </w:rPr>
              <w:t>ngày</w:t>
            </w:r>
          </w:p>
          <w:p w14:paraId="34F8A99A" w14:textId="6601DDAA" w:rsidR="00383E6C" w:rsidRPr="00B0521D" w:rsidRDefault="00275FB9" w:rsidP="00383E6C">
            <w:pPr>
              <w:rPr>
                <w:rFonts w:ascii="Times New Roman" w:hAnsi="Times New Roman" w:cs="Times New Roman"/>
              </w:rPr>
            </w:pPr>
            <w:r>
              <w:rPr>
                <w:rFonts w:ascii="Times New Roman" w:hAnsi="Times New Roman" w:cs="Times New Roman"/>
              </w:rPr>
              <w:t>= 4</w:t>
            </w:r>
            <w:r w:rsidRPr="002C3B1F">
              <w:rPr>
                <w:rFonts w:ascii="Times New Roman" w:hAnsi="Times New Roman" w:cs="Times New Roman"/>
              </w:rPr>
              <w:t xml:space="preserve"> lượt/h</w:t>
            </w:r>
          </w:p>
        </w:tc>
        <w:tc>
          <w:tcPr>
            <w:tcW w:w="2052" w:type="dxa"/>
            <w:noWrap/>
          </w:tcPr>
          <w:p w14:paraId="428F3F9A" w14:textId="77777777" w:rsidR="00383E6C" w:rsidRPr="00B0521D" w:rsidRDefault="00383E6C" w:rsidP="00383E6C">
            <w:pPr>
              <w:rPr>
                <w:rFonts w:ascii="Times New Roman" w:hAnsi="Times New Roman" w:cs="Times New Roman"/>
              </w:rPr>
            </w:pPr>
          </w:p>
        </w:tc>
        <w:tc>
          <w:tcPr>
            <w:tcW w:w="2707" w:type="dxa"/>
            <w:noWrap/>
          </w:tcPr>
          <w:p w14:paraId="0C87DBCD" w14:textId="77777777" w:rsidR="00383E6C" w:rsidRPr="00B0521D" w:rsidRDefault="00383E6C" w:rsidP="00383E6C">
            <w:pPr>
              <w:rPr>
                <w:rFonts w:ascii="Times New Roman" w:hAnsi="Times New Roman" w:cs="Times New Roman"/>
              </w:rPr>
            </w:pPr>
          </w:p>
        </w:tc>
      </w:tr>
      <w:tr w:rsidR="00383E6C" w:rsidRPr="00B0521D" w14:paraId="377C94DE" w14:textId="77777777">
        <w:trPr>
          <w:trHeight w:val="285"/>
        </w:trPr>
        <w:tc>
          <w:tcPr>
            <w:tcW w:w="693" w:type="dxa"/>
            <w:noWrap/>
          </w:tcPr>
          <w:p w14:paraId="1123E31A" w14:textId="2D42A9D5" w:rsidR="00383E6C" w:rsidRPr="002C3B1F" w:rsidRDefault="00E378AE" w:rsidP="00383E6C">
            <w:r>
              <w:rPr>
                <w:rFonts w:ascii="Times New Roman" w:hAnsi="Times New Roman" w:cs="Times New Roman"/>
              </w:rPr>
              <w:lastRenderedPageBreak/>
              <w:t>5</w:t>
            </w:r>
          </w:p>
        </w:tc>
        <w:tc>
          <w:tcPr>
            <w:tcW w:w="1732" w:type="dxa"/>
            <w:noWrap/>
            <w:vAlign w:val="center"/>
          </w:tcPr>
          <w:p w14:paraId="28CC2760" w14:textId="5BFFA3E8" w:rsidR="00383E6C" w:rsidRPr="00B0521D" w:rsidRDefault="00DB77C6" w:rsidP="00383E6C">
            <w:pPr>
              <w:rPr>
                <w:rFonts w:ascii="Times New Roman" w:eastAsia="Calibri" w:hAnsi="Times New Roman" w:cs="Times New Roman"/>
                <w:sz w:val="24"/>
                <w:szCs w:val="24"/>
              </w:rPr>
            </w:pPr>
            <w:r w:rsidRPr="00DB77C6">
              <w:rPr>
                <w:rFonts w:ascii="Times New Roman" w:eastAsia="Calibri" w:hAnsi="Times New Roman" w:cs="Times New Roman"/>
                <w:sz w:val="24"/>
                <w:szCs w:val="24"/>
              </w:rPr>
              <w:t>Hoàn tiền đặt phòng </w:t>
            </w:r>
          </w:p>
        </w:tc>
        <w:tc>
          <w:tcPr>
            <w:tcW w:w="1833" w:type="dxa"/>
            <w:noWrap/>
          </w:tcPr>
          <w:p w14:paraId="504A0661" w14:textId="77777777" w:rsidR="00383E6C" w:rsidRPr="002C3B1F" w:rsidRDefault="7F87BDE2" w:rsidP="40C59B3B">
            <w:pPr>
              <w:rPr>
                <w:rFonts w:ascii="Times New Roman" w:hAnsi="Times New Roman" w:cs="Times New Roman"/>
              </w:rPr>
            </w:pPr>
            <w:r w:rsidRPr="40C59B3B">
              <w:rPr>
                <w:rFonts w:ascii="Times New Roman" w:hAnsi="Times New Roman" w:cs="Times New Roman"/>
              </w:rPr>
              <w:t>100 lượt/ ngày</w:t>
            </w:r>
          </w:p>
          <w:p w14:paraId="3B0F59EE" w14:textId="5CE5A82E" w:rsidR="00383E6C" w:rsidRPr="00B0521D" w:rsidRDefault="7F87BDE2" w:rsidP="00383E6C">
            <w:pPr>
              <w:rPr>
                <w:rFonts w:ascii="Times New Roman" w:hAnsi="Times New Roman" w:cs="Times New Roman"/>
              </w:rPr>
            </w:pPr>
            <w:r w:rsidRPr="40C59B3B">
              <w:rPr>
                <w:rFonts w:ascii="Times New Roman" w:hAnsi="Times New Roman" w:cs="Times New Roman"/>
              </w:rPr>
              <w:t>= 4 lượt/h</w:t>
            </w:r>
          </w:p>
        </w:tc>
        <w:tc>
          <w:tcPr>
            <w:tcW w:w="2052" w:type="dxa"/>
            <w:noWrap/>
          </w:tcPr>
          <w:p w14:paraId="56F9C0F2" w14:textId="77777777" w:rsidR="00383E6C" w:rsidRPr="00B0521D" w:rsidRDefault="00383E6C" w:rsidP="00383E6C">
            <w:pPr>
              <w:rPr>
                <w:rFonts w:ascii="Times New Roman" w:hAnsi="Times New Roman" w:cs="Times New Roman"/>
              </w:rPr>
            </w:pPr>
          </w:p>
        </w:tc>
        <w:tc>
          <w:tcPr>
            <w:tcW w:w="2707" w:type="dxa"/>
            <w:noWrap/>
          </w:tcPr>
          <w:p w14:paraId="466BFAAD" w14:textId="227AB577" w:rsidR="00383E6C" w:rsidRPr="00B0521D" w:rsidRDefault="00383E6C" w:rsidP="00383E6C">
            <w:pPr>
              <w:rPr>
                <w:rFonts w:ascii="Times New Roman" w:hAnsi="Times New Roman" w:cs="Times New Roman"/>
              </w:rPr>
            </w:pPr>
          </w:p>
        </w:tc>
      </w:tr>
      <w:tr w:rsidR="3AB1C4B0" w:rsidRPr="00B0521D" w14:paraId="6285FA50" w14:textId="77777777">
        <w:trPr>
          <w:trHeight w:val="285"/>
        </w:trPr>
        <w:tc>
          <w:tcPr>
            <w:tcW w:w="693" w:type="dxa"/>
            <w:noWrap/>
          </w:tcPr>
          <w:p w14:paraId="2FE4CF3B" w14:textId="74E0CCF7" w:rsidR="3AB1C4B0" w:rsidRPr="00B0521D" w:rsidRDefault="00E378AE" w:rsidP="3AB1C4B0">
            <w:pPr>
              <w:rPr>
                <w:rFonts w:ascii="Times New Roman" w:hAnsi="Times New Roman" w:cs="Times New Roman"/>
              </w:rPr>
            </w:pPr>
            <w:r>
              <w:rPr>
                <w:rFonts w:ascii="Times New Roman" w:hAnsi="Times New Roman" w:cs="Times New Roman"/>
              </w:rPr>
              <w:t>6</w:t>
            </w:r>
          </w:p>
        </w:tc>
        <w:tc>
          <w:tcPr>
            <w:tcW w:w="1732" w:type="dxa"/>
            <w:noWrap/>
            <w:vAlign w:val="center"/>
          </w:tcPr>
          <w:p w14:paraId="5FA11C34" w14:textId="53B9D725" w:rsidR="3AB1C4B0" w:rsidRPr="00B0521D" w:rsidRDefault="00DB77C6" w:rsidP="3AB1C4B0">
            <w:pPr>
              <w:rPr>
                <w:rFonts w:ascii="Times New Roman" w:eastAsia="Calibri" w:hAnsi="Times New Roman" w:cs="Times New Roman"/>
                <w:sz w:val="24"/>
                <w:szCs w:val="24"/>
              </w:rPr>
            </w:pPr>
            <w:r w:rsidRPr="00DB77C6">
              <w:rPr>
                <w:rFonts w:ascii="Times New Roman" w:eastAsia="Calibri" w:hAnsi="Times New Roman" w:cs="Times New Roman"/>
                <w:sz w:val="24"/>
                <w:szCs w:val="24"/>
              </w:rPr>
              <w:t>Thống kê doanh thu </w:t>
            </w:r>
          </w:p>
        </w:tc>
        <w:tc>
          <w:tcPr>
            <w:tcW w:w="1833" w:type="dxa"/>
            <w:noWrap/>
          </w:tcPr>
          <w:p w14:paraId="5B695323" w14:textId="77777777" w:rsidR="3AB1C4B0" w:rsidRPr="002C3B1F" w:rsidRDefault="7609E78D" w:rsidP="40C59B3B">
            <w:pPr>
              <w:rPr>
                <w:rFonts w:ascii="Times New Roman" w:hAnsi="Times New Roman" w:cs="Times New Roman"/>
              </w:rPr>
            </w:pPr>
            <w:r w:rsidRPr="40C59B3B">
              <w:rPr>
                <w:rFonts w:ascii="Times New Roman" w:hAnsi="Times New Roman" w:cs="Times New Roman"/>
              </w:rPr>
              <w:t>100 lượt/ ngày</w:t>
            </w:r>
          </w:p>
          <w:p w14:paraId="0505C104" w14:textId="02116F7F" w:rsidR="3AB1C4B0" w:rsidRPr="00B0521D" w:rsidRDefault="7609E78D" w:rsidP="3AB1C4B0">
            <w:pPr>
              <w:rPr>
                <w:rFonts w:ascii="Times New Roman" w:hAnsi="Times New Roman" w:cs="Times New Roman"/>
              </w:rPr>
            </w:pPr>
            <w:r w:rsidRPr="40C59B3B">
              <w:rPr>
                <w:rFonts w:ascii="Times New Roman" w:hAnsi="Times New Roman" w:cs="Times New Roman"/>
              </w:rPr>
              <w:t>= 4 lượt/h</w:t>
            </w:r>
          </w:p>
        </w:tc>
        <w:tc>
          <w:tcPr>
            <w:tcW w:w="2052" w:type="dxa"/>
            <w:noWrap/>
          </w:tcPr>
          <w:p w14:paraId="519FD866" w14:textId="1A3369EA" w:rsidR="3AB1C4B0" w:rsidRPr="00B0521D" w:rsidRDefault="3AB1C4B0" w:rsidP="3AB1C4B0">
            <w:pPr>
              <w:rPr>
                <w:rFonts w:ascii="Times New Roman" w:hAnsi="Times New Roman" w:cs="Times New Roman"/>
              </w:rPr>
            </w:pPr>
          </w:p>
        </w:tc>
        <w:tc>
          <w:tcPr>
            <w:tcW w:w="2707" w:type="dxa"/>
            <w:noWrap/>
          </w:tcPr>
          <w:p w14:paraId="0B8A5A23" w14:textId="08BDFA08" w:rsidR="3AB1C4B0" w:rsidRPr="00B0521D" w:rsidRDefault="3AB1C4B0" w:rsidP="3AB1C4B0">
            <w:pPr>
              <w:rPr>
                <w:rFonts w:ascii="Times New Roman" w:hAnsi="Times New Roman" w:cs="Times New Roman"/>
              </w:rPr>
            </w:pPr>
          </w:p>
        </w:tc>
      </w:tr>
      <w:tr w:rsidR="001E60CE" w:rsidRPr="002C3B1F" w14:paraId="01D5F2A0" w14:textId="77777777">
        <w:trPr>
          <w:trHeight w:val="285"/>
        </w:trPr>
        <w:tc>
          <w:tcPr>
            <w:tcW w:w="693" w:type="dxa"/>
            <w:noWrap/>
          </w:tcPr>
          <w:p w14:paraId="3892E626" w14:textId="54690DEB" w:rsidR="001E60CE" w:rsidRPr="002C3B1F" w:rsidRDefault="00E378AE" w:rsidP="001E60CE">
            <w:pPr>
              <w:rPr>
                <w:rFonts w:ascii="Times New Roman" w:hAnsi="Times New Roman" w:cs="Times New Roman"/>
              </w:rPr>
            </w:pPr>
            <w:r>
              <w:rPr>
                <w:rFonts w:ascii="Times New Roman" w:hAnsi="Times New Roman" w:cs="Times New Roman"/>
              </w:rPr>
              <w:t>7</w:t>
            </w:r>
          </w:p>
        </w:tc>
        <w:tc>
          <w:tcPr>
            <w:tcW w:w="1732" w:type="dxa"/>
            <w:noWrap/>
            <w:vAlign w:val="center"/>
          </w:tcPr>
          <w:p w14:paraId="76941405" w14:textId="1824854E" w:rsidR="001E60CE" w:rsidRPr="002C3B1F" w:rsidRDefault="000B5424" w:rsidP="001E60CE">
            <w:pPr>
              <w:rPr>
                <w:rFonts w:ascii="Times New Roman" w:eastAsia="Times New Roman" w:hAnsi="Times New Roman" w:cs="Times New Roman"/>
              </w:rPr>
            </w:pPr>
            <w:r w:rsidRPr="000B5424">
              <w:rPr>
                <w:rFonts w:ascii="Times New Roman" w:eastAsia="Times New Roman" w:hAnsi="Times New Roman" w:cs="Times New Roman"/>
              </w:rPr>
              <w:t>Đăng ký tài khoản Chủ Nhà </w:t>
            </w:r>
          </w:p>
        </w:tc>
        <w:tc>
          <w:tcPr>
            <w:tcW w:w="1833" w:type="dxa"/>
            <w:noWrap/>
          </w:tcPr>
          <w:p w14:paraId="7969E361" w14:textId="77777777" w:rsidR="001E60CE" w:rsidRPr="002C3B1F" w:rsidRDefault="43EC9F45" w:rsidP="40C59B3B">
            <w:pPr>
              <w:rPr>
                <w:rFonts w:ascii="Times New Roman" w:hAnsi="Times New Roman" w:cs="Times New Roman"/>
              </w:rPr>
            </w:pPr>
            <w:r w:rsidRPr="40C59B3B">
              <w:rPr>
                <w:rFonts w:ascii="Times New Roman" w:hAnsi="Times New Roman" w:cs="Times New Roman"/>
              </w:rPr>
              <w:t>100 lượt/ ngày</w:t>
            </w:r>
          </w:p>
          <w:p w14:paraId="29D10A50" w14:textId="26E276C2" w:rsidR="001E60CE" w:rsidRPr="002C3B1F" w:rsidRDefault="43EC9F45"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53857AB3" w14:textId="77777777" w:rsidR="001E60CE" w:rsidRPr="002C3B1F" w:rsidRDefault="001E60CE" w:rsidP="001E60CE">
            <w:pPr>
              <w:rPr>
                <w:rFonts w:ascii="Times New Roman" w:hAnsi="Times New Roman" w:cs="Times New Roman"/>
              </w:rPr>
            </w:pPr>
          </w:p>
        </w:tc>
        <w:tc>
          <w:tcPr>
            <w:tcW w:w="2707" w:type="dxa"/>
            <w:noWrap/>
          </w:tcPr>
          <w:p w14:paraId="42C1047C" w14:textId="77777777" w:rsidR="001E60CE" w:rsidRPr="002C3B1F" w:rsidRDefault="001E60CE" w:rsidP="001E60CE">
            <w:pPr>
              <w:rPr>
                <w:rFonts w:ascii="Times New Roman" w:hAnsi="Times New Roman" w:cs="Times New Roman"/>
              </w:rPr>
            </w:pPr>
          </w:p>
        </w:tc>
      </w:tr>
      <w:tr w:rsidR="001E60CE" w:rsidRPr="002C3B1F" w14:paraId="70968F27" w14:textId="77777777">
        <w:trPr>
          <w:trHeight w:val="285"/>
        </w:trPr>
        <w:tc>
          <w:tcPr>
            <w:tcW w:w="693" w:type="dxa"/>
            <w:noWrap/>
          </w:tcPr>
          <w:p w14:paraId="01AD3E2B" w14:textId="2A191DC5" w:rsidR="001E60CE" w:rsidRPr="002C3B1F" w:rsidRDefault="00E378AE" w:rsidP="001E60CE">
            <w:pPr>
              <w:rPr>
                <w:rFonts w:ascii="Times New Roman" w:hAnsi="Times New Roman" w:cs="Times New Roman"/>
              </w:rPr>
            </w:pPr>
            <w:r>
              <w:rPr>
                <w:rFonts w:ascii="Times New Roman" w:hAnsi="Times New Roman" w:cs="Times New Roman"/>
              </w:rPr>
              <w:t>8</w:t>
            </w:r>
          </w:p>
        </w:tc>
        <w:tc>
          <w:tcPr>
            <w:tcW w:w="1732" w:type="dxa"/>
            <w:noWrap/>
            <w:vAlign w:val="center"/>
          </w:tcPr>
          <w:p w14:paraId="6E36A1E1" w14:textId="728CC349" w:rsidR="001E60CE" w:rsidRPr="002C3B1F" w:rsidRDefault="000B5424" w:rsidP="001E60CE">
            <w:pPr>
              <w:rPr>
                <w:rFonts w:ascii="Times New Roman" w:eastAsia="Times New Roman" w:hAnsi="Times New Roman" w:cs="Times New Roman"/>
              </w:rPr>
            </w:pPr>
            <w:r w:rsidRPr="000B5424">
              <w:rPr>
                <w:rFonts w:ascii="Times New Roman" w:eastAsia="Times New Roman" w:hAnsi="Times New Roman" w:cs="Times New Roman"/>
              </w:rPr>
              <w:t>Liên kết ngân hàng </w:t>
            </w:r>
          </w:p>
        </w:tc>
        <w:tc>
          <w:tcPr>
            <w:tcW w:w="1833" w:type="dxa"/>
            <w:noWrap/>
          </w:tcPr>
          <w:p w14:paraId="1B384F48" w14:textId="77777777" w:rsidR="001E60CE" w:rsidRPr="002C3B1F" w:rsidRDefault="00AAA169" w:rsidP="40C59B3B">
            <w:pPr>
              <w:rPr>
                <w:rFonts w:ascii="Times New Roman" w:hAnsi="Times New Roman" w:cs="Times New Roman"/>
              </w:rPr>
            </w:pPr>
            <w:r w:rsidRPr="40C59B3B">
              <w:rPr>
                <w:rFonts w:ascii="Times New Roman" w:hAnsi="Times New Roman" w:cs="Times New Roman"/>
              </w:rPr>
              <w:t>100 lượt/ ngày</w:t>
            </w:r>
          </w:p>
          <w:p w14:paraId="40ED1FAA" w14:textId="47C991AA" w:rsidR="001E60CE" w:rsidRPr="002C3B1F" w:rsidRDefault="00AAA169"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63E48EF4" w14:textId="77777777" w:rsidR="001E60CE" w:rsidRPr="002C3B1F" w:rsidRDefault="001E60CE" w:rsidP="001E60CE">
            <w:pPr>
              <w:rPr>
                <w:rFonts w:ascii="Times New Roman" w:hAnsi="Times New Roman" w:cs="Times New Roman"/>
              </w:rPr>
            </w:pPr>
          </w:p>
        </w:tc>
        <w:tc>
          <w:tcPr>
            <w:tcW w:w="2707" w:type="dxa"/>
            <w:noWrap/>
          </w:tcPr>
          <w:p w14:paraId="524D0A72" w14:textId="77777777" w:rsidR="001E60CE" w:rsidRPr="002C3B1F" w:rsidRDefault="001E60CE" w:rsidP="001E60CE">
            <w:pPr>
              <w:rPr>
                <w:rFonts w:ascii="Times New Roman" w:hAnsi="Times New Roman" w:cs="Times New Roman"/>
              </w:rPr>
            </w:pPr>
          </w:p>
        </w:tc>
      </w:tr>
      <w:tr w:rsidR="001E60CE" w:rsidRPr="002C3B1F" w14:paraId="613D8302" w14:textId="77777777">
        <w:trPr>
          <w:trHeight w:val="285"/>
        </w:trPr>
        <w:tc>
          <w:tcPr>
            <w:tcW w:w="693" w:type="dxa"/>
            <w:noWrap/>
          </w:tcPr>
          <w:p w14:paraId="714ED542" w14:textId="79FEA607" w:rsidR="001E60CE" w:rsidRPr="002C3B1F" w:rsidRDefault="00E378AE" w:rsidP="001E60CE">
            <w:pPr>
              <w:rPr>
                <w:rFonts w:ascii="Times New Roman" w:hAnsi="Times New Roman" w:cs="Times New Roman"/>
              </w:rPr>
            </w:pPr>
            <w:r>
              <w:rPr>
                <w:rFonts w:ascii="Times New Roman" w:hAnsi="Times New Roman" w:cs="Times New Roman"/>
              </w:rPr>
              <w:t>9</w:t>
            </w:r>
          </w:p>
        </w:tc>
        <w:tc>
          <w:tcPr>
            <w:tcW w:w="1732" w:type="dxa"/>
            <w:noWrap/>
            <w:vAlign w:val="center"/>
          </w:tcPr>
          <w:p w14:paraId="78583823" w14:textId="7E5B7C6B" w:rsidR="001E60CE" w:rsidRDefault="00050C2C" w:rsidP="001E60CE">
            <w:pPr>
              <w:rPr>
                <w:rFonts w:ascii="Times New Roman" w:eastAsia="Times New Roman" w:hAnsi="Times New Roman" w:cs="Times New Roman"/>
              </w:rPr>
            </w:pPr>
            <w:r w:rsidRPr="00050C2C">
              <w:rPr>
                <w:rFonts w:ascii="Times New Roman" w:eastAsia="Times New Roman" w:hAnsi="Times New Roman" w:cs="Times New Roman"/>
              </w:rPr>
              <w:t>Tạo hồ sơ phòng cho thuê </w:t>
            </w:r>
          </w:p>
        </w:tc>
        <w:tc>
          <w:tcPr>
            <w:tcW w:w="1833" w:type="dxa"/>
            <w:noWrap/>
          </w:tcPr>
          <w:p w14:paraId="0B4106AE" w14:textId="77777777" w:rsidR="001E60CE" w:rsidRPr="002C3B1F" w:rsidRDefault="18CB22A2" w:rsidP="40C59B3B">
            <w:pPr>
              <w:rPr>
                <w:rFonts w:ascii="Times New Roman" w:hAnsi="Times New Roman" w:cs="Times New Roman"/>
              </w:rPr>
            </w:pPr>
            <w:r w:rsidRPr="40C59B3B">
              <w:rPr>
                <w:rFonts w:ascii="Times New Roman" w:hAnsi="Times New Roman" w:cs="Times New Roman"/>
              </w:rPr>
              <w:t>100 lượt/ ngày</w:t>
            </w:r>
          </w:p>
          <w:p w14:paraId="6B6E9DF5" w14:textId="6E81FE12" w:rsidR="001E60CE" w:rsidRPr="002C3B1F" w:rsidRDefault="18CB22A2"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0DAEBAF7" w14:textId="77777777" w:rsidR="001E60CE" w:rsidRPr="002C3B1F" w:rsidRDefault="001E60CE" w:rsidP="001E60CE">
            <w:pPr>
              <w:rPr>
                <w:rFonts w:ascii="Times New Roman" w:hAnsi="Times New Roman" w:cs="Times New Roman"/>
              </w:rPr>
            </w:pPr>
          </w:p>
        </w:tc>
        <w:tc>
          <w:tcPr>
            <w:tcW w:w="2707" w:type="dxa"/>
            <w:noWrap/>
          </w:tcPr>
          <w:p w14:paraId="03474C0F" w14:textId="77777777" w:rsidR="001E60CE" w:rsidRPr="002C3B1F" w:rsidRDefault="001E60CE" w:rsidP="001E60CE">
            <w:pPr>
              <w:rPr>
                <w:rFonts w:ascii="Times New Roman" w:hAnsi="Times New Roman" w:cs="Times New Roman"/>
              </w:rPr>
            </w:pPr>
          </w:p>
        </w:tc>
      </w:tr>
      <w:tr w:rsidR="001E60CE" w:rsidRPr="002C3B1F" w14:paraId="6FE0807A" w14:textId="77777777">
        <w:trPr>
          <w:trHeight w:val="285"/>
        </w:trPr>
        <w:tc>
          <w:tcPr>
            <w:tcW w:w="693" w:type="dxa"/>
            <w:noWrap/>
          </w:tcPr>
          <w:p w14:paraId="3354DCEB" w14:textId="6EBABDC2" w:rsidR="001E60CE" w:rsidRPr="002C3B1F" w:rsidRDefault="00E378AE" w:rsidP="001E60CE">
            <w:pPr>
              <w:rPr>
                <w:rFonts w:ascii="Times New Roman" w:hAnsi="Times New Roman" w:cs="Times New Roman"/>
              </w:rPr>
            </w:pPr>
            <w:r>
              <w:rPr>
                <w:rFonts w:ascii="Times New Roman" w:hAnsi="Times New Roman" w:cs="Times New Roman"/>
              </w:rPr>
              <w:t>10</w:t>
            </w:r>
          </w:p>
        </w:tc>
        <w:tc>
          <w:tcPr>
            <w:tcW w:w="1732" w:type="dxa"/>
            <w:noWrap/>
            <w:vAlign w:val="center"/>
          </w:tcPr>
          <w:p w14:paraId="59ABF7AA" w14:textId="671335FE" w:rsidR="001E60CE" w:rsidRPr="002C3B1F" w:rsidRDefault="00050C2C" w:rsidP="001E60CE">
            <w:pPr>
              <w:rPr>
                <w:rFonts w:ascii="Times New Roman" w:eastAsia="Times New Roman" w:hAnsi="Times New Roman" w:cs="Times New Roman"/>
              </w:rPr>
            </w:pPr>
            <w:r w:rsidRPr="00050C2C">
              <w:rPr>
                <w:rFonts w:ascii="Times New Roman" w:eastAsia="Times New Roman" w:hAnsi="Times New Roman" w:cs="Times New Roman"/>
              </w:rPr>
              <w:t>Cập nhật hồ sơ </w:t>
            </w:r>
          </w:p>
        </w:tc>
        <w:tc>
          <w:tcPr>
            <w:tcW w:w="1833" w:type="dxa"/>
            <w:noWrap/>
          </w:tcPr>
          <w:p w14:paraId="5EA1D076" w14:textId="77777777" w:rsidR="001E60CE" w:rsidRPr="002C3B1F" w:rsidRDefault="1290A2F4" w:rsidP="40C59B3B">
            <w:pPr>
              <w:rPr>
                <w:rFonts w:ascii="Times New Roman" w:hAnsi="Times New Roman" w:cs="Times New Roman"/>
              </w:rPr>
            </w:pPr>
            <w:r w:rsidRPr="40C59B3B">
              <w:rPr>
                <w:rFonts w:ascii="Times New Roman" w:hAnsi="Times New Roman" w:cs="Times New Roman"/>
              </w:rPr>
              <w:t>100 lượt/ ngày</w:t>
            </w:r>
          </w:p>
          <w:p w14:paraId="35491BDC" w14:textId="16369673" w:rsidR="001E60CE" w:rsidRPr="002C3B1F" w:rsidRDefault="1290A2F4"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50BE9E5D" w14:textId="77777777" w:rsidR="001E60CE" w:rsidRPr="002C3B1F" w:rsidRDefault="001E60CE" w:rsidP="001E60CE">
            <w:pPr>
              <w:rPr>
                <w:rFonts w:ascii="Times New Roman" w:hAnsi="Times New Roman" w:cs="Times New Roman"/>
              </w:rPr>
            </w:pPr>
          </w:p>
        </w:tc>
        <w:tc>
          <w:tcPr>
            <w:tcW w:w="2707" w:type="dxa"/>
            <w:noWrap/>
          </w:tcPr>
          <w:p w14:paraId="3BCE2EA7" w14:textId="77777777" w:rsidR="001E60CE" w:rsidRPr="002C3B1F" w:rsidRDefault="001E60CE" w:rsidP="001E60CE">
            <w:pPr>
              <w:rPr>
                <w:rFonts w:ascii="Times New Roman" w:hAnsi="Times New Roman" w:cs="Times New Roman"/>
              </w:rPr>
            </w:pPr>
          </w:p>
        </w:tc>
      </w:tr>
      <w:tr w:rsidR="001E60CE" w:rsidRPr="002C3B1F" w14:paraId="5BB69B3A" w14:textId="77777777">
        <w:trPr>
          <w:trHeight w:val="285"/>
        </w:trPr>
        <w:tc>
          <w:tcPr>
            <w:tcW w:w="693" w:type="dxa"/>
            <w:noWrap/>
          </w:tcPr>
          <w:p w14:paraId="6F82ED86" w14:textId="049CC981" w:rsidR="001E60CE" w:rsidRPr="002C3B1F" w:rsidRDefault="6283242A" w:rsidP="001E60CE">
            <w:pPr>
              <w:rPr>
                <w:rFonts w:ascii="Times New Roman" w:hAnsi="Times New Roman" w:cs="Times New Roman"/>
              </w:rPr>
            </w:pPr>
            <w:r w:rsidRPr="40C59B3B">
              <w:rPr>
                <w:rFonts w:ascii="Times New Roman" w:hAnsi="Times New Roman" w:cs="Times New Roman"/>
              </w:rPr>
              <w:t>1</w:t>
            </w:r>
            <w:r w:rsidR="00E378AE">
              <w:rPr>
                <w:rFonts w:ascii="Times New Roman" w:hAnsi="Times New Roman" w:cs="Times New Roman"/>
              </w:rPr>
              <w:t>1</w:t>
            </w:r>
          </w:p>
        </w:tc>
        <w:tc>
          <w:tcPr>
            <w:tcW w:w="1732" w:type="dxa"/>
            <w:noWrap/>
            <w:vAlign w:val="center"/>
          </w:tcPr>
          <w:p w14:paraId="0CDF226C" w14:textId="69BDD517" w:rsidR="001E60CE" w:rsidRPr="002C3B1F" w:rsidRDefault="005A2890" w:rsidP="001E60CE">
            <w:pPr>
              <w:rPr>
                <w:rFonts w:ascii="Times New Roman" w:eastAsia="Times New Roman" w:hAnsi="Times New Roman" w:cs="Times New Roman"/>
              </w:rPr>
            </w:pPr>
            <w:r w:rsidRPr="005A2890">
              <w:rPr>
                <w:rFonts w:ascii="Times New Roman" w:eastAsia="Times New Roman" w:hAnsi="Times New Roman" w:cs="Times New Roman"/>
              </w:rPr>
              <w:t>Thống kê doanh thu các phòng </w:t>
            </w:r>
          </w:p>
        </w:tc>
        <w:tc>
          <w:tcPr>
            <w:tcW w:w="1833" w:type="dxa"/>
            <w:noWrap/>
          </w:tcPr>
          <w:p w14:paraId="1719E42C" w14:textId="77777777" w:rsidR="001E60CE" w:rsidRPr="002C3B1F" w:rsidRDefault="016B7AA3" w:rsidP="40C59B3B">
            <w:pPr>
              <w:rPr>
                <w:rFonts w:ascii="Times New Roman" w:hAnsi="Times New Roman" w:cs="Times New Roman"/>
              </w:rPr>
            </w:pPr>
            <w:r w:rsidRPr="40C59B3B">
              <w:rPr>
                <w:rFonts w:ascii="Times New Roman" w:hAnsi="Times New Roman" w:cs="Times New Roman"/>
              </w:rPr>
              <w:t>100 lượt/ ngày</w:t>
            </w:r>
          </w:p>
          <w:p w14:paraId="67383CB5" w14:textId="4CA62AAE" w:rsidR="001E60CE" w:rsidRPr="002C3B1F" w:rsidRDefault="016B7AA3"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737DE3C9" w14:textId="77777777" w:rsidR="001E60CE" w:rsidRPr="002C3B1F" w:rsidRDefault="001E60CE" w:rsidP="001E60CE">
            <w:pPr>
              <w:rPr>
                <w:rFonts w:ascii="Times New Roman" w:hAnsi="Times New Roman" w:cs="Times New Roman"/>
              </w:rPr>
            </w:pPr>
          </w:p>
        </w:tc>
        <w:tc>
          <w:tcPr>
            <w:tcW w:w="2707" w:type="dxa"/>
            <w:noWrap/>
          </w:tcPr>
          <w:p w14:paraId="3F9895C6" w14:textId="77777777" w:rsidR="001E60CE" w:rsidRPr="002C3B1F" w:rsidRDefault="001E60CE" w:rsidP="001E60CE">
            <w:pPr>
              <w:rPr>
                <w:rFonts w:ascii="Times New Roman" w:hAnsi="Times New Roman" w:cs="Times New Roman"/>
              </w:rPr>
            </w:pPr>
          </w:p>
        </w:tc>
      </w:tr>
      <w:tr w:rsidR="001E60CE" w:rsidRPr="002C3B1F" w14:paraId="7AD7A232" w14:textId="77777777">
        <w:trPr>
          <w:trHeight w:val="285"/>
        </w:trPr>
        <w:tc>
          <w:tcPr>
            <w:tcW w:w="693" w:type="dxa"/>
            <w:noWrap/>
          </w:tcPr>
          <w:p w14:paraId="0574A069" w14:textId="0B5D8BF3" w:rsidR="001E60CE" w:rsidRPr="002C3B1F" w:rsidRDefault="6283242A" w:rsidP="001E60CE">
            <w:pPr>
              <w:rPr>
                <w:rFonts w:ascii="Times New Roman" w:hAnsi="Times New Roman" w:cs="Times New Roman"/>
              </w:rPr>
            </w:pPr>
            <w:r w:rsidRPr="40C59B3B">
              <w:rPr>
                <w:rFonts w:ascii="Times New Roman" w:hAnsi="Times New Roman" w:cs="Times New Roman"/>
              </w:rPr>
              <w:t>1</w:t>
            </w:r>
            <w:r w:rsidR="00E378AE">
              <w:rPr>
                <w:rFonts w:ascii="Times New Roman" w:hAnsi="Times New Roman" w:cs="Times New Roman"/>
              </w:rPr>
              <w:t>2</w:t>
            </w:r>
          </w:p>
        </w:tc>
        <w:tc>
          <w:tcPr>
            <w:tcW w:w="1732" w:type="dxa"/>
            <w:noWrap/>
            <w:vAlign w:val="center"/>
          </w:tcPr>
          <w:p w14:paraId="663AA174" w14:textId="796C1006" w:rsidR="001E60CE" w:rsidRPr="002C3B1F" w:rsidRDefault="005F4EE0" w:rsidP="001E60CE">
            <w:pPr>
              <w:rPr>
                <w:rFonts w:ascii="Times New Roman" w:eastAsia="Times New Roman" w:hAnsi="Times New Roman" w:cs="Times New Roman"/>
              </w:rPr>
            </w:pPr>
            <w:r w:rsidRPr="005F4EE0">
              <w:rPr>
                <w:rFonts w:ascii="Times New Roman" w:eastAsia="Times New Roman" w:hAnsi="Times New Roman" w:cs="Times New Roman"/>
              </w:rPr>
              <w:t>xem thông tin khách thuê </w:t>
            </w:r>
          </w:p>
        </w:tc>
        <w:tc>
          <w:tcPr>
            <w:tcW w:w="1833" w:type="dxa"/>
            <w:noWrap/>
          </w:tcPr>
          <w:p w14:paraId="6F827D68" w14:textId="77777777" w:rsidR="001E60CE" w:rsidRPr="002C3B1F" w:rsidRDefault="294690C1" w:rsidP="40C59B3B">
            <w:pPr>
              <w:rPr>
                <w:rFonts w:ascii="Times New Roman" w:hAnsi="Times New Roman" w:cs="Times New Roman"/>
              </w:rPr>
            </w:pPr>
            <w:r w:rsidRPr="40C59B3B">
              <w:rPr>
                <w:rFonts w:ascii="Times New Roman" w:hAnsi="Times New Roman" w:cs="Times New Roman"/>
              </w:rPr>
              <w:t>100 lượt/ ngày</w:t>
            </w:r>
          </w:p>
          <w:p w14:paraId="7250B9A7" w14:textId="33EB9AB3" w:rsidR="001E60CE" w:rsidRPr="002C3B1F" w:rsidRDefault="294690C1"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1DEF25B2" w14:textId="77777777" w:rsidR="001E60CE" w:rsidRPr="002C3B1F" w:rsidRDefault="001E60CE" w:rsidP="001E60CE">
            <w:pPr>
              <w:rPr>
                <w:rFonts w:ascii="Times New Roman" w:hAnsi="Times New Roman" w:cs="Times New Roman"/>
              </w:rPr>
            </w:pPr>
          </w:p>
        </w:tc>
        <w:tc>
          <w:tcPr>
            <w:tcW w:w="2707" w:type="dxa"/>
            <w:noWrap/>
          </w:tcPr>
          <w:p w14:paraId="7A85D209" w14:textId="77777777" w:rsidR="001E60CE" w:rsidRPr="002C3B1F" w:rsidRDefault="001E60CE" w:rsidP="001E60CE">
            <w:pPr>
              <w:rPr>
                <w:rFonts w:ascii="Times New Roman" w:hAnsi="Times New Roman" w:cs="Times New Roman"/>
              </w:rPr>
            </w:pPr>
          </w:p>
        </w:tc>
      </w:tr>
      <w:tr w:rsidR="001E60CE" w:rsidRPr="002C3B1F" w14:paraId="56FB3E14" w14:textId="77777777">
        <w:trPr>
          <w:trHeight w:val="285"/>
        </w:trPr>
        <w:tc>
          <w:tcPr>
            <w:tcW w:w="693" w:type="dxa"/>
            <w:noWrap/>
          </w:tcPr>
          <w:p w14:paraId="5FB0D542" w14:textId="75582131" w:rsidR="001E60CE" w:rsidRPr="002C3B1F" w:rsidRDefault="6283242A" w:rsidP="001E60CE">
            <w:pPr>
              <w:rPr>
                <w:rFonts w:ascii="Times New Roman" w:hAnsi="Times New Roman" w:cs="Times New Roman"/>
              </w:rPr>
            </w:pPr>
            <w:r w:rsidRPr="40C59B3B">
              <w:rPr>
                <w:rFonts w:ascii="Times New Roman" w:hAnsi="Times New Roman" w:cs="Times New Roman"/>
              </w:rPr>
              <w:t>1</w:t>
            </w:r>
            <w:r w:rsidR="00E378AE">
              <w:rPr>
                <w:rFonts w:ascii="Times New Roman" w:hAnsi="Times New Roman" w:cs="Times New Roman"/>
              </w:rPr>
              <w:t>3</w:t>
            </w:r>
          </w:p>
        </w:tc>
        <w:tc>
          <w:tcPr>
            <w:tcW w:w="1732" w:type="dxa"/>
            <w:noWrap/>
            <w:vAlign w:val="center"/>
          </w:tcPr>
          <w:p w14:paraId="1DF231B3" w14:textId="5FA2BDA7" w:rsidR="001E60CE" w:rsidRPr="002C3B1F" w:rsidRDefault="005F4EE0" w:rsidP="001E60CE">
            <w:pPr>
              <w:rPr>
                <w:rFonts w:ascii="Times New Roman" w:eastAsia="Times New Roman" w:hAnsi="Times New Roman" w:cs="Times New Roman"/>
              </w:rPr>
            </w:pPr>
            <w:r w:rsidRPr="005F4EE0">
              <w:rPr>
                <w:rFonts w:ascii="Times New Roman" w:eastAsia="Times New Roman" w:hAnsi="Times New Roman" w:cs="Times New Roman"/>
              </w:rPr>
              <w:t>xem danh sách phòng theo trạng thái </w:t>
            </w:r>
          </w:p>
        </w:tc>
        <w:tc>
          <w:tcPr>
            <w:tcW w:w="1833" w:type="dxa"/>
            <w:noWrap/>
          </w:tcPr>
          <w:p w14:paraId="2E4BD864" w14:textId="77777777" w:rsidR="001E60CE" w:rsidRPr="002C3B1F" w:rsidRDefault="3B2BC384" w:rsidP="40C59B3B">
            <w:pPr>
              <w:rPr>
                <w:rFonts w:ascii="Times New Roman" w:hAnsi="Times New Roman" w:cs="Times New Roman"/>
              </w:rPr>
            </w:pPr>
            <w:r w:rsidRPr="40C59B3B">
              <w:rPr>
                <w:rFonts w:ascii="Times New Roman" w:hAnsi="Times New Roman" w:cs="Times New Roman"/>
              </w:rPr>
              <w:t>100 lượt/ ngày</w:t>
            </w:r>
          </w:p>
          <w:p w14:paraId="6F697478" w14:textId="0ACE78A1" w:rsidR="001E60CE" w:rsidRPr="002C3B1F" w:rsidRDefault="3B2BC384"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3BA614A2" w14:textId="77777777" w:rsidR="001E60CE" w:rsidRPr="002C3B1F" w:rsidRDefault="001E60CE" w:rsidP="001E60CE">
            <w:pPr>
              <w:rPr>
                <w:rFonts w:ascii="Times New Roman" w:hAnsi="Times New Roman" w:cs="Times New Roman"/>
              </w:rPr>
            </w:pPr>
          </w:p>
        </w:tc>
        <w:tc>
          <w:tcPr>
            <w:tcW w:w="2707" w:type="dxa"/>
            <w:noWrap/>
          </w:tcPr>
          <w:p w14:paraId="6D725A33" w14:textId="77777777" w:rsidR="001E60CE" w:rsidRPr="002C3B1F" w:rsidRDefault="001E60CE" w:rsidP="001E60CE">
            <w:pPr>
              <w:rPr>
                <w:rFonts w:ascii="Times New Roman" w:hAnsi="Times New Roman" w:cs="Times New Roman"/>
              </w:rPr>
            </w:pPr>
          </w:p>
        </w:tc>
      </w:tr>
      <w:tr w:rsidR="005F4EE0" w:rsidRPr="002C3B1F" w14:paraId="001DAE90" w14:textId="77777777">
        <w:trPr>
          <w:trHeight w:val="285"/>
        </w:trPr>
        <w:tc>
          <w:tcPr>
            <w:tcW w:w="693" w:type="dxa"/>
            <w:noWrap/>
          </w:tcPr>
          <w:p w14:paraId="5C59CA1C" w14:textId="44CB5EAB" w:rsidR="005F4EE0" w:rsidRPr="002C3B1F" w:rsidRDefault="55380ECD" w:rsidP="001E60CE">
            <w:pPr>
              <w:rPr>
                <w:rFonts w:ascii="Times New Roman" w:hAnsi="Times New Roman" w:cs="Times New Roman"/>
              </w:rPr>
            </w:pPr>
            <w:r w:rsidRPr="40C59B3B">
              <w:rPr>
                <w:rFonts w:ascii="Times New Roman" w:hAnsi="Times New Roman" w:cs="Times New Roman"/>
              </w:rPr>
              <w:t>1</w:t>
            </w:r>
            <w:r w:rsidR="00E378AE">
              <w:rPr>
                <w:rFonts w:ascii="Times New Roman" w:hAnsi="Times New Roman" w:cs="Times New Roman"/>
              </w:rPr>
              <w:t>4</w:t>
            </w:r>
          </w:p>
        </w:tc>
        <w:tc>
          <w:tcPr>
            <w:tcW w:w="1732" w:type="dxa"/>
            <w:noWrap/>
            <w:vAlign w:val="center"/>
          </w:tcPr>
          <w:p w14:paraId="7BAB7101" w14:textId="0E0A257E" w:rsidR="005F4EE0" w:rsidRPr="005F4EE0" w:rsidRDefault="00A040FB" w:rsidP="001E60CE">
            <w:pPr>
              <w:rPr>
                <w:rFonts w:ascii="Times New Roman" w:eastAsia="Times New Roman" w:hAnsi="Times New Roman" w:cs="Times New Roman"/>
              </w:rPr>
            </w:pPr>
            <w:r w:rsidRPr="00A040FB">
              <w:rPr>
                <w:rFonts w:ascii="Times New Roman" w:eastAsia="Times New Roman" w:hAnsi="Times New Roman" w:cs="Times New Roman"/>
              </w:rPr>
              <w:t>Đẩy các phòng sở hữu lên trang nhất tìm kiếm </w:t>
            </w:r>
          </w:p>
        </w:tc>
        <w:tc>
          <w:tcPr>
            <w:tcW w:w="1833" w:type="dxa"/>
            <w:noWrap/>
          </w:tcPr>
          <w:p w14:paraId="16A3BEF9" w14:textId="77777777" w:rsidR="005F4EE0" w:rsidRPr="002C3B1F" w:rsidRDefault="220C27AB" w:rsidP="40C59B3B">
            <w:pPr>
              <w:rPr>
                <w:rFonts w:ascii="Times New Roman" w:hAnsi="Times New Roman" w:cs="Times New Roman"/>
              </w:rPr>
            </w:pPr>
            <w:r w:rsidRPr="40C59B3B">
              <w:rPr>
                <w:rFonts w:ascii="Times New Roman" w:hAnsi="Times New Roman" w:cs="Times New Roman"/>
              </w:rPr>
              <w:t>100 lượt/ ngày</w:t>
            </w:r>
          </w:p>
          <w:p w14:paraId="7B1B3596" w14:textId="3E7B0727" w:rsidR="005F4EE0" w:rsidRPr="002C3B1F" w:rsidRDefault="220C27AB"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5DE3B001" w14:textId="77777777" w:rsidR="005F4EE0" w:rsidRPr="002C3B1F" w:rsidRDefault="005F4EE0" w:rsidP="001E60CE">
            <w:pPr>
              <w:rPr>
                <w:rFonts w:ascii="Times New Roman" w:hAnsi="Times New Roman" w:cs="Times New Roman"/>
              </w:rPr>
            </w:pPr>
          </w:p>
        </w:tc>
        <w:tc>
          <w:tcPr>
            <w:tcW w:w="2707" w:type="dxa"/>
            <w:noWrap/>
          </w:tcPr>
          <w:p w14:paraId="02E40197" w14:textId="77777777" w:rsidR="005F4EE0" w:rsidRPr="002C3B1F" w:rsidRDefault="005F4EE0" w:rsidP="001E60CE">
            <w:pPr>
              <w:rPr>
                <w:rFonts w:ascii="Times New Roman" w:hAnsi="Times New Roman" w:cs="Times New Roman"/>
              </w:rPr>
            </w:pPr>
          </w:p>
        </w:tc>
      </w:tr>
      <w:tr w:rsidR="005F4EE0" w:rsidRPr="002C3B1F" w14:paraId="6C31C22F" w14:textId="77777777">
        <w:trPr>
          <w:trHeight w:val="285"/>
        </w:trPr>
        <w:tc>
          <w:tcPr>
            <w:tcW w:w="693" w:type="dxa"/>
            <w:noWrap/>
          </w:tcPr>
          <w:p w14:paraId="0B3091F9" w14:textId="79A1819D" w:rsidR="005F4EE0" w:rsidRPr="002C3B1F" w:rsidRDefault="6F0DE3CC" w:rsidP="001E60CE">
            <w:r w:rsidRPr="40C59B3B">
              <w:rPr>
                <w:rFonts w:ascii="Times New Roman" w:hAnsi="Times New Roman" w:cs="Times New Roman"/>
              </w:rPr>
              <w:t>1</w:t>
            </w:r>
            <w:r w:rsidR="00E378AE">
              <w:rPr>
                <w:rFonts w:ascii="Times New Roman" w:hAnsi="Times New Roman" w:cs="Times New Roman"/>
              </w:rPr>
              <w:t>5</w:t>
            </w:r>
          </w:p>
        </w:tc>
        <w:tc>
          <w:tcPr>
            <w:tcW w:w="1732" w:type="dxa"/>
            <w:noWrap/>
            <w:vAlign w:val="center"/>
          </w:tcPr>
          <w:p w14:paraId="615CB102" w14:textId="776BACE0" w:rsidR="005F4EE0" w:rsidRPr="005F4EE0" w:rsidRDefault="00A040FB" w:rsidP="001E60CE">
            <w:pPr>
              <w:rPr>
                <w:rFonts w:ascii="Times New Roman" w:eastAsia="Times New Roman" w:hAnsi="Times New Roman" w:cs="Times New Roman"/>
              </w:rPr>
            </w:pPr>
            <w:r w:rsidRPr="00A040FB">
              <w:rPr>
                <w:rFonts w:ascii="Times New Roman" w:eastAsia="Times New Roman" w:hAnsi="Times New Roman" w:cs="Times New Roman"/>
              </w:rPr>
              <w:t>Đăng ký tài khoản Khách thuê phòng </w:t>
            </w:r>
          </w:p>
        </w:tc>
        <w:tc>
          <w:tcPr>
            <w:tcW w:w="1833" w:type="dxa"/>
            <w:noWrap/>
          </w:tcPr>
          <w:p w14:paraId="1A550CE8" w14:textId="77777777" w:rsidR="005F4EE0" w:rsidRPr="002C3B1F" w:rsidRDefault="0A713FBF" w:rsidP="40C59B3B">
            <w:pPr>
              <w:rPr>
                <w:rFonts w:ascii="Times New Roman" w:hAnsi="Times New Roman" w:cs="Times New Roman"/>
              </w:rPr>
            </w:pPr>
            <w:r w:rsidRPr="40C59B3B">
              <w:rPr>
                <w:rFonts w:ascii="Times New Roman" w:hAnsi="Times New Roman" w:cs="Times New Roman"/>
              </w:rPr>
              <w:t>100 lượt/ ngày</w:t>
            </w:r>
          </w:p>
          <w:p w14:paraId="18E15479" w14:textId="6601DDAA" w:rsidR="005F4EE0" w:rsidRPr="002C3B1F" w:rsidRDefault="0A713FBF" w:rsidP="40C59B3B">
            <w:pPr>
              <w:rPr>
                <w:rFonts w:ascii="Times New Roman" w:hAnsi="Times New Roman" w:cs="Times New Roman"/>
              </w:rPr>
            </w:pPr>
            <w:r w:rsidRPr="40C59B3B">
              <w:rPr>
                <w:rFonts w:ascii="Times New Roman" w:hAnsi="Times New Roman" w:cs="Times New Roman"/>
              </w:rPr>
              <w:t>= 4 lượt/h</w:t>
            </w:r>
          </w:p>
          <w:p w14:paraId="3BFF725E" w14:textId="11C97AA2" w:rsidR="005F4EE0" w:rsidRPr="002C3B1F" w:rsidRDefault="005F4EE0" w:rsidP="001E60CE">
            <w:pPr>
              <w:rPr>
                <w:rFonts w:ascii="Times New Roman" w:hAnsi="Times New Roman" w:cs="Times New Roman"/>
              </w:rPr>
            </w:pPr>
          </w:p>
        </w:tc>
        <w:tc>
          <w:tcPr>
            <w:tcW w:w="2052" w:type="dxa"/>
            <w:noWrap/>
          </w:tcPr>
          <w:p w14:paraId="51D3556B" w14:textId="77777777" w:rsidR="005F4EE0" w:rsidRPr="002C3B1F" w:rsidRDefault="005F4EE0" w:rsidP="001E60CE">
            <w:pPr>
              <w:rPr>
                <w:rFonts w:ascii="Times New Roman" w:hAnsi="Times New Roman" w:cs="Times New Roman"/>
              </w:rPr>
            </w:pPr>
          </w:p>
        </w:tc>
        <w:tc>
          <w:tcPr>
            <w:tcW w:w="2707" w:type="dxa"/>
            <w:noWrap/>
          </w:tcPr>
          <w:p w14:paraId="3380B879" w14:textId="77777777" w:rsidR="005F4EE0" w:rsidRPr="002C3B1F" w:rsidRDefault="005F4EE0" w:rsidP="001E60CE">
            <w:pPr>
              <w:rPr>
                <w:rFonts w:ascii="Times New Roman" w:hAnsi="Times New Roman" w:cs="Times New Roman"/>
              </w:rPr>
            </w:pPr>
          </w:p>
        </w:tc>
      </w:tr>
      <w:tr w:rsidR="00A040FB" w:rsidRPr="002C3B1F" w14:paraId="4C0EB54D" w14:textId="77777777">
        <w:trPr>
          <w:trHeight w:val="285"/>
        </w:trPr>
        <w:tc>
          <w:tcPr>
            <w:tcW w:w="693" w:type="dxa"/>
            <w:noWrap/>
          </w:tcPr>
          <w:p w14:paraId="5BB409EB" w14:textId="5AAD5528" w:rsidR="00A040FB" w:rsidRPr="002C3B1F" w:rsidRDefault="6D97A297" w:rsidP="001E60CE">
            <w:pPr>
              <w:rPr>
                <w:rFonts w:ascii="Times New Roman" w:hAnsi="Times New Roman" w:cs="Times New Roman"/>
              </w:rPr>
            </w:pPr>
            <w:r w:rsidRPr="40C59B3B">
              <w:rPr>
                <w:rFonts w:ascii="Times New Roman" w:hAnsi="Times New Roman" w:cs="Times New Roman"/>
              </w:rPr>
              <w:t>1</w:t>
            </w:r>
            <w:r w:rsidR="00E378AE">
              <w:rPr>
                <w:rFonts w:ascii="Times New Roman" w:hAnsi="Times New Roman" w:cs="Times New Roman"/>
              </w:rPr>
              <w:t>6</w:t>
            </w:r>
          </w:p>
        </w:tc>
        <w:tc>
          <w:tcPr>
            <w:tcW w:w="1732" w:type="dxa"/>
            <w:noWrap/>
            <w:vAlign w:val="center"/>
          </w:tcPr>
          <w:p w14:paraId="24ED7083" w14:textId="332F109F" w:rsidR="00A040FB" w:rsidRPr="00A040FB" w:rsidRDefault="009045C4" w:rsidP="001E60CE">
            <w:pPr>
              <w:rPr>
                <w:rFonts w:ascii="Times New Roman" w:eastAsia="Times New Roman" w:hAnsi="Times New Roman" w:cs="Times New Roman"/>
              </w:rPr>
            </w:pPr>
            <w:r w:rsidRPr="009045C4">
              <w:rPr>
                <w:rFonts w:ascii="Times New Roman" w:eastAsia="Times New Roman" w:hAnsi="Times New Roman" w:cs="Times New Roman"/>
              </w:rPr>
              <w:t>Tìm khách sạn </w:t>
            </w:r>
          </w:p>
        </w:tc>
        <w:tc>
          <w:tcPr>
            <w:tcW w:w="1833" w:type="dxa"/>
            <w:noWrap/>
          </w:tcPr>
          <w:p w14:paraId="61B68C3C" w14:textId="77777777" w:rsidR="00A040FB" w:rsidRPr="002C3B1F" w:rsidRDefault="5DC551CB" w:rsidP="40C59B3B">
            <w:pPr>
              <w:rPr>
                <w:rFonts w:ascii="Times New Roman" w:hAnsi="Times New Roman" w:cs="Times New Roman"/>
              </w:rPr>
            </w:pPr>
            <w:r w:rsidRPr="40C59B3B">
              <w:rPr>
                <w:rFonts w:ascii="Times New Roman" w:hAnsi="Times New Roman" w:cs="Times New Roman"/>
              </w:rPr>
              <w:t>100 lượt/ ngày</w:t>
            </w:r>
          </w:p>
          <w:p w14:paraId="440219E5" w14:textId="2343502F" w:rsidR="00A040FB" w:rsidRPr="002C3B1F" w:rsidRDefault="5DC551CB"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1FA84AE6" w14:textId="77777777" w:rsidR="00A040FB" w:rsidRPr="002C3B1F" w:rsidRDefault="00A040FB" w:rsidP="001E60CE">
            <w:pPr>
              <w:rPr>
                <w:rFonts w:ascii="Times New Roman" w:hAnsi="Times New Roman" w:cs="Times New Roman"/>
              </w:rPr>
            </w:pPr>
          </w:p>
        </w:tc>
        <w:tc>
          <w:tcPr>
            <w:tcW w:w="2707" w:type="dxa"/>
            <w:noWrap/>
          </w:tcPr>
          <w:p w14:paraId="164E11D4" w14:textId="77777777" w:rsidR="00A040FB" w:rsidRPr="002C3B1F" w:rsidRDefault="00A040FB" w:rsidP="001E60CE">
            <w:pPr>
              <w:rPr>
                <w:rFonts w:ascii="Times New Roman" w:hAnsi="Times New Roman" w:cs="Times New Roman"/>
              </w:rPr>
            </w:pPr>
          </w:p>
        </w:tc>
      </w:tr>
      <w:tr w:rsidR="00A040FB" w:rsidRPr="002C3B1F" w14:paraId="132EDF11" w14:textId="77777777">
        <w:trPr>
          <w:trHeight w:val="285"/>
        </w:trPr>
        <w:tc>
          <w:tcPr>
            <w:tcW w:w="693" w:type="dxa"/>
            <w:noWrap/>
          </w:tcPr>
          <w:p w14:paraId="2B5B0A5E" w14:textId="51B6E4DD" w:rsidR="00A040FB" w:rsidRPr="002C3B1F" w:rsidRDefault="03D453AD" w:rsidP="001E60CE">
            <w:pPr>
              <w:rPr>
                <w:rFonts w:ascii="Times New Roman" w:hAnsi="Times New Roman" w:cs="Times New Roman"/>
              </w:rPr>
            </w:pPr>
            <w:r w:rsidRPr="40C59B3B">
              <w:rPr>
                <w:rFonts w:ascii="Times New Roman" w:hAnsi="Times New Roman" w:cs="Times New Roman"/>
              </w:rPr>
              <w:t>1</w:t>
            </w:r>
            <w:r w:rsidR="00E378AE">
              <w:rPr>
                <w:rFonts w:ascii="Times New Roman" w:hAnsi="Times New Roman" w:cs="Times New Roman"/>
              </w:rPr>
              <w:t>7</w:t>
            </w:r>
          </w:p>
        </w:tc>
        <w:tc>
          <w:tcPr>
            <w:tcW w:w="1732" w:type="dxa"/>
            <w:noWrap/>
            <w:vAlign w:val="center"/>
          </w:tcPr>
          <w:p w14:paraId="5EA987CC" w14:textId="06913781" w:rsidR="00A040FB" w:rsidRPr="00A040FB" w:rsidRDefault="009045C4" w:rsidP="001E60CE">
            <w:pPr>
              <w:rPr>
                <w:rFonts w:ascii="Times New Roman" w:eastAsia="Times New Roman" w:hAnsi="Times New Roman" w:cs="Times New Roman"/>
              </w:rPr>
            </w:pPr>
            <w:r w:rsidRPr="009045C4">
              <w:rPr>
                <w:rFonts w:ascii="Times New Roman" w:eastAsia="Times New Roman" w:hAnsi="Times New Roman" w:cs="Times New Roman"/>
              </w:rPr>
              <w:t>Đặt phòng khách sạn </w:t>
            </w:r>
          </w:p>
        </w:tc>
        <w:tc>
          <w:tcPr>
            <w:tcW w:w="1833" w:type="dxa"/>
            <w:noWrap/>
          </w:tcPr>
          <w:p w14:paraId="75F71B2A" w14:textId="77777777" w:rsidR="00A040FB" w:rsidRPr="002C3B1F" w:rsidRDefault="5CBF09C3" w:rsidP="40C59B3B">
            <w:pPr>
              <w:rPr>
                <w:rFonts w:ascii="Times New Roman" w:hAnsi="Times New Roman" w:cs="Times New Roman"/>
              </w:rPr>
            </w:pPr>
            <w:r w:rsidRPr="40C59B3B">
              <w:rPr>
                <w:rFonts w:ascii="Times New Roman" w:hAnsi="Times New Roman" w:cs="Times New Roman"/>
              </w:rPr>
              <w:t>100 lượt/ ngày</w:t>
            </w:r>
          </w:p>
          <w:p w14:paraId="28CB7A2C" w14:textId="17CAF73D" w:rsidR="00A040FB" w:rsidRPr="002C3B1F" w:rsidRDefault="5CBF09C3"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211AB464" w14:textId="77777777" w:rsidR="00A040FB" w:rsidRPr="002C3B1F" w:rsidRDefault="00A040FB" w:rsidP="001E60CE">
            <w:pPr>
              <w:rPr>
                <w:rFonts w:ascii="Times New Roman" w:hAnsi="Times New Roman" w:cs="Times New Roman"/>
              </w:rPr>
            </w:pPr>
          </w:p>
        </w:tc>
        <w:tc>
          <w:tcPr>
            <w:tcW w:w="2707" w:type="dxa"/>
            <w:noWrap/>
          </w:tcPr>
          <w:p w14:paraId="188721F8" w14:textId="77777777" w:rsidR="00A040FB" w:rsidRPr="002C3B1F" w:rsidRDefault="00A040FB" w:rsidP="001E60CE">
            <w:pPr>
              <w:rPr>
                <w:rFonts w:ascii="Times New Roman" w:hAnsi="Times New Roman" w:cs="Times New Roman"/>
              </w:rPr>
            </w:pPr>
          </w:p>
        </w:tc>
      </w:tr>
      <w:tr w:rsidR="00A040FB" w:rsidRPr="002C3B1F" w14:paraId="51DF5FDC" w14:textId="77777777">
        <w:trPr>
          <w:trHeight w:val="285"/>
        </w:trPr>
        <w:tc>
          <w:tcPr>
            <w:tcW w:w="693" w:type="dxa"/>
            <w:noWrap/>
          </w:tcPr>
          <w:p w14:paraId="1E975F87" w14:textId="1FDDEE89" w:rsidR="00A040FB" w:rsidRPr="002C3B1F" w:rsidRDefault="00E378AE" w:rsidP="001E60CE">
            <w:pPr>
              <w:rPr>
                <w:rFonts w:ascii="Times New Roman" w:hAnsi="Times New Roman" w:cs="Times New Roman"/>
              </w:rPr>
            </w:pPr>
            <w:r>
              <w:rPr>
                <w:rFonts w:ascii="Times New Roman" w:hAnsi="Times New Roman" w:cs="Times New Roman"/>
              </w:rPr>
              <w:t>18</w:t>
            </w:r>
          </w:p>
        </w:tc>
        <w:tc>
          <w:tcPr>
            <w:tcW w:w="1732" w:type="dxa"/>
            <w:noWrap/>
            <w:vAlign w:val="center"/>
          </w:tcPr>
          <w:p w14:paraId="3038865A" w14:textId="62BDF606" w:rsidR="00A040FB" w:rsidRPr="00A040FB" w:rsidRDefault="009670EB" w:rsidP="001E60CE">
            <w:pPr>
              <w:rPr>
                <w:rFonts w:ascii="Times New Roman" w:eastAsia="Times New Roman" w:hAnsi="Times New Roman" w:cs="Times New Roman"/>
              </w:rPr>
            </w:pPr>
            <w:r w:rsidRPr="009670EB">
              <w:rPr>
                <w:rFonts w:ascii="Times New Roman" w:eastAsia="Times New Roman" w:hAnsi="Times New Roman" w:cs="Times New Roman"/>
              </w:rPr>
              <w:t>Thanh toán biên lai đặt phòng </w:t>
            </w:r>
          </w:p>
        </w:tc>
        <w:tc>
          <w:tcPr>
            <w:tcW w:w="1833" w:type="dxa"/>
            <w:noWrap/>
          </w:tcPr>
          <w:p w14:paraId="3E2E7E2D" w14:textId="77777777" w:rsidR="00A040FB" w:rsidRPr="002C3B1F" w:rsidRDefault="449E4C8B" w:rsidP="40C59B3B">
            <w:pPr>
              <w:rPr>
                <w:rFonts w:ascii="Times New Roman" w:hAnsi="Times New Roman" w:cs="Times New Roman"/>
              </w:rPr>
            </w:pPr>
            <w:r w:rsidRPr="40C59B3B">
              <w:rPr>
                <w:rFonts w:ascii="Times New Roman" w:hAnsi="Times New Roman" w:cs="Times New Roman"/>
              </w:rPr>
              <w:t>100 lượt/ ngày</w:t>
            </w:r>
          </w:p>
          <w:p w14:paraId="0386E90A" w14:textId="3BCCCB53" w:rsidR="00A040FB" w:rsidRPr="002C3B1F" w:rsidRDefault="449E4C8B"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69A6DCE7" w14:textId="77777777" w:rsidR="00A040FB" w:rsidRPr="002C3B1F" w:rsidRDefault="00A040FB" w:rsidP="001E60CE">
            <w:pPr>
              <w:rPr>
                <w:rFonts w:ascii="Times New Roman" w:hAnsi="Times New Roman" w:cs="Times New Roman"/>
              </w:rPr>
            </w:pPr>
          </w:p>
        </w:tc>
        <w:tc>
          <w:tcPr>
            <w:tcW w:w="2707" w:type="dxa"/>
            <w:noWrap/>
          </w:tcPr>
          <w:p w14:paraId="41757391" w14:textId="77777777" w:rsidR="00A040FB" w:rsidRPr="002C3B1F" w:rsidRDefault="00A040FB" w:rsidP="001E60CE">
            <w:pPr>
              <w:rPr>
                <w:rFonts w:ascii="Times New Roman" w:hAnsi="Times New Roman" w:cs="Times New Roman"/>
              </w:rPr>
            </w:pPr>
          </w:p>
        </w:tc>
      </w:tr>
      <w:tr w:rsidR="00A040FB" w:rsidRPr="002C3B1F" w14:paraId="25AED7E9" w14:textId="77777777">
        <w:trPr>
          <w:trHeight w:val="285"/>
        </w:trPr>
        <w:tc>
          <w:tcPr>
            <w:tcW w:w="693" w:type="dxa"/>
            <w:noWrap/>
          </w:tcPr>
          <w:p w14:paraId="1D0ACA22" w14:textId="50FC3B67" w:rsidR="00A040FB" w:rsidRPr="002C3B1F" w:rsidRDefault="00E378AE" w:rsidP="001E60CE">
            <w:pPr>
              <w:rPr>
                <w:rFonts w:ascii="Times New Roman" w:hAnsi="Times New Roman" w:cs="Times New Roman"/>
              </w:rPr>
            </w:pPr>
            <w:r>
              <w:rPr>
                <w:rFonts w:ascii="Times New Roman" w:hAnsi="Times New Roman" w:cs="Times New Roman"/>
              </w:rPr>
              <w:lastRenderedPageBreak/>
              <w:t>19</w:t>
            </w:r>
          </w:p>
        </w:tc>
        <w:tc>
          <w:tcPr>
            <w:tcW w:w="1732" w:type="dxa"/>
            <w:noWrap/>
            <w:vAlign w:val="center"/>
          </w:tcPr>
          <w:p w14:paraId="41F92A9B" w14:textId="72050878" w:rsidR="00A040FB" w:rsidRPr="00A040FB" w:rsidRDefault="00F210F6" w:rsidP="001E60CE">
            <w:pPr>
              <w:rPr>
                <w:rFonts w:ascii="Times New Roman" w:eastAsia="Times New Roman" w:hAnsi="Times New Roman" w:cs="Times New Roman"/>
              </w:rPr>
            </w:pPr>
            <w:r w:rsidRPr="00F210F6">
              <w:rPr>
                <w:rFonts w:ascii="Times New Roman" w:eastAsia="Times New Roman" w:hAnsi="Times New Roman" w:cs="Times New Roman"/>
              </w:rPr>
              <w:t>Hủy phòng đã đặt </w:t>
            </w:r>
          </w:p>
        </w:tc>
        <w:tc>
          <w:tcPr>
            <w:tcW w:w="1833" w:type="dxa"/>
            <w:noWrap/>
          </w:tcPr>
          <w:p w14:paraId="25DEC0E4" w14:textId="77777777" w:rsidR="00A040FB" w:rsidRPr="002C3B1F" w:rsidRDefault="594AE49B" w:rsidP="40C59B3B">
            <w:pPr>
              <w:rPr>
                <w:rFonts w:ascii="Times New Roman" w:hAnsi="Times New Roman" w:cs="Times New Roman"/>
              </w:rPr>
            </w:pPr>
            <w:r w:rsidRPr="40C59B3B">
              <w:rPr>
                <w:rFonts w:ascii="Times New Roman" w:hAnsi="Times New Roman" w:cs="Times New Roman"/>
              </w:rPr>
              <w:t>100 lượt/ ngày</w:t>
            </w:r>
          </w:p>
          <w:p w14:paraId="0EE45540" w14:textId="31B3C23A" w:rsidR="00A040FB" w:rsidRPr="002C3B1F" w:rsidRDefault="594AE49B"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68A74307" w14:textId="77777777" w:rsidR="00A040FB" w:rsidRPr="002C3B1F" w:rsidRDefault="00A040FB" w:rsidP="001E60CE">
            <w:pPr>
              <w:rPr>
                <w:rFonts w:ascii="Times New Roman" w:hAnsi="Times New Roman" w:cs="Times New Roman"/>
              </w:rPr>
            </w:pPr>
          </w:p>
        </w:tc>
        <w:tc>
          <w:tcPr>
            <w:tcW w:w="2707" w:type="dxa"/>
            <w:noWrap/>
          </w:tcPr>
          <w:p w14:paraId="73C34805" w14:textId="77777777" w:rsidR="00A040FB" w:rsidRPr="002C3B1F" w:rsidRDefault="00A040FB" w:rsidP="001E60CE">
            <w:pPr>
              <w:rPr>
                <w:rFonts w:ascii="Times New Roman" w:hAnsi="Times New Roman" w:cs="Times New Roman"/>
              </w:rPr>
            </w:pPr>
          </w:p>
        </w:tc>
      </w:tr>
      <w:tr w:rsidR="00F210F6" w:rsidRPr="002C3B1F" w14:paraId="13DBF13F" w14:textId="77777777">
        <w:trPr>
          <w:trHeight w:val="285"/>
        </w:trPr>
        <w:tc>
          <w:tcPr>
            <w:tcW w:w="693" w:type="dxa"/>
            <w:noWrap/>
          </w:tcPr>
          <w:p w14:paraId="3F093A5B" w14:textId="782320C9" w:rsidR="00F210F6" w:rsidRPr="002C3B1F" w:rsidRDefault="6283242A" w:rsidP="001E60CE">
            <w:pPr>
              <w:rPr>
                <w:rFonts w:ascii="Times New Roman" w:hAnsi="Times New Roman" w:cs="Times New Roman"/>
              </w:rPr>
            </w:pPr>
            <w:r w:rsidRPr="40C59B3B">
              <w:rPr>
                <w:rFonts w:ascii="Times New Roman" w:hAnsi="Times New Roman" w:cs="Times New Roman"/>
              </w:rPr>
              <w:t>2</w:t>
            </w:r>
            <w:r w:rsidR="00E378AE">
              <w:rPr>
                <w:rFonts w:ascii="Times New Roman" w:hAnsi="Times New Roman" w:cs="Times New Roman"/>
              </w:rPr>
              <w:t>0</w:t>
            </w:r>
          </w:p>
        </w:tc>
        <w:tc>
          <w:tcPr>
            <w:tcW w:w="1732" w:type="dxa"/>
            <w:noWrap/>
            <w:vAlign w:val="center"/>
          </w:tcPr>
          <w:p w14:paraId="60109A6F" w14:textId="64B0C166" w:rsidR="00F210F6" w:rsidRPr="00F210F6" w:rsidRDefault="00F210F6" w:rsidP="001E60CE">
            <w:pPr>
              <w:rPr>
                <w:rFonts w:ascii="Times New Roman" w:eastAsia="Times New Roman" w:hAnsi="Times New Roman" w:cs="Times New Roman"/>
              </w:rPr>
            </w:pPr>
            <w:r w:rsidRPr="00F210F6">
              <w:rPr>
                <w:rFonts w:ascii="Times New Roman" w:eastAsia="Times New Roman" w:hAnsi="Times New Roman" w:cs="Times New Roman"/>
              </w:rPr>
              <w:t>Đánh giá căn phòng đã thuê </w:t>
            </w:r>
          </w:p>
        </w:tc>
        <w:tc>
          <w:tcPr>
            <w:tcW w:w="1833" w:type="dxa"/>
            <w:noWrap/>
          </w:tcPr>
          <w:p w14:paraId="491DCB7C" w14:textId="77777777" w:rsidR="00F210F6" w:rsidRPr="002C3B1F" w:rsidRDefault="65233D30" w:rsidP="40C59B3B">
            <w:pPr>
              <w:rPr>
                <w:rFonts w:ascii="Times New Roman" w:hAnsi="Times New Roman" w:cs="Times New Roman"/>
              </w:rPr>
            </w:pPr>
            <w:r w:rsidRPr="40C59B3B">
              <w:rPr>
                <w:rFonts w:ascii="Times New Roman" w:hAnsi="Times New Roman" w:cs="Times New Roman"/>
              </w:rPr>
              <w:t>100 lượt/ ngày</w:t>
            </w:r>
          </w:p>
          <w:p w14:paraId="78018B4F" w14:textId="5D7B91F0" w:rsidR="00F210F6" w:rsidRPr="002C3B1F" w:rsidRDefault="65233D30"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6E4A409F" w14:textId="77777777" w:rsidR="00F210F6" w:rsidRPr="002C3B1F" w:rsidRDefault="00F210F6" w:rsidP="001E60CE">
            <w:pPr>
              <w:rPr>
                <w:rFonts w:ascii="Times New Roman" w:hAnsi="Times New Roman" w:cs="Times New Roman"/>
              </w:rPr>
            </w:pPr>
          </w:p>
        </w:tc>
        <w:tc>
          <w:tcPr>
            <w:tcW w:w="2707" w:type="dxa"/>
            <w:noWrap/>
          </w:tcPr>
          <w:p w14:paraId="319DF565" w14:textId="77777777" w:rsidR="00F210F6" w:rsidRPr="002C3B1F" w:rsidRDefault="00F210F6" w:rsidP="001E60CE">
            <w:pPr>
              <w:rPr>
                <w:rFonts w:ascii="Times New Roman" w:hAnsi="Times New Roman" w:cs="Times New Roman"/>
              </w:rPr>
            </w:pPr>
          </w:p>
        </w:tc>
      </w:tr>
      <w:tr w:rsidR="00F210F6" w:rsidRPr="002C3B1F" w14:paraId="2EF778F8" w14:textId="77777777">
        <w:trPr>
          <w:trHeight w:val="285"/>
        </w:trPr>
        <w:tc>
          <w:tcPr>
            <w:tcW w:w="693" w:type="dxa"/>
            <w:noWrap/>
          </w:tcPr>
          <w:p w14:paraId="44A3C1E1" w14:textId="01ECC6B3" w:rsidR="00F210F6" w:rsidRPr="002C3B1F" w:rsidRDefault="6283242A" w:rsidP="001E60CE">
            <w:pPr>
              <w:rPr>
                <w:rFonts w:ascii="Times New Roman" w:hAnsi="Times New Roman" w:cs="Times New Roman"/>
              </w:rPr>
            </w:pPr>
            <w:r w:rsidRPr="40C59B3B">
              <w:rPr>
                <w:rFonts w:ascii="Times New Roman" w:hAnsi="Times New Roman" w:cs="Times New Roman"/>
              </w:rPr>
              <w:t>2</w:t>
            </w:r>
            <w:r w:rsidR="00E378AE">
              <w:rPr>
                <w:rFonts w:ascii="Times New Roman" w:hAnsi="Times New Roman" w:cs="Times New Roman"/>
              </w:rPr>
              <w:t>1</w:t>
            </w:r>
          </w:p>
        </w:tc>
        <w:tc>
          <w:tcPr>
            <w:tcW w:w="1732" w:type="dxa"/>
            <w:noWrap/>
            <w:vAlign w:val="center"/>
          </w:tcPr>
          <w:p w14:paraId="59519C98" w14:textId="693F2392" w:rsidR="00F210F6" w:rsidRPr="00F210F6" w:rsidRDefault="00FF26BD" w:rsidP="001E60CE">
            <w:pPr>
              <w:rPr>
                <w:rFonts w:ascii="Times New Roman" w:eastAsia="Times New Roman" w:hAnsi="Times New Roman" w:cs="Times New Roman"/>
              </w:rPr>
            </w:pPr>
            <w:r w:rsidRPr="00FF26BD">
              <w:rPr>
                <w:rFonts w:ascii="Times New Roman" w:eastAsia="Times New Roman" w:hAnsi="Times New Roman" w:cs="Times New Roman"/>
              </w:rPr>
              <w:t>Liên hệ qua Kênh hỏi đáp </w:t>
            </w:r>
          </w:p>
        </w:tc>
        <w:tc>
          <w:tcPr>
            <w:tcW w:w="1833" w:type="dxa"/>
            <w:noWrap/>
          </w:tcPr>
          <w:p w14:paraId="25E29041" w14:textId="77777777" w:rsidR="00F210F6" w:rsidRPr="002C3B1F" w:rsidRDefault="36EB8894" w:rsidP="40C59B3B">
            <w:pPr>
              <w:rPr>
                <w:rFonts w:ascii="Times New Roman" w:hAnsi="Times New Roman" w:cs="Times New Roman"/>
              </w:rPr>
            </w:pPr>
            <w:r w:rsidRPr="40C59B3B">
              <w:rPr>
                <w:rFonts w:ascii="Times New Roman" w:hAnsi="Times New Roman" w:cs="Times New Roman"/>
              </w:rPr>
              <w:t>100 lượt/ ngày</w:t>
            </w:r>
          </w:p>
          <w:p w14:paraId="2AF1547A" w14:textId="09909F78" w:rsidR="00F210F6" w:rsidRPr="002C3B1F" w:rsidRDefault="36EB8894"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07429D52" w14:textId="77777777" w:rsidR="00F210F6" w:rsidRPr="002C3B1F" w:rsidRDefault="00F210F6" w:rsidP="001E60CE">
            <w:pPr>
              <w:rPr>
                <w:rFonts w:ascii="Times New Roman" w:hAnsi="Times New Roman" w:cs="Times New Roman"/>
              </w:rPr>
            </w:pPr>
          </w:p>
        </w:tc>
        <w:tc>
          <w:tcPr>
            <w:tcW w:w="2707" w:type="dxa"/>
            <w:noWrap/>
          </w:tcPr>
          <w:p w14:paraId="219A13D4" w14:textId="77777777" w:rsidR="00F210F6" w:rsidRPr="002C3B1F" w:rsidRDefault="00F210F6" w:rsidP="001E60CE">
            <w:pPr>
              <w:rPr>
                <w:rFonts w:ascii="Times New Roman" w:hAnsi="Times New Roman" w:cs="Times New Roman"/>
              </w:rPr>
            </w:pPr>
          </w:p>
        </w:tc>
      </w:tr>
      <w:tr w:rsidR="00F210F6" w:rsidRPr="002C3B1F" w14:paraId="3B561FE5" w14:textId="77777777">
        <w:trPr>
          <w:trHeight w:val="285"/>
        </w:trPr>
        <w:tc>
          <w:tcPr>
            <w:tcW w:w="693" w:type="dxa"/>
            <w:noWrap/>
          </w:tcPr>
          <w:p w14:paraId="059E1DC8" w14:textId="62893E1F" w:rsidR="00F210F6" w:rsidRPr="002C3B1F" w:rsidRDefault="6283242A" w:rsidP="001E60CE">
            <w:pPr>
              <w:rPr>
                <w:rFonts w:ascii="Times New Roman" w:hAnsi="Times New Roman" w:cs="Times New Roman"/>
              </w:rPr>
            </w:pPr>
            <w:r w:rsidRPr="40C59B3B">
              <w:rPr>
                <w:rFonts w:ascii="Times New Roman" w:hAnsi="Times New Roman" w:cs="Times New Roman"/>
              </w:rPr>
              <w:t>2</w:t>
            </w:r>
            <w:r w:rsidR="00E378AE">
              <w:rPr>
                <w:rFonts w:ascii="Times New Roman" w:hAnsi="Times New Roman" w:cs="Times New Roman"/>
              </w:rPr>
              <w:t>2</w:t>
            </w:r>
          </w:p>
        </w:tc>
        <w:tc>
          <w:tcPr>
            <w:tcW w:w="1732" w:type="dxa"/>
            <w:noWrap/>
            <w:vAlign w:val="center"/>
          </w:tcPr>
          <w:p w14:paraId="1DE92972" w14:textId="524A08D8" w:rsidR="00F210F6" w:rsidRPr="00F210F6" w:rsidRDefault="734F4710" w:rsidP="001E60CE">
            <w:pPr>
              <w:rPr>
                <w:rFonts w:ascii="Times New Roman" w:eastAsia="Times New Roman" w:hAnsi="Times New Roman" w:cs="Times New Roman"/>
              </w:rPr>
            </w:pPr>
            <w:r w:rsidRPr="40C59B3B">
              <w:rPr>
                <w:rFonts w:ascii="Times New Roman" w:eastAsia="Times New Roman" w:hAnsi="Times New Roman" w:cs="Times New Roman"/>
              </w:rPr>
              <w:t>Đ</w:t>
            </w:r>
            <w:r w:rsidR="77546F1E" w:rsidRPr="40C59B3B">
              <w:rPr>
                <w:rFonts w:ascii="Times New Roman" w:eastAsia="Times New Roman" w:hAnsi="Times New Roman" w:cs="Times New Roman"/>
              </w:rPr>
              <w:t>ề</w:t>
            </w:r>
            <w:r w:rsidR="0000139F" w:rsidRPr="0000139F">
              <w:rPr>
                <w:rFonts w:ascii="Times New Roman" w:eastAsia="Times New Roman" w:hAnsi="Times New Roman" w:cs="Times New Roman"/>
              </w:rPr>
              <w:t xml:space="preserve"> xuất khách sạn khác</w:t>
            </w:r>
          </w:p>
        </w:tc>
        <w:tc>
          <w:tcPr>
            <w:tcW w:w="1833" w:type="dxa"/>
            <w:noWrap/>
          </w:tcPr>
          <w:p w14:paraId="2699ECAA" w14:textId="77777777" w:rsidR="00F210F6" w:rsidRPr="002C3B1F" w:rsidRDefault="72010893" w:rsidP="40C59B3B">
            <w:pPr>
              <w:rPr>
                <w:rFonts w:ascii="Times New Roman" w:hAnsi="Times New Roman" w:cs="Times New Roman"/>
              </w:rPr>
            </w:pPr>
            <w:r w:rsidRPr="40C59B3B">
              <w:rPr>
                <w:rFonts w:ascii="Times New Roman" w:hAnsi="Times New Roman" w:cs="Times New Roman"/>
              </w:rPr>
              <w:t>100 lượt/ ngày</w:t>
            </w:r>
          </w:p>
          <w:p w14:paraId="14E7BF34" w14:textId="563C3F01" w:rsidR="00F210F6" w:rsidRPr="002C3B1F" w:rsidRDefault="72010893" w:rsidP="001E60CE">
            <w:pPr>
              <w:rPr>
                <w:rFonts w:ascii="Times New Roman" w:hAnsi="Times New Roman" w:cs="Times New Roman"/>
              </w:rPr>
            </w:pPr>
            <w:r w:rsidRPr="40C59B3B">
              <w:rPr>
                <w:rFonts w:ascii="Times New Roman" w:hAnsi="Times New Roman" w:cs="Times New Roman"/>
              </w:rPr>
              <w:t>= 4 lượt/h</w:t>
            </w:r>
          </w:p>
        </w:tc>
        <w:tc>
          <w:tcPr>
            <w:tcW w:w="2052" w:type="dxa"/>
            <w:noWrap/>
          </w:tcPr>
          <w:p w14:paraId="199ED7A1" w14:textId="77777777" w:rsidR="00F210F6" w:rsidRPr="002C3B1F" w:rsidRDefault="00F210F6" w:rsidP="001E60CE">
            <w:pPr>
              <w:rPr>
                <w:rFonts w:ascii="Times New Roman" w:hAnsi="Times New Roman" w:cs="Times New Roman"/>
              </w:rPr>
            </w:pPr>
          </w:p>
        </w:tc>
        <w:tc>
          <w:tcPr>
            <w:tcW w:w="2707" w:type="dxa"/>
            <w:noWrap/>
          </w:tcPr>
          <w:p w14:paraId="7DC2F5A1" w14:textId="77777777" w:rsidR="00F210F6" w:rsidRPr="002C3B1F" w:rsidRDefault="00F210F6" w:rsidP="001E60CE">
            <w:pPr>
              <w:rPr>
                <w:rFonts w:ascii="Times New Roman" w:hAnsi="Times New Roman" w:cs="Times New Roman"/>
              </w:rPr>
            </w:pPr>
          </w:p>
        </w:tc>
      </w:tr>
    </w:tbl>
    <w:p w14:paraId="4167D035" w14:textId="2CEF71AB" w:rsidR="002C0078" w:rsidRPr="00B0521D" w:rsidRDefault="002C0078" w:rsidP="002C0078">
      <w:pPr>
        <w:rPr>
          <w:rFonts w:ascii="Times New Roman" w:eastAsiaTheme="majorEastAsia" w:hAnsi="Times New Roman" w:cs="Times New Roman"/>
          <w:color w:val="243F60" w:themeColor="accent1" w:themeShade="7F"/>
          <w:sz w:val="24"/>
          <w:szCs w:val="24"/>
        </w:rPr>
      </w:pPr>
    </w:p>
    <w:p w14:paraId="46AB46A3" w14:textId="1689678B" w:rsidR="002C0078" w:rsidRPr="00B0521D" w:rsidRDefault="002C0078" w:rsidP="008B60D0">
      <w:pPr>
        <w:pStyle w:val="Heading3"/>
      </w:pPr>
      <w:bookmarkStart w:id="35" w:name="_Toc50884353"/>
      <w:bookmarkStart w:id="36" w:name="_Toc173188453"/>
      <w:r w:rsidRPr="00B0521D">
        <w:t>Danh sách yêu cầu tiện dụng</w:t>
      </w:r>
      <w:bookmarkEnd w:id="35"/>
      <w:bookmarkEnd w:id="36"/>
    </w:p>
    <w:p w14:paraId="30561058" w14:textId="459FA079" w:rsidR="00A775C3" w:rsidRPr="00B0521D" w:rsidRDefault="00A775C3" w:rsidP="00A775C3">
      <w:pPr>
        <w:rPr>
          <w:rFonts w:ascii="Times New Roman" w:hAnsi="Times New Roman" w:cs="Times New Roman"/>
        </w:rPr>
      </w:pPr>
      <w:r w:rsidRPr="00B0521D">
        <w:rPr>
          <w:rFonts w:ascii="Times New Roman" w:hAnsi="Times New Roman" w:cs="Times New Roman"/>
        </w:rPr>
        <w:t>Danh sách nghiệp vụ = yêu cầu nghiệp vụ + yêu cầu tiến hóa</w:t>
      </w:r>
    </w:p>
    <w:tbl>
      <w:tblPr>
        <w:tblStyle w:val="TableGrid"/>
        <w:tblW w:w="9377" w:type="dxa"/>
        <w:tblLayout w:type="fixed"/>
        <w:tblLook w:val="04A0" w:firstRow="1" w:lastRow="0" w:firstColumn="1" w:lastColumn="0" w:noHBand="0" w:noVBand="1"/>
      </w:tblPr>
      <w:tblGrid>
        <w:gridCol w:w="662"/>
        <w:gridCol w:w="2178"/>
        <w:gridCol w:w="2179"/>
        <w:gridCol w:w="2179"/>
        <w:gridCol w:w="2179"/>
      </w:tblGrid>
      <w:tr w:rsidR="002C0078" w:rsidRPr="00B0521D" w14:paraId="2A70DE91" w14:textId="77777777" w:rsidTr="00297070">
        <w:trPr>
          <w:trHeight w:val="465"/>
        </w:trPr>
        <w:tc>
          <w:tcPr>
            <w:tcW w:w="9377" w:type="dxa"/>
            <w:gridSpan w:val="5"/>
            <w:shd w:val="clear" w:color="auto" w:fill="B6DDE8" w:themeFill="accent5" w:themeFillTint="66"/>
            <w:noWrap/>
            <w:hideMark/>
          </w:tcPr>
          <w:p w14:paraId="33C1BCB3"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Danh sách yêu cầu tiện dụng</w:t>
            </w:r>
          </w:p>
        </w:tc>
      </w:tr>
      <w:tr w:rsidR="002C0078" w:rsidRPr="00B0521D" w14:paraId="0CF23FCA" w14:textId="77777777" w:rsidTr="00297070">
        <w:trPr>
          <w:trHeight w:val="360"/>
        </w:trPr>
        <w:tc>
          <w:tcPr>
            <w:tcW w:w="662" w:type="dxa"/>
            <w:shd w:val="clear" w:color="auto" w:fill="FFFF00"/>
            <w:noWrap/>
            <w:hideMark/>
          </w:tcPr>
          <w:p w14:paraId="47173BB7"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STT</w:t>
            </w:r>
          </w:p>
        </w:tc>
        <w:tc>
          <w:tcPr>
            <w:tcW w:w="2178" w:type="dxa"/>
            <w:shd w:val="clear" w:color="auto" w:fill="FFFF00"/>
            <w:noWrap/>
            <w:hideMark/>
          </w:tcPr>
          <w:p w14:paraId="615AA98E"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Nghiệp vụ</w:t>
            </w:r>
          </w:p>
        </w:tc>
        <w:tc>
          <w:tcPr>
            <w:tcW w:w="2179" w:type="dxa"/>
            <w:shd w:val="clear" w:color="auto" w:fill="FFFF00"/>
            <w:noWrap/>
            <w:hideMark/>
          </w:tcPr>
          <w:p w14:paraId="6E2790C3"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Mức độ dễ học</w:t>
            </w:r>
          </w:p>
        </w:tc>
        <w:tc>
          <w:tcPr>
            <w:tcW w:w="2179" w:type="dxa"/>
            <w:shd w:val="clear" w:color="auto" w:fill="FFFF00"/>
            <w:noWrap/>
            <w:hideMark/>
          </w:tcPr>
          <w:p w14:paraId="7EE9836B"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Mức độ dễ sử dụng</w:t>
            </w:r>
          </w:p>
        </w:tc>
        <w:tc>
          <w:tcPr>
            <w:tcW w:w="2179" w:type="dxa"/>
            <w:shd w:val="clear" w:color="auto" w:fill="FFFF00"/>
            <w:noWrap/>
            <w:hideMark/>
          </w:tcPr>
          <w:p w14:paraId="5F63A65E"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Ghi chú</w:t>
            </w:r>
          </w:p>
        </w:tc>
      </w:tr>
      <w:tr w:rsidR="001003DD" w:rsidRPr="00B0521D" w14:paraId="1C3BA9A9" w14:textId="77777777" w:rsidTr="40C59B3B">
        <w:trPr>
          <w:trHeight w:val="285"/>
        </w:trPr>
        <w:tc>
          <w:tcPr>
            <w:tcW w:w="662" w:type="dxa"/>
            <w:noWrap/>
            <w:hideMark/>
          </w:tcPr>
          <w:p w14:paraId="4485E17A" w14:textId="77777777" w:rsidR="001003DD" w:rsidRPr="00B0521D" w:rsidRDefault="001003DD" w:rsidP="001003DD">
            <w:pPr>
              <w:rPr>
                <w:rFonts w:ascii="Times New Roman" w:hAnsi="Times New Roman" w:cs="Times New Roman"/>
              </w:rPr>
            </w:pPr>
            <w:r w:rsidRPr="00B0521D">
              <w:rPr>
                <w:rFonts w:ascii="Times New Roman" w:hAnsi="Times New Roman" w:cs="Times New Roman"/>
              </w:rPr>
              <w:t>1</w:t>
            </w:r>
          </w:p>
        </w:tc>
        <w:tc>
          <w:tcPr>
            <w:tcW w:w="2178" w:type="dxa"/>
            <w:noWrap/>
            <w:vAlign w:val="center"/>
          </w:tcPr>
          <w:p w14:paraId="49C8C8A4" w14:textId="63AA92E3" w:rsidR="40C59B3B" w:rsidRPr="40C59B3B" w:rsidRDefault="40C59B3B" w:rsidP="40C59B3B">
            <w:pPr>
              <w:rPr>
                <w:rFonts w:ascii="Times New Roman" w:eastAsia="Calibri" w:hAnsi="Times New Roman" w:cs="Times New Roman"/>
                <w:color w:val="000000" w:themeColor="text1"/>
              </w:rPr>
            </w:pPr>
            <w:r w:rsidRPr="40C59B3B">
              <w:rPr>
                <w:rFonts w:ascii="Times New Roman" w:eastAsia="Calibri" w:hAnsi="Times New Roman" w:cs="Times New Roman"/>
                <w:color w:val="000000" w:themeColor="text1"/>
              </w:rPr>
              <w:t>Xét duyệt yêu cầu hủy đặt phòng</w:t>
            </w:r>
          </w:p>
        </w:tc>
        <w:tc>
          <w:tcPr>
            <w:tcW w:w="2179" w:type="dxa"/>
            <w:noWrap/>
          </w:tcPr>
          <w:p w14:paraId="1A049E69" w14:textId="1B043C18" w:rsidR="001003DD" w:rsidRPr="00B0521D" w:rsidRDefault="14C8D0C9" w:rsidP="001003DD">
            <w:pPr>
              <w:rPr>
                <w:rFonts w:ascii="Times New Roman" w:hAnsi="Times New Roman" w:cs="Times New Roman"/>
              </w:rPr>
            </w:pPr>
            <w:r w:rsidRPr="1A0321C0">
              <w:rPr>
                <w:rFonts w:ascii="Times New Roman" w:hAnsi="Times New Roman" w:cs="Times New Roman"/>
              </w:rPr>
              <w:t>1</w:t>
            </w:r>
            <w:r w:rsidR="08CF158F" w:rsidRPr="1A0321C0">
              <w:rPr>
                <w:rFonts w:ascii="Times New Roman" w:hAnsi="Times New Roman" w:cs="Times New Roman"/>
              </w:rPr>
              <w:t>0</w:t>
            </w:r>
            <w:r w:rsidR="0EF605C2" w:rsidRPr="00B0521D">
              <w:rPr>
                <w:rFonts w:ascii="Times New Roman" w:hAnsi="Times New Roman" w:cs="Times New Roman"/>
              </w:rPr>
              <w:t xml:space="preserve"> phút đào tạo</w:t>
            </w:r>
          </w:p>
        </w:tc>
        <w:tc>
          <w:tcPr>
            <w:tcW w:w="2179" w:type="dxa"/>
            <w:noWrap/>
          </w:tcPr>
          <w:p w14:paraId="3E3DE61B" w14:textId="74E22A25" w:rsidR="001003DD" w:rsidRPr="00B0521D" w:rsidRDefault="001003DD" w:rsidP="001003DD">
            <w:pPr>
              <w:rPr>
                <w:rFonts w:ascii="Times New Roman" w:hAnsi="Times New Roman" w:cs="Times New Roman"/>
              </w:rPr>
            </w:pPr>
            <w:r w:rsidRPr="00B0521D">
              <w:rPr>
                <w:rFonts w:ascii="Times New Roman" w:hAnsi="Times New Roman" w:cs="Times New Roman"/>
              </w:rPr>
              <w:t>Tỉ lệ nhập sai &lt; 0.05%</w:t>
            </w:r>
          </w:p>
        </w:tc>
        <w:tc>
          <w:tcPr>
            <w:tcW w:w="2179" w:type="dxa"/>
            <w:noWrap/>
          </w:tcPr>
          <w:p w14:paraId="67B169FB" w14:textId="33F3F508" w:rsidR="001003DD" w:rsidRPr="00B0521D" w:rsidRDefault="725F888D" w:rsidP="001003DD">
            <w:pPr>
              <w:rPr>
                <w:rFonts w:ascii="Times New Roman" w:hAnsi="Times New Roman" w:cs="Times New Roman"/>
              </w:rPr>
            </w:pPr>
            <w:r w:rsidRPr="00B0521D">
              <w:rPr>
                <w:rFonts w:ascii="Times New Roman" w:hAnsi="Times New Roman" w:cs="Times New Roman"/>
              </w:rPr>
              <w:t>Tạo video hướng dẫn sử dụng</w:t>
            </w:r>
          </w:p>
        </w:tc>
      </w:tr>
      <w:tr w:rsidR="001003DD" w:rsidRPr="00B0521D" w14:paraId="10D594E1" w14:textId="77777777" w:rsidTr="40C59B3B">
        <w:trPr>
          <w:trHeight w:val="285"/>
        </w:trPr>
        <w:tc>
          <w:tcPr>
            <w:tcW w:w="662" w:type="dxa"/>
            <w:noWrap/>
            <w:hideMark/>
          </w:tcPr>
          <w:p w14:paraId="37E88C51" w14:textId="77777777" w:rsidR="001003DD" w:rsidRPr="00B0521D" w:rsidRDefault="001003DD" w:rsidP="001003DD">
            <w:pPr>
              <w:rPr>
                <w:rFonts w:ascii="Times New Roman" w:hAnsi="Times New Roman" w:cs="Times New Roman"/>
              </w:rPr>
            </w:pPr>
            <w:r w:rsidRPr="00B0521D">
              <w:rPr>
                <w:rFonts w:ascii="Times New Roman" w:hAnsi="Times New Roman" w:cs="Times New Roman"/>
              </w:rPr>
              <w:t>2</w:t>
            </w:r>
          </w:p>
        </w:tc>
        <w:tc>
          <w:tcPr>
            <w:tcW w:w="2178" w:type="dxa"/>
            <w:noWrap/>
            <w:vAlign w:val="center"/>
          </w:tcPr>
          <w:p w14:paraId="7165A953" w14:textId="67845725" w:rsidR="40C59B3B" w:rsidRPr="40C59B3B" w:rsidRDefault="40C59B3B" w:rsidP="40C59B3B">
            <w:pPr>
              <w:rPr>
                <w:rFonts w:ascii="Times New Roman" w:hAnsi="Times New Roman" w:cs="Times New Roman"/>
                <w:sz w:val="24"/>
                <w:szCs w:val="24"/>
              </w:rPr>
            </w:pPr>
            <w:r w:rsidRPr="40C59B3B">
              <w:rPr>
                <w:rFonts w:ascii="Times New Roman" w:hAnsi="Times New Roman" w:cs="Times New Roman"/>
                <w:sz w:val="24"/>
                <w:szCs w:val="24"/>
              </w:rPr>
              <w:t>Kiểm duyệt thông tin Doanh Nghiệp </w:t>
            </w:r>
          </w:p>
        </w:tc>
        <w:tc>
          <w:tcPr>
            <w:tcW w:w="2179" w:type="dxa"/>
            <w:noWrap/>
          </w:tcPr>
          <w:p w14:paraId="2E6EFC9F" w14:textId="5025E8E5" w:rsidR="001003DD" w:rsidRPr="00B0521D" w:rsidRDefault="313D8062" w:rsidP="001003DD">
            <w:pPr>
              <w:rPr>
                <w:rFonts w:ascii="Times New Roman" w:hAnsi="Times New Roman" w:cs="Times New Roman"/>
              </w:rPr>
            </w:pPr>
            <w:r w:rsidRPr="1A0321C0">
              <w:rPr>
                <w:rFonts w:ascii="Times New Roman" w:hAnsi="Times New Roman" w:cs="Times New Roman"/>
              </w:rPr>
              <w:t>3</w:t>
            </w:r>
            <w:r w:rsidR="47120507" w:rsidRPr="1A0321C0">
              <w:rPr>
                <w:rFonts w:ascii="Times New Roman" w:hAnsi="Times New Roman" w:cs="Times New Roman"/>
              </w:rPr>
              <w:t>0</w:t>
            </w:r>
            <w:r w:rsidR="59091EF2" w:rsidRPr="00B0521D">
              <w:rPr>
                <w:rFonts w:ascii="Times New Roman" w:hAnsi="Times New Roman" w:cs="Times New Roman"/>
              </w:rPr>
              <w:t xml:space="preserve"> phút đào tạo </w:t>
            </w:r>
          </w:p>
        </w:tc>
        <w:tc>
          <w:tcPr>
            <w:tcW w:w="2179" w:type="dxa"/>
            <w:noWrap/>
          </w:tcPr>
          <w:p w14:paraId="72DE36E7" w14:textId="4B6A079C" w:rsidR="001003DD" w:rsidRPr="00B0521D" w:rsidRDefault="59091EF2" w:rsidP="001003DD">
            <w:pPr>
              <w:rPr>
                <w:rFonts w:ascii="Times New Roman" w:hAnsi="Times New Roman" w:cs="Times New Roman"/>
              </w:rPr>
            </w:pPr>
            <w:r w:rsidRPr="00B0521D">
              <w:rPr>
                <w:rFonts w:ascii="Times New Roman" w:hAnsi="Times New Roman" w:cs="Times New Roman"/>
              </w:rPr>
              <w:t>Tỉ lệ nhập sai &lt; 0.</w:t>
            </w:r>
            <w:r w:rsidR="36FA7FE1" w:rsidRPr="00B0521D">
              <w:rPr>
                <w:rFonts w:ascii="Times New Roman" w:hAnsi="Times New Roman" w:cs="Times New Roman"/>
              </w:rPr>
              <w:t>01</w:t>
            </w:r>
            <w:r w:rsidRPr="00B0521D">
              <w:rPr>
                <w:rFonts w:ascii="Times New Roman" w:hAnsi="Times New Roman" w:cs="Times New Roman"/>
              </w:rPr>
              <w:t>%</w:t>
            </w:r>
          </w:p>
        </w:tc>
        <w:tc>
          <w:tcPr>
            <w:tcW w:w="2179" w:type="dxa"/>
            <w:noWrap/>
          </w:tcPr>
          <w:p w14:paraId="3AB3D568" w14:textId="0A15F79A" w:rsidR="001003DD" w:rsidRPr="00B0521D" w:rsidRDefault="4ED6AA31" w:rsidP="23702657">
            <w:pPr>
              <w:rPr>
                <w:rFonts w:ascii="Times New Roman" w:hAnsi="Times New Roman" w:cs="Times New Roman"/>
              </w:rPr>
            </w:pPr>
            <w:r w:rsidRPr="00B0521D">
              <w:rPr>
                <w:rFonts w:ascii="Times New Roman" w:hAnsi="Times New Roman" w:cs="Times New Roman"/>
              </w:rPr>
              <w:t>Tạo file hướng dẫn sử dụng</w:t>
            </w:r>
          </w:p>
          <w:p w14:paraId="51ED1F46" w14:textId="290CB4F1" w:rsidR="001003DD" w:rsidRPr="00B0521D" w:rsidRDefault="001003DD" w:rsidP="23702657">
            <w:pPr>
              <w:rPr>
                <w:rFonts w:ascii="Times New Roman" w:hAnsi="Times New Roman" w:cs="Times New Roman"/>
              </w:rPr>
            </w:pPr>
          </w:p>
        </w:tc>
      </w:tr>
      <w:tr w:rsidR="001003DD" w:rsidRPr="00B0521D" w14:paraId="65567C73" w14:textId="77777777" w:rsidTr="40C59B3B">
        <w:trPr>
          <w:trHeight w:val="285"/>
        </w:trPr>
        <w:tc>
          <w:tcPr>
            <w:tcW w:w="662" w:type="dxa"/>
            <w:noWrap/>
            <w:hideMark/>
          </w:tcPr>
          <w:p w14:paraId="6CBD240C" w14:textId="77777777" w:rsidR="001003DD" w:rsidRPr="00B0521D" w:rsidRDefault="001003DD" w:rsidP="001003DD">
            <w:pPr>
              <w:rPr>
                <w:rFonts w:ascii="Times New Roman" w:hAnsi="Times New Roman" w:cs="Times New Roman"/>
              </w:rPr>
            </w:pPr>
            <w:r w:rsidRPr="00B0521D">
              <w:rPr>
                <w:rFonts w:ascii="Times New Roman" w:hAnsi="Times New Roman" w:cs="Times New Roman"/>
              </w:rPr>
              <w:t>3</w:t>
            </w:r>
          </w:p>
        </w:tc>
        <w:tc>
          <w:tcPr>
            <w:tcW w:w="2178" w:type="dxa"/>
            <w:noWrap/>
            <w:vAlign w:val="center"/>
          </w:tcPr>
          <w:p w14:paraId="7EFB3328" w14:textId="5C101804" w:rsidR="40C59B3B" w:rsidRPr="40C59B3B" w:rsidRDefault="40C59B3B" w:rsidP="40C59B3B">
            <w:pPr>
              <w:rPr>
                <w:rFonts w:ascii="Times New Roman" w:hAnsi="Times New Roman" w:cs="Times New Roman"/>
                <w:sz w:val="24"/>
                <w:szCs w:val="24"/>
              </w:rPr>
            </w:pPr>
            <w:r w:rsidRPr="40C59B3B">
              <w:rPr>
                <w:rFonts w:ascii="Times New Roman" w:hAnsi="Times New Roman" w:cs="Times New Roman"/>
                <w:sz w:val="24"/>
                <w:szCs w:val="24"/>
              </w:rPr>
              <w:t>Duyệt căn phòng lên hệ thống </w:t>
            </w:r>
          </w:p>
        </w:tc>
        <w:tc>
          <w:tcPr>
            <w:tcW w:w="2179" w:type="dxa"/>
            <w:noWrap/>
          </w:tcPr>
          <w:p w14:paraId="0047986E" w14:textId="327DFAAD" w:rsidR="001003DD" w:rsidRPr="00B0521D" w:rsidRDefault="5F374947" w:rsidP="001003DD">
            <w:pPr>
              <w:rPr>
                <w:rFonts w:ascii="Times New Roman" w:hAnsi="Times New Roman" w:cs="Times New Roman"/>
              </w:rPr>
            </w:pPr>
            <w:r w:rsidRPr="1A0321C0">
              <w:rPr>
                <w:rFonts w:ascii="Times New Roman" w:hAnsi="Times New Roman" w:cs="Times New Roman"/>
              </w:rPr>
              <w:t>2</w:t>
            </w:r>
            <w:r w:rsidR="6410D6F0" w:rsidRPr="00B0521D">
              <w:rPr>
                <w:rFonts w:ascii="Times New Roman" w:hAnsi="Times New Roman" w:cs="Times New Roman"/>
              </w:rPr>
              <w:t xml:space="preserve"> phút đào tạo</w:t>
            </w:r>
          </w:p>
        </w:tc>
        <w:tc>
          <w:tcPr>
            <w:tcW w:w="2179" w:type="dxa"/>
            <w:noWrap/>
          </w:tcPr>
          <w:p w14:paraId="55AF5155" w14:textId="51DBD043" w:rsidR="001003DD" w:rsidRPr="00B0521D" w:rsidRDefault="58D80EA9" w:rsidP="001003DD">
            <w:pPr>
              <w:rPr>
                <w:rFonts w:ascii="Times New Roman" w:hAnsi="Times New Roman" w:cs="Times New Roman"/>
              </w:rPr>
            </w:pPr>
            <w:r w:rsidRPr="00B0521D">
              <w:rPr>
                <w:rFonts w:ascii="Times New Roman" w:hAnsi="Times New Roman" w:cs="Times New Roman"/>
              </w:rPr>
              <w:t>Tỉ lệ nhập sai &lt;0.05%</w:t>
            </w:r>
          </w:p>
        </w:tc>
        <w:tc>
          <w:tcPr>
            <w:tcW w:w="2179" w:type="dxa"/>
            <w:noWrap/>
          </w:tcPr>
          <w:p w14:paraId="34FE5D82" w14:textId="4C9C8208" w:rsidR="001003DD" w:rsidRPr="00B0521D" w:rsidRDefault="1E5462CD" w:rsidP="23702657">
            <w:pPr>
              <w:rPr>
                <w:rFonts w:ascii="Times New Roman" w:hAnsi="Times New Roman" w:cs="Times New Roman"/>
              </w:rPr>
            </w:pPr>
            <w:r w:rsidRPr="00B0521D">
              <w:rPr>
                <w:rFonts w:ascii="Times New Roman" w:hAnsi="Times New Roman" w:cs="Times New Roman"/>
              </w:rPr>
              <w:t>Tạo file hướng dẫn sử dụng</w:t>
            </w:r>
          </w:p>
          <w:p w14:paraId="41D00B83" w14:textId="64BAA504" w:rsidR="001003DD" w:rsidRPr="00B0521D" w:rsidRDefault="001003DD" w:rsidP="23702657">
            <w:pPr>
              <w:rPr>
                <w:rFonts w:ascii="Times New Roman" w:hAnsi="Times New Roman" w:cs="Times New Roman"/>
              </w:rPr>
            </w:pPr>
          </w:p>
        </w:tc>
      </w:tr>
      <w:tr w:rsidR="001003DD" w:rsidRPr="00B0521D" w14:paraId="1314A129" w14:textId="77777777" w:rsidTr="40C59B3B">
        <w:trPr>
          <w:trHeight w:val="70"/>
        </w:trPr>
        <w:tc>
          <w:tcPr>
            <w:tcW w:w="662" w:type="dxa"/>
            <w:noWrap/>
            <w:hideMark/>
          </w:tcPr>
          <w:p w14:paraId="41F13C24" w14:textId="77777777" w:rsidR="001003DD" w:rsidRPr="00B0521D" w:rsidRDefault="001003DD" w:rsidP="001003DD">
            <w:pPr>
              <w:rPr>
                <w:rFonts w:ascii="Times New Roman" w:hAnsi="Times New Roman" w:cs="Times New Roman"/>
              </w:rPr>
            </w:pPr>
            <w:r w:rsidRPr="00B0521D">
              <w:rPr>
                <w:rFonts w:ascii="Times New Roman" w:hAnsi="Times New Roman" w:cs="Times New Roman"/>
              </w:rPr>
              <w:t>4</w:t>
            </w:r>
          </w:p>
        </w:tc>
        <w:tc>
          <w:tcPr>
            <w:tcW w:w="2178" w:type="dxa"/>
            <w:noWrap/>
          </w:tcPr>
          <w:p w14:paraId="5C55F578" w14:textId="069C7DCB" w:rsidR="40C59B3B" w:rsidRPr="40C59B3B" w:rsidRDefault="40C59B3B" w:rsidP="40C59B3B">
            <w:pPr>
              <w:rPr>
                <w:rFonts w:ascii="Times New Roman" w:hAnsi="Times New Roman" w:cs="Times New Roman"/>
                <w:sz w:val="24"/>
                <w:szCs w:val="24"/>
              </w:rPr>
            </w:pPr>
            <w:r w:rsidRPr="40C59B3B">
              <w:rPr>
                <w:rFonts w:ascii="Times New Roman" w:hAnsi="Times New Roman" w:cs="Times New Roman"/>
                <w:sz w:val="24"/>
                <w:szCs w:val="24"/>
              </w:rPr>
              <w:t>Chuyển trạng thái căn phòng sang vi phạm chính sách </w:t>
            </w:r>
          </w:p>
        </w:tc>
        <w:tc>
          <w:tcPr>
            <w:tcW w:w="2179" w:type="dxa"/>
            <w:noWrap/>
          </w:tcPr>
          <w:p w14:paraId="614CA709" w14:textId="549F70ED" w:rsidR="001003DD" w:rsidRPr="00B0521D" w:rsidRDefault="0007372A" w:rsidP="23702657">
            <w:pPr>
              <w:rPr>
                <w:rFonts w:ascii="Times New Roman" w:hAnsi="Times New Roman" w:cs="Times New Roman"/>
              </w:rPr>
            </w:pPr>
            <w:r w:rsidRPr="00B0521D">
              <w:rPr>
                <w:rFonts w:ascii="Times New Roman" w:hAnsi="Times New Roman" w:cs="Times New Roman"/>
              </w:rPr>
              <w:t>5</w:t>
            </w:r>
            <w:r w:rsidR="5BFA6BDC" w:rsidRPr="00B0521D">
              <w:rPr>
                <w:rFonts w:ascii="Times New Roman" w:hAnsi="Times New Roman" w:cs="Times New Roman"/>
              </w:rPr>
              <w:t xml:space="preserve"> phút đào tạo</w:t>
            </w:r>
          </w:p>
          <w:p w14:paraId="4A3A0539" w14:textId="214A21A9" w:rsidR="001003DD" w:rsidRPr="00B0521D" w:rsidRDefault="001003DD" w:rsidP="23702657">
            <w:pPr>
              <w:rPr>
                <w:rFonts w:ascii="Times New Roman" w:hAnsi="Times New Roman" w:cs="Times New Roman"/>
              </w:rPr>
            </w:pPr>
          </w:p>
        </w:tc>
        <w:tc>
          <w:tcPr>
            <w:tcW w:w="2179" w:type="dxa"/>
            <w:noWrap/>
          </w:tcPr>
          <w:p w14:paraId="67DB63A3" w14:textId="33659573" w:rsidR="001003DD" w:rsidRPr="00B0521D" w:rsidRDefault="1DFEB12A" w:rsidP="23702657">
            <w:pPr>
              <w:rPr>
                <w:rFonts w:ascii="Times New Roman" w:hAnsi="Times New Roman" w:cs="Times New Roman"/>
              </w:rPr>
            </w:pPr>
            <w:r w:rsidRPr="00B0521D">
              <w:rPr>
                <w:rFonts w:ascii="Times New Roman" w:hAnsi="Times New Roman" w:cs="Times New Roman"/>
              </w:rPr>
              <w:t>Tỉ lệ nhập sai &lt;0.</w:t>
            </w:r>
            <w:r w:rsidR="00F50BD4" w:rsidRPr="00B0521D">
              <w:rPr>
                <w:rFonts w:ascii="Times New Roman" w:hAnsi="Times New Roman" w:cs="Times New Roman"/>
              </w:rPr>
              <w:t>5</w:t>
            </w:r>
            <w:r w:rsidRPr="00B0521D">
              <w:rPr>
                <w:rFonts w:ascii="Times New Roman" w:hAnsi="Times New Roman" w:cs="Times New Roman"/>
              </w:rPr>
              <w:t>%</w:t>
            </w:r>
          </w:p>
          <w:p w14:paraId="2EE73B77" w14:textId="205080CE" w:rsidR="001003DD" w:rsidRPr="00B0521D" w:rsidRDefault="001003DD" w:rsidP="23702657">
            <w:pPr>
              <w:rPr>
                <w:rFonts w:ascii="Times New Roman" w:hAnsi="Times New Roman" w:cs="Times New Roman"/>
              </w:rPr>
            </w:pPr>
          </w:p>
        </w:tc>
        <w:tc>
          <w:tcPr>
            <w:tcW w:w="2179" w:type="dxa"/>
            <w:noWrap/>
          </w:tcPr>
          <w:p w14:paraId="6AD233B1" w14:textId="33F3F508" w:rsidR="001003DD" w:rsidRPr="00B0521D" w:rsidRDefault="58854061" w:rsidP="23702657">
            <w:pPr>
              <w:rPr>
                <w:rFonts w:ascii="Times New Roman" w:hAnsi="Times New Roman" w:cs="Times New Roman"/>
              </w:rPr>
            </w:pPr>
            <w:r w:rsidRPr="00B0521D">
              <w:rPr>
                <w:rFonts w:ascii="Times New Roman" w:hAnsi="Times New Roman" w:cs="Times New Roman"/>
              </w:rPr>
              <w:t>Tạo video hướng dẫn sử dụng</w:t>
            </w:r>
          </w:p>
          <w:p w14:paraId="77E12350" w14:textId="3D5456D9" w:rsidR="001003DD" w:rsidRPr="00B0521D" w:rsidRDefault="001003DD" w:rsidP="23702657">
            <w:pPr>
              <w:rPr>
                <w:rFonts w:ascii="Times New Roman" w:hAnsi="Times New Roman" w:cs="Times New Roman"/>
              </w:rPr>
            </w:pPr>
          </w:p>
        </w:tc>
      </w:tr>
      <w:tr w:rsidR="39EF51C9" w:rsidRPr="00B0521D" w14:paraId="3C4F6C4E" w14:textId="77777777" w:rsidTr="40C59B3B">
        <w:trPr>
          <w:trHeight w:val="70"/>
        </w:trPr>
        <w:tc>
          <w:tcPr>
            <w:tcW w:w="662" w:type="dxa"/>
            <w:noWrap/>
            <w:hideMark/>
          </w:tcPr>
          <w:p w14:paraId="0652F602" w14:textId="7FDB4FB6" w:rsidR="70BAB260" w:rsidRPr="00B0521D" w:rsidRDefault="00E378AE" w:rsidP="39EF51C9">
            <w:pPr>
              <w:rPr>
                <w:rFonts w:ascii="Times New Roman" w:hAnsi="Times New Roman" w:cs="Times New Roman"/>
              </w:rPr>
            </w:pPr>
            <w:r>
              <w:rPr>
                <w:rFonts w:ascii="Times New Roman" w:hAnsi="Times New Roman" w:cs="Times New Roman"/>
              </w:rPr>
              <w:t>5</w:t>
            </w:r>
          </w:p>
        </w:tc>
        <w:tc>
          <w:tcPr>
            <w:tcW w:w="2178" w:type="dxa"/>
            <w:noWrap/>
          </w:tcPr>
          <w:p w14:paraId="2C0D3337" w14:textId="5BFFA3E8" w:rsidR="40C59B3B" w:rsidRPr="40C59B3B" w:rsidRDefault="40C59B3B" w:rsidP="40C59B3B">
            <w:pPr>
              <w:rPr>
                <w:rFonts w:ascii="Times New Roman" w:eastAsia="Calibri" w:hAnsi="Times New Roman" w:cs="Times New Roman"/>
                <w:sz w:val="24"/>
                <w:szCs w:val="24"/>
              </w:rPr>
            </w:pPr>
            <w:r w:rsidRPr="40C59B3B">
              <w:rPr>
                <w:rFonts w:ascii="Times New Roman" w:eastAsia="Calibri" w:hAnsi="Times New Roman" w:cs="Times New Roman"/>
                <w:sz w:val="24"/>
                <w:szCs w:val="24"/>
              </w:rPr>
              <w:t>Hoàn tiền đặt phòng </w:t>
            </w:r>
          </w:p>
        </w:tc>
        <w:tc>
          <w:tcPr>
            <w:tcW w:w="2179" w:type="dxa"/>
            <w:noWrap/>
          </w:tcPr>
          <w:p w14:paraId="11A9A4FF" w14:textId="10D0C9A8" w:rsidR="72A2CA5D" w:rsidRPr="00B0521D" w:rsidRDefault="5DF55942" w:rsidP="39EF51C9">
            <w:pPr>
              <w:rPr>
                <w:rFonts w:ascii="Times New Roman" w:hAnsi="Times New Roman" w:cs="Times New Roman"/>
              </w:rPr>
            </w:pPr>
            <w:r w:rsidRPr="1A0321C0">
              <w:rPr>
                <w:rFonts w:ascii="Times New Roman" w:hAnsi="Times New Roman" w:cs="Times New Roman"/>
              </w:rPr>
              <w:t>1</w:t>
            </w:r>
            <w:r w:rsidR="6DFB09B7" w:rsidRPr="1A0321C0">
              <w:rPr>
                <w:rFonts w:ascii="Times New Roman" w:hAnsi="Times New Roman" w:cs="Times New Roman"/>
              </w:rPr>
              <w:t>0</w:t>
            </w:r>
            <w:r w:rsidR="00A366C5" w:rsidRPr="00B0521D">
              <w:rPr>
                <w:rFonts w:ascii="Times New Roman" w:hAnsi="Times New Roman" w:cs="Times New Roman"/>
              </w:rPr>
              <w:t xml:space="preserve"> phút</w:t>
            </w:r>
            <w:r w:rsidR="72A2CA5D" w:rsidRPr="00B0521D">
              <w:rPr>
                <w:rFonts w:ascii="Times New Roman" w:hAnsi="Times New Roman" w:cs="Times New Roman"/>
              </w:rPr>
              <w:t xml:space="preserve"> đào tạo</w:t>
            </w:r>
          </w:p>
        </w:tc>
        <w:tc>
          <w:tcPr>
            <w:tcW w:w="2179" w:type="dxa"/>
            <w:noWrap/>
          </w:tcPr>
          <w:p w14:paraId="4D2B92C6" w14:textId="025820FE" w:rsidR="413D65AA" w:rsidRPr="00B0521D" w:rsidRDefault="413D65AA" w:rsidP="39EF51C9">
            <w:pPr>
              <w:rPr>
                <w:rFonts w:ascii="Times New Roman" w:hAnsi="Times New Roman" w:cs="Times New Roman"/>
              </w:rPr>
            </w:pPr>
            <w:r w:rsidRPr="00B0521D">
              <w:rPr>
                <w:rFonts w:ascii="Times New Roman" w:hAnsi="Times New Roman" w:cs="Times New Roman"/>
              </w:rPr>
              <w:t>Tỉ lệ nhập sai &lt;0.05%</w:t>
            </w:r>
          </w:p>
        </w:tc>
        <w:tc>
          <w:tcPr>
            <w:tcW w:w="2179" w:type="dxa"/>
            <w:noWrap/>
          </w:tcPr>
          <w:p w14:paraId="036BF87E" w14:textId="7C0F8512" w:rsidR="1844CF34" w:rsidRPr="00B0521D" w:rsidRDefault="1844CF34" w:rsidP="39EF51C9">
            <w:pPr>
              <w:rPr>
                <w:rFonts w:ascii="Times New Roman" w:hAnsi="Times New Roman" w:cs="Times New Roman"/>
              </w:rPr>
            </w:pPr>
            <w:r w:rsidRPr="00B0521D">
              <w:rPr>
                <w:rFonts w:ascii="Times New Roman" w:hAnsi="Times New Roman" w:cs="Times New Roman"/>
              </w:rPr>
              <w:t>Tạo file hướng dẫn sử dụng</w:t>
            </w:r>
          </w:p>
        </w:tc>
      </w:tr>
      <w:tr w:rsidR="39EF51C9" w:rsidRPr="00B0521D" w14:paraId="5C69A6CB" w14:textId="77777777" w:rsidTr="40C59B3B">
        <w:trPr>
          <w:trHeight w:val="70"/>
        </w:trPr>
        <w:tc>
          <w:tcPr>
            <w:tcW w:w="662" w:type="dxa"/>
            <w:noWrap/>
            <w:hideMark/>
          </w:tcPr>
          <w:p w14:paraId="2D25943E" w14:textId="2DE53018" w:rsidR="1C88B73F" w:rsidRPr="00B0521D" w:rsidRDefault="00E378AE" w:rsidP="39EF51C9">
            <w:pPr>
              <w:rPr>
                <w:rFonts w:ascii="Times New Roman" w:hAnsi="Times New Roman" w:cs="Times New Roman"/>
              </w:rPr>
            </w:pPr>
            <w:r>
              <w:rPr>
                <w:rFonts w:ascii="Times New Roman" w:hAnsi="Times New Roman" w:cs="Times New Roman"/>
              </w:rPr>
              <w:t>6</w:t>
            </w:r>
          </w:p>
        </w:tc>
        <w:tc>
          <w:tcPr>
            <w:tcW w:w="2178" w:type="dxa"/>
            <w:noWrap/>
          </w:tcPr>
          <w:p w14:paraId="7F2ABC0E" w14:textId="53B9D725" w:rsidR="40C59B3B" w:rsidRPr="40C59B3B" w:rsidRDefault="40C59B3B" w:rsidP="40C59B3B">
            <w:pPr>
              <w:rPr>
                <w:rFonts w:ascii="Times New Roman" w:eastAsia="Calibri" w:hAnsi="Times New Roman" w:cs="Times New Roman"/>
                <w:sz w:val="24"/>
                <w:szCs w:val="24"/>
              </w:rPr>
            </w:pPr>
            <w:r w:rsidRPr="40C59B3B">
              <w:rPr>
                <w:rFonts w:ascii="Times New Roman" w:eastAsia="Calibri" w:hAnsi="Times New Roman" w:cs="Times New Roman"/>
                <w:sz w:val="24"/>
                <w:szCs w:val="24"/>
              </w:rPr>
              <w:t>Thống kê doanh thu </w:t>
            </w:r>
          </w:p>
        </w:tc>
        <w:tc>
          <w:tcPr>
            <w:tcW w:w="2179" w:type="dxa"/>
            <w:noWrap/>
          </w:tcPr>
          <w:p w14:paraId="6DC656CD" w14:textId="4A9BD006" w:rsidR="06D09E98" w:rsidRPr="00B0521D" w:rsidRDefault="009704DD" w:rsidP="39EF51C9">
            <w:pPr>
              <w:rPr>
                <w:rFonts w:ascii="Times New Roman" w:hAnsi="Times New Roman" w:cs="Times New Roman"/>
              </w:rPr>
            </w:pPr>
            <w:r w:rsidRPr="00B0521D">
              <w:rPr>
                <w:rFonts w:ascii="Times New Roman" w:hAnsi="Times New Roman" w:cs="Times New Roman"/>
              </w:rPr>
              <w:t>10</w:t>
            </w:r>
            <w:r w:rsidR="06D09E98" w:rsidRPr="00B0521D">
              <w:rPr>
                <w:rFonts w:ascii="Times New Roman" w:hAnsi="Times New Roman" w:cs="Times New Roman"/>
              </w:rPr>
              <w:t xml:space="preserve"> phút đào tạo</w:t>
            </w:r>
          </w:p>
        </w:tc>
        <w:tc>
          <w:tcPr>
            <w:tcW w:w="2179" w:type="dxa"/>
            <w:noWrap/>
          </w:tcPr>
          <w:p w14:paraId="6B80AE3B" w14:textId="1CA92076" w:rsidR="50E260AE" w:rsidRPr="00B0521D" w:rsidRDefault="50E260AE" w:rsidP="39EF51C9">
            <w:pPr>
              <w:rPr>
                <w:rFonts w:ascii="Times New Roman" w:hAnsi="Times New Roman" w:cs="Times New Roman"/>
              </w:rPr>
            </w:pPr>
            <w:r w:rsidRPr="00B0521D">
              <w:rPr>
                <w:rFonts w:ascii="Times New Roman" w:hAnsi="Times New Roman" w:cs="Times New Roman"/>
              </w:rPr>
              <w:t>Tỉ lệ nhập sai &lt;0.05%</w:t>
            </w:r>
          </w:p>
        </w:tc>
        <w:tc>
          <w:tcPr>
            <w:tcW w:w="2179" w:type="dxa"/>
            <w:noWrap/>
          </w:tcPr>
          <w:p w14:paraId="3AAC6944" w14:textId="69756EDC" w:rsidR="43B275BA" w:rsidRPr="00B0521D" w:rsidRDefault="43B275BA" w:rsidP="39EF51C9">
            <w:pPr>
              <w:rPr>
                <w:rFonts w:ascii="Times New Roman" w:hAnsi="Times New Roman" w:cs="Times New Roman"/>
              </w:rPr>
            </w:pPr>
            <w:r w:rsidRPr="00B0521D">
              <w:rPr>
                <w:rFonts w:ascii="Times New Roman" w:hAnsi="Times New Roman" w:cs="Times New Roman"/>
              </w:rPr>
              <w:t>Tạo file hướng dẫn sử dụng</w:t>
            </w:r>
          </w:p>
        </w:tc>
      </w:tr>
      <w:tr w:rsidR="39EF51C9" w:rsidRPr="00B0521D" w14:paraId="46D03675" w14:textId="77777777" w:rsidTr="40C59B3B">
        <w:trPr>
          <w:trHeight w:val="70"/>
        </w:trPr>
        <w:tc>
          <w:tcPr>
            <w:tcW w:w="662" w:type="dxa"/>
            <w:noWrap/>
            <w:hideMark/>
          </w:tcPr>
          <w:p w14:paraId="2978F6F3" w14:textId="142550B8" w:rsidR="20F68697" w:rsidRPr="00B0521D" w:rsidRDefault="00E378AE" w:rsidP="39EF51C9">
            <w:pPr>
              <w:rPr>
                <w:rFonts w:ascii="Times New Roman" w:hAnsi="Times New Roman" w:cs="Times New Roman"/>
              </w:rPr>
            </w:pPr>
            <w:r>
              <w:rPr>
                <w:rFonts w:ascii="Times New Roman" w:hAnsi="Times New Roman" w:cs="Times New Roman"/>
              </w:rPr>
              <w:t>7</w:t>
            </w:r>
          </w:p>
        </w:tc>
        <w:tc>
          <w:tcPr>
            <w:tcW w:w="2178" w:type="dxa"/>
            <w:noWrap/>
          </w:tcPr>
          <w:p w14:paraId="720C9E61" w14:textId="1824854E"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Đăng ký tài khoản Chủ Nhà </w:t>
            </w:r>
          </w:p>
        </w:tc>
        <w:tc>
          <w:tcPr>
            <w:tcW w:w="2179" w:type="dxa"/>
            <w:noWrap/>
          </w:tcPr>
          <w:p w14:paraId="70D49D8D" w14:textId="27275EA6" w:rsidR="2D005B56" w:rsidRPr="00B0521D" w:rsidRDefault="00327C69" w:rsidP="39EF51C9">
            <w:pPr>
              <w:rPr>
                <w:rFonts w:ascii="Times New Roman" w:hAnsi="Times New Roman" w:cs="Times New Roman"/>
              </w:rPr>
            </w:pPr>
            <w:r w:rsidRPr="00B0521D">
              <w:rPr>
                <w:rFonts w:ascii="Times New Roman" w:hAnsi="Times New Roman" w:cs="Times New Roman"/>
              </w:rPr>
              <w:t>1</w:t>
            </w:r>
            <w:r w:rsidR="009704DD" w:rsidRPr="00B0521D">
              <w:rPr>
                <w:rFonts w:ascii="Times New Roman" w:hAnsi="Times New Roman" w:cs="Times New Roman"/>
              </w:rPr>
              <w:t>0</w:t>
            </w:r>
            <w:r w:rsidR="2D005B56" w:rsidRPr="00B0521D">
              <w:rPr>
                <w:rFonts w:ascii="Times New Roman" w:hAnsi="Times New Roman" w:cs="Times New Roman"/>
              </w:rPr>
              <w:t xml:space="preserve"> phút đào tạo</w:t>
            </w:r>
          </w:p>
          <w:p w14:paraId="19D4613B" w14:textId="3DC389C3" w:rsidR="39EF51C9" w:rsidRPr="00B0521D" w:rsidRDefault="39EF51C9" w:rsidP="39EF51C9">
            <w:pPr>
              <w:rPr>
                <w:rFonts w:ascii="Times New Roman" w:hAnsi="Times New Roman" w:cs="Times New Roman"/>
              </w:rPr>
            </w:pPr>
          </w:p>
        </w:tc>
        <w:tc>
          <w:tcPr>
            <w:tcW w:w="2179" w:type="dxa"/>
            <w:noWrap/>
          </w:tcPr>
          <w:p w14:paraId="4A6D936B" w14:textId="3E20ACFA" w:rsidR="609C6937" w:rsidRPr="00B0521D" w:rsidRDefault="609C6937" w:rsidP="39EF51C9">
            <w:pPr>
              <w:rPr>
                <w:rFonts w:ascii="Times New Roman" w:hAnsi="Times New Roman" w:cs="Times New Roman"/>
              </w:rPr>
            </w:pPr>
            <w:r w:rsidRPr="00B0521D">
              <w:rPr>
                <w:rFonts w:ascii="Times New Roman" w:hAnsi="Times New Roman" w:cs="Times New Roman"/>
              </w:rPr>
              <w:t>Tỉ lệ nhập sai &lt;</w:t>
            </w:r>
            <w:r w:rsidR="25CDD983" w:rsidRPr="40C59B3B">
              <w:rPr>
                <w:rFonts w:ascii="Times New Roman" w:hAnsi="Times New Roman" w:cs="Times New Roman"/>
              </w:rPr>
              <w:t>0.03</w:t>
            </w:r>
            <w:r w:rsidRPr="00B0521D">
              <w:rPr>
                <w:rFonts w:ascii="Times New Roman" w:hAnsi="Times New Roman" w:cs="Times New Roman"/>
              </w:rPr>
              <w:t>%</w:t>
            </w:r>
          </w:p>
        </w:tc>
        <w:tc>
          <w:tcPr>
            <w:tcW w:w="2179" w:type="dxa"/>
            <w:noWrap/>
          </w:tcPr>
          <w:p w14:paraId="576AAF21" w14:textId="4F752EBE" w:rsidR="7289669E" w:rsidRPr="00B0521D" w:rsidRDefault="7289669E" w:rsidP="39EF51C9">
            <w:pPr>
              <w:rPr>
                <w:rFonts w:ascii="Times New Roman" w:hAnsi="Times New Roman" w:cs="Times New Roman"/>
              </w:rPr>
            </w:pPr>
            <w:r w:rsidRPr="00B0521D">
              <w:rPr>
                <w:rFonts w:ascii="Times New Roman" w:hAnsi="Times New Roman" w:cs="Times New Roman"/>
              </w:rPr>
              <w:t>Tạo file hướng dẫn sử dụng</w:t>
            </w:r>
          </w:p>
        </w:tc>
      </w:tr>
      <w:tr w:rsidR="00C22266" w:rsidRPr="00B0521D" w14:paraId="79F43574" w14:textId="77777777" w:rsidTr="40C59B3B">
        <w:trPr>
          <w:trHeight w:val="315"/>
        </w:trPr>
        <w:tc>
          <w:tcPr>
            <w:tcW w:w="662" w:type="dxa"/>
            <w:noWrap/>
            <w:hideMark/>
          </w:tcPr>
          <w:p w14:paraId="4ACB7EC9" w14:textId="35A73499" w:rsidR="00C22266" w:rsidRPr="00B0521D" w:rsidRDefault="00E378AE" w:rsidP="00C22266">
            <w:pPr>
              <w:spacing w:before="0" w:line="240" w:lineRule="auto"/>
              <w:rPr>
                <w:rFonts w:ascii="Times New Roman" w:eastAsia="Times New Roman" w:hAnsi="Times New Roman" w:cs="Times New Roman"/>
                <w:color w:val="000000"/>
                <w:sz w:val="24"/>
                <w:szCs w:val="24"/>
                <w:lang w:eastAsia="zh-CN" w:bidi="th-TH"/>
              </w:rPr>
            </w:pPr>
            <w:r>
              <w:rPr>
                <w:rFonts w:ascii="Times New Roman" w:eastAsia="Times New Roman" w:hAnsi="Times New Roman" w:cs="Times New Roman"/>
                <w:color w:val="000000"/>
                <w:sz w:val="24"/>
                <w:szCs w:val="24"/>
                <w:lang w:eastAsia="zh-CN" w:bidi="th-TH"/>
              </w:rPr>
              <w:t>8</w:t>
            </w:r>
          </w:p>
        </w:tc>
        <w:tc>
          <w:tcPr>
            <w:tcW w:w="2178" w:type="dxa"/>
            <w:noWrap/>
            <w:hideMark/>
          </w:tcPr>
          <w:p w14:paraId="4333ADA0" w14:textId="728CC349"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Liên kết ngân hàng </w:t>
            </w:r>
          </w:p>
        </w:tc>
        <w:tc>
          <w:tcPr>
            <w:tcW w:w="2179" w:type="dxa"/>
            <w:noWrap/>
            <w:hideMark/>
          </w:tcPr>
          <w:p w14:paraId="55A78117" w14:textId="77777777"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00B0521D">
              <w:rPr>
                <w:rFonts w:ascii="Times New Roman" w:eastAsia="Times New Roman" w:hAnsi="Times New Roman" w:cs="Times New Roman"/>
                <w:color w:val="000000"/>
                <w:sz w:val="24"/>
                <w:szCs w:val="24"/>
                <w:lang w:eastAsia="zh-CN" w:bidi="th-TH"/>
              </w:rPr>
              <w:t>10 phút đào tạo</w:t>
            </w:r>
          </w:p>
        </w:tc>
        <w:tc>
          <w:tcPr>
            <w:tcW w:w="2179" w:type="dxa"/>
            <w:noWrap/>
            <w:hideMark/>
          </w:tcPr>
          <w:p w14:paraId="16104046" w14:textId="13DC6666"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w:t>
            </w:r>
            <w:r w:rsidR="5D9810BF" w:rsidRPr="40C59B3B">
              <w:rPr>
                <w:rFonts w:ascii="Times New Roman" w:eastAsia="Times New Roman" w:hAnsi="Times New Roman" w:cs="Times New Roman"/>
                <w:color w:val="000000" w:themeColor="text1"/>
                <w:sz w:val="24"/>
                <w:szCs w:val="24"/>
                <w:lang w:eastAsia="zh-CN" w:bidi="th-TH"/>
              </w:rPr>
              <w:t>0.0</w:t>
            </w:r>
            <w:r w:rsidR="65D47768" w:rsidRPr="40C59B3B">
              <w:rPr>
                <w:rFonts w:ascii="Times New Roman" w:eastAsia="Times New Roman" w:hAnsi="Times New Roman" w:cs="Times New Roman"/>
                <w:color w:val="000000" w:themeColor="text1"/>
                <w:sz w:val="24"/>
                <w:szCs w:val="24"/>
                <w:lang w:eastAsia="zh-CN" w:bidi="th-TH"/>
              </w:rPr>
              <w:t>2</w:t>
            </w:r>
            <w:r w:rsidRPr="40C59B3B">
              <w:rPr>
                <w:rFonts w:ascii="Times New Roman" w:eastAsia="Times New Roman" w:hAnsi="Times New Roman" w:cs="Times New Roman"/>
                <w:color w:val="000000" w:themeColor="text1"/>
                <w:sz w:val="24"/>
                <w:szCs w:val="24"/>
                <w:lang w:eastAsia="zh-CN" w:bidi="th-TH"/>
              </w:rPr>
              <w:t>%</w:t>
            </w:r>
          </w:p>
        </w:tc>
        <w:tc>
          <w:tcPr>
            <w:tcW w:w="2179" w:type="dxa"/>
            <w:noWrap/>
            <w:hideMark/>
          </w:tcPr>
          <w:p w14:paraId="087E8D02" w14:textId="77777777"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00B0521D">
              <w:rPr>
                <w:rFonts w:ascii="Times New Roman" w:eastAsia="Times New Roman" w:hAnsi="Times New Roman" w:cs="Times New Roman"/>
                <w:color w:val="000000"/>
                <w:sz w:val="24"/>
                <w:szCs w:val="24"/>
                <w:lang w:eastAsia="zh-CN" w:bidi="th-TH"/>
              </w:rPr>
              <w:t>Tạo file hướng dẫn sử dụng</w:t>
            </w:r>
          </w:p>
        </w:tc>
      </w:tr>
      <w:tr w:rsidR="00C22266" w:rsidRPr="00B0521D" w14:paraId="2A830D91" w14:textId="77777777" w:rsidTr="40C59B3B">
        <w:trPr>
          <w:trHeight w:val="630"/>
        </w:trPr>
        <w:tc>
          <w:tcPr>
            <w:tcW w:w="662" w:type="dxa"/>
            <w:noWrap/>
            <w:hideMark/>
          </w:tcPr>
          <w:p w14:paraId="6BD68E68" w14:textId="22AABBFF" w:rsidR="00C22266" w:rsidRPr="00B0521D" w:rsidRDefault="00E378AE" w:rsidP="00C22266">
            <w:pPr>
              <w:spacing w:before="0" w:line="240" w:lineRule="auto"/>
              <w:rPr>
                <w:rFonts w:ascii="Times New Roman" w:eastAsia="Times New Roman" w:hAnsi="Times New Roman" w:cs="Times New Roman"/>
                <w:color w:val="000000"/>
                <w:sz w:val="24"/>
                <w:szCs w:val="24"/>
                <w:lang w:eastAsia="zh-CN" w:bidi="th-TH"/>
              </w:rPr>
            </w:pPr>
            <w:r>
              <w:rPr>
                <w:rFonts w:ascii="Times New Roman" w:eastAsia="Times New Roman" w:hAnsi="Times New Roman" w:cs="Times New Roman"/>
                <w:color w:val="000000"/>
                <w:sz w:val="24"/>
                <w:szCs w:val="24"/>
                <w:lang w:eastAsia="zh-CN" w:bidi="th-TH"/>
              </w:rPr>
              <w:lastRenderedPageBreak/>
              <w:t>9</w:t>
            </w:r>
          </w:p>
        </w:tc>
        <w:tc>
          <w:tcPr>
            <w:tcW w:w="2178" w:type="dxa"/>
            <w:hideMark/>
          </w:tcPr>
          <w:p w14:paraId="29477B6F" w14:textId="7E5B7C6B"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Tạo hồ sơ phòng cho thuê </w:t>
            </w:r>
          </w:p>
        </w:tc>
        <w:tc>
          <w:tcPr>
            <w:tcW w:w="2179" w:type="dxa"/>
            <w:noWrap/>
            <w:hideMark/>
          </w:tcPr>
          <w:p w14:paraId="32440AD1" w14:textId="77777777"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00B0521D">
              <w:rPr>
                <w:rFonts w:ascii="Times New Roman" w:eastAsia="Times New Roman" w:hAnsi="Times New Roman" w:cs="Times New Roman"/>
                <w:color w:val="000000"/>
                <w:sz w:val="24"/>
                <w:szCs w:val="24"/>
                <w:lang w:eastAsia="zh-CN" w:bidi="th-TH"/>
              </w:rPr>
              <w:t>10 phút đào tạo</w:t>
            </w:r>
          </w:p>
        </w:tc>
        <w:tc>
          <w:tcPr>
            <w:tcW w:w="2179" w:type="dxa"/>
            <w:noWrap/>
            <w:hideMark/>
          </w:tcPr>
          <w:p w14:paraId="775FBD81" w14:textId="557F3E0E"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w:t>
            </w:r>
            <w:r w:rsidR="72FA4540" w:rsidRPr="40C59B3B">
              <w:rPr>
                <w:rFonts w:ascii="Times New Roman" w:eastAsia="Times New Roman" w:hAnsi="Times New Roman" w:cs="Times New Roman"/>
                <w:color w:val="000000" w:themeColor="text1"/>
                <w:sz w:val="24"/>
                <w:szCs w:val="24"/>
                <w:lang w:eastAsia="zh-CN" w:bidi="th-TH"/>
              </w:rPr>
              <w:t>0.0</w:t>
            </w:r>
            <w:r w:rsidR="65D47768" w:rsidRPr="40C59B3B">
              <w:rPr>
                <w:rFonts w:ascii="Times New Roman" w:eastAsia="Times New Roman" w:hAnsi="Times New Roman" w:cs="Times New Roman"/>
                <w:color w:val="000000" w:themeColor="text1"/>
                <w:sz w:val="24"/>
                <w:szCs w:val="24"/>
                <w:lang w:eastAsia="zh-CN" w:bidi="th-TH"/>
              </w:rPr>
              <w:t>2</w:t>
            </w:r>
            <w:r w:rsidRPr="40C59B3B">
              <w:rPr>
                <w:rFonts w:ascii="Times New Roman" w:eastAsia="Times New Roman" w:hAnsi="Times New Roman" w:cs="Times New Roman"/>
                <w:color w:val="000000" w:themeColor="text1"/>
                <w:sz w:val="24"/>
                <w:szCs w:val="24"/>
                <w:lang w:eastAsia="zh-CN" w:bidi="th-TH"/>
              </w:rPr>
              <w:t>%</w:t>
            </w:r>
          </w:p>
        </w:tc>
        <w:tc>
          <w:tcPr>
            <w:tcW w:w="2179" w:type="dxa"/>
            <w:noWrap/>
            <w:hideMark/>
          </w:tcPr>
          <w:p w14:paraId="2EF5E5F1" w14:textId="77777777"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00B0521D">
              <w:rPr>
                <w:rFonts w:ascii="Times New Roman" w:eastAsia="Times New Roman" w:hAnsi="Times New Roman" w:cs="Times New Roman"/>
                <w:color w:val="000000"/>
                <w:sz w:val="24"/>
                <w:szCs w:val="24"/>
                <w:lang w:eastAsia="zh-CN" w:bidi="th-TH"/>
              </w:rPr>
              <w:t>Tạo file hướng dẫn sử dụng</w:t>
            </w:r>
          </w:p>
        </w:tc>
      </w:tr>
      <w:tr w:rsidR="00C22266" w:rsidRPr="00B0521D" w14:paraId="46C115D3" w14:textId="77777777" w:rsidTr="40C59B3B">
        <w:trPr>
          <w:trHeight w:val="315"/>
        </w:trPr>
        <w:tc>
          <w:tcPr>
            <w:tcW w:w="662" w:type="dxa"/>
            <w:noWrap/>
            <w:hideMark/>
          </w:tcPr>
          <w:p w14:paraId="00AC444E" w14:textId="1E71CC36" w:rsidR="00C22266" w:rsidRPr="00B0521D" w:rsidRDefault="00E378AE" w:rsidP="00C22266">
            <w:pPr>
              <w:spacing w:before="0" w:line="240" w:lineRule="auto"/>
              <w:rPr>
                <w:rFonts w:ascii="Times New Roman" w:eastAsia="Times New Roman" w:hAnsi="Times New Roman" w:cs="Times New Roman"/>
                <w:color w:val="000000"/>
                <w:sz w:val="24"/>
                <w:szCs w:val="24"/>
                <w:lang w:eastAsia="zh-CN" w:bidi="th-TH"/>
              </w:rPr>
            </w:pPr>
            <w:r>
              <w:rPr>
                <w:rFonts w:ascii="Times New Roman" w:eastAsia="Times New Roman" w:hAnsi="Times New Roman" w:cs="Times New Roman"/>
                <w:color w:val="000000"/>
                <w:sz w:val="24"/>
                <w:szCs w:val="24"/>
                <w:lang w:eastAsia="zh-CN" w:bidi="th-TH"/>
              </w:rPr>
              <w:t>10</w:t>
            </w:r>
          </w:p>
        </w:tc>
        <w:tc>
          <w:tcPr>
            <w:tcW w:w="2178" w:type="dxa"/>
            <w:noWrap/>
            <w:hideMark/>
          </w:tcPr>
          <w:p w14:paraId="3EA465A4" w14:textId="671335FE"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Cập nhật hồ sơ </w:t>
            </w:r>
          </w:p>
        </w:tc>
        <w:tc>
          <w:tcPr>
            <w:tcW w:w="2179" w:type="dxa"/>
            <w:noWrap/>
            <w:hideMark/>
          </w:tcPr>
          <w:p w14:paraId="7FFEFCF6" w14:textId="77777777"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00B0521D">
              <w:rPr>
                <w:rFonts w:ascii="Times New Roman" w:eastAsia="Times New Roman" w:hAnsi="Times New Roman" w:cs="Times New Roman"/>
                <w:color w:val="000000"/>
                <w:sz w:val="24"/>
                <w:szCs w:val="24"/>
                <w:lang w:eastAsia="zh-CN" w:bidi="th-TH"/>
              </w:rPr>
              <w:t>20 phút đào tạo</w:t>
            </w:r>
          </w:p>
        </w:tc>
        <w:tc>
          <w:tcPr>
            <w:tcW w:w="2179" w:type="dxa"/>
            <w:noWrap/>
            <w:hideMark/>
          </w:tcPr>
          <w:p w14:paraId="743B61C6" w14:textId="3ADE6FB6"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w:t>
            </w:r>
            <w:r w:rsidR="1E9B870D" w:rsidRPr="40C59B3B">
              <w:rPr>
                <w:rFonts w:ascii="Times New Roman" w:eastAsia="Times New Roman" w:hAnsi="Times New Roman" w:cs="Times New Roman"/>
                <w:color w:val="000000" w:themeColor="text1"/>
                <w:sz w:val="24"/>
                <w:szCs w:val="24"/>
                <w:lang w:eastAsia="zh-CN" w:bidi="th-TH"/>
              </w:rPr>
              <w:t>0.0</w:t>
            </w:r>
            <w:r w:rsidR="65D47768" w:rsidRPr="40C59B3B">
              <w:rPr>
                <w:rFonts w:ascii="Times New Roman" w:eastAsia="Times New Roman" w:hAnsi="Times New Roman" w:cs="Times New Roman"/>
                <w:color w:val="000000" w:themeColor="text1"/>
                <w:sz w:val="24"/>
                <w:szCs w:val="24"/>
                <w:lang w:eastAsia="zh-CN" w:bidi="th-TH"/>
              </w:rPr>
              <w:t>2</w:t>
            </w:r>
            <w:r w:rsidRPr="40C59B3B">
              <w:rPr>
                <w:rFonts w:ascii="Times New Roman" w:eastAsia="Times New Roman" w:hAnsi="Times New Roman" w:cs="Times New Roman"/>
                <w:color w:val="000000" w:themeColor="text1"/>
                <w:sz w:val="24"/>
                <w:szCs w:val="24"/>
                <w:lang w:eastAsia="zh-CN" w:bidi="th-TH"/>
              </w:rPr>
              <w:t>%</w:t>
            </w:r>
          </w:p>
        </w:tc>
        <w:tc>
          <w:tcPr>
            <w:tcW w:w="2179" w:type="dxa"/>
            <w:noWrap/>
            <w:hideMark/>
          </w:tcPr>
          <w:p w14:paraId="2522E53D" w14:textId="77777777" w:rsidR="00C22266" w:rsidRPr="00B0521D" w:rsidRDefault="00C22266" w:rsidP="00C22266">
            <w:pPr>
              <w:spacing w:before="0" w:line="240" w:lineRule="auto"/>
              <w:rPr>
                <w:rFonts w:ascii="Times New Roman" w:eastAsia="Times New Roman" w:hAnsi="Times New Roman" w:cs="Times New Roman"/>
                <w:color w:val="000000"/>
                <w:sz w:val="24"/>
                <w:szCs w:val="24"/>
                <w:lang w:eastAsia="zh-CN" w:bidi="th-TH"/>
              </w:rPr>
            </w:pPr>
            <w:r w:rsidRPr="00B0521D">
              <w:rPr>
                <w:rFonts w:ascii="Times New Roman" w:eastAsia="Times New Roman" w:hAnsi="Times New Roman" w:cs="Times New Roman"/>
                <w:color w:val="000000"/>
                <w:sz w:val="24"/>
                <w:szCs w:val="24"/>
                <w:lang w:eastAsia="zh-CN" w:bidi="th-TH"/>
              </w:rPr>
              <w:t>Tạo file hướng dẫn sử dụng</w:t>
            </w:r>
          </w:p>
        </w:tc>
      </w:tr>
      <w:tr w:rsidR="40C59B3B" w14:paraId="21C974A0" w14:textId="77777777" w:rsidTr="40C59B3B">
        <w:trPr>
          <w:trHeight w:val="315"/>
        </w:trPr>
        <w:tc>
          <w:tcPr>
            <w:tcW w:w="662" w:type="dxa"/>
            <w:noWrap/>
            <w:hideMark/>
          </w:tcPr>
          <w:p w14:paraId="0D00038F" w14:textId="291999D9" w:rsidR="580B852A" w:rsidRDefault="580B852A"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1</w:t>
            </w:r>
          </w:p>
        </w:tc>
        <w:tc>
          <w:tcPr>
            <w:tcW w:w="2178" w:type="dxa"/>
            <w:noWrap/>
            <w:hideMark/>
          </w:tcPr>
          <w:p w14:paraId="17881206" w14:textId="69BDD517"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Thống kê doanh thu các phòng </w:t>
            </w:r>
          </w:p>
        </w:tc>
        <w:tc>
          <w:tcPr>
            <w:tcW w:w="2179" w:type="dxa"/>
            <w:noWrap/>
            <w:hideMark/>
          </w:tcPr>
          <w:p w14:paraId="72D149FC" w14:textId="77777777" w:rsidR="473850E3" w:rsidRDefault="473850E3"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10 phút đào tạo</w:t>
            </w:r>
          </w:p>
          <w:p w14:paraId="6D7BF6FD" w14:textId="4335978C"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78221FDA" w14:textId="00A9512F" w:rsidR="241CCC83" w:rsidRDefault="241CCC83"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240754AD" w14:textId="3A20656C" w:rsidR="4BB00B7E" w:rsidRDefault="4BB00B7E"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6B40B981" w14:textId="77777777" w:rsidTr="40C59B3B">
        <w:trPr>
          <w:trHeight w:val="315"/>
        </w:trPr>
        <w:tc>
          <w:tcPr>
            <w:tcW w:w="662" w:type="dxa"/>
            <w:noWrap/>
            <w:hideMark/>
          </w:tcPr>
          <w:p w14:paraId="758582AD" w14:textId="03823A43" w:rsidR="750C9C70" w:rsidRDefault="750C9C70"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2</w:t>
            </w:r>
          </w:p>
        </w:tc>
        <w:tc>
          <w:tcPr>
            <w:tcW w:w="2178" w:type="dxa"/>
            <w:noWrap/>
            <w:hideMark/>
          </w:tcPr>
          <w:p w14:paraId="05645D11" w14:textId="796C1006"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xem thông tin khách thuê </w:t>
            </w:r>
          </w:p>
        </w:tc>
        <w:tc>
          <w:tcPr>
            <w:tcW w:w="2179" w:type="dxa"/>
            <w:noWrap/>
            <w:hideMark/>
          </w:tcPr>
          <w:p w14:paraId="28244CEB" w14:textId="77777777" w:rsidR="73D1A252" w:rsidRDefault="73D1A252"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10 phút đào tạo</w:t>
            </w:r>
          </w:p>
          <w:p w14:paraId="550B106A" w14:textId="73BECA0B"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6DAE18AA" w14:textId="0DF99751" w:rsidR="72DDBF86" w:rsidRDefault="72DDBF86"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6DCC9E3D" w14:textId="5D35C70A" w:rsidR="420B6E1F" w:rsidRDefault="420B6E1F"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1A8C1D6C" w14:textId="77777777" w:rsidTr="40C59B3B">
        <w:trPr>
          <w:trHeight w:val="315"/>
        </w:trPr>
        <w:tc>
          <w:tcPr>
            <w:tcW w:w="662" w:type="dxa"/>
            <w:noWrap/>
            <w:hideMark/>
          </w:tcPr>
          <w:p w14:paraId="4CB931B0" w14:textId="77A26096" w:rsidR="7F08E343" w:rsidRDefault="7F08E343"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3</w:t>
            </w:r>
          </w:p>
        </w:tc>
        <w:tc>
          <w:tcPr>
            <w:tcW w:w="2178" w:type="dxa"/>
            <w:noWrap/>
            <w:hideMark/>
          </w:tcPr>
          <w:p w14:paraId="010C87A6" w14:textId="5FA2BDA7"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xem danh sách phòng theo trạng thái </w:t>
            </w:r>
          </w:p>
        </w:tc>
        <w:tc>
          <w:tcPr>
            <w:tcW w:w="2179" w:type="dxa"/>
            <w:noWrap/>
            <w:hideMark/>
          </w:tcPr>
          <w:p w14:paraId="427C6F48" w14:textId="77777777" w:rsidR="066782BB" w:rsidRDefault="066782BB"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10 phút đào tạo</w:t>
            </w:r>
          </w:p>
          <w:p w14:paraId="25E8F099" w14:textId="3ED5793C"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3198115E" w14:textId="21BFB84C" w:rsidR="535120EE" w:rsidRDefault="535120EE"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5D512258" w14:textId="77777777" w:rsidR="37393440" w:rsidRDefault="37393440"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p w14:paraId="28AD41F7" w14:textId="3602DDFE"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r>
      <w:tr w:rsidR="40C59B3B" w14:paraId="311F67AF" w14:textId="77777777" w:rsidTr="40C59B3B">
        <w:trPr>
          <w:trHeight w:val="315"/>
        </w:trPr>
        <w:tc>
          <w:tcPr>
            <w:tcW w:w="662" w:type="dxa"/>
            <w:noWrap/>
            <w:hideMark/>
          </w:tcPr>
          <w:p w14:paraId="5EAB0D5E" w14:textId="280BCCDD" w:rsidR="42EB81E9" w:rsidRDefault="42EB81E9"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4</w:t>
            </w:r>
          </w:p>
        </w:tc>
        <w:tc>
          <w:tcPr>
            <w:tcW w:w="2178" w:type="dxa"/>
            <w:noWrap/>
            <w:hideMark/>
          </w:tcPr>
          <w:p w14:paraId="31FD22FF" w14:textId="0E0A257E"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Đẩy các phòng sở hữu lên trang nhất tìm kiếm </w:t>
            </w:r>
          </w:p>
        </w:tc>
        <w:tc>
          <w:tcPr>
            <w:tcW w:w="2179" w:type="dxa"/>
            <w:noWrap/>
            <w:hideMark/>
          </w:tcPr>
          <w:p w14:paraId="079BD9C2" w14:textId="77777777" w:rsidR="3F918205" w:rsidRDefault="3F918205"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10 phút đào tạo</w:t>
            </w:r>
          </w:p>
          <w:p w14:paraId="1ACF4F55" w14:textId="4C79E7B2"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1ADB2491" w14:textId="3ADE6FB6" w:rsidR="4824C642" w:rsidRDefault="4824C642"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p w14:paraId="43A9174F" w14:textId="5868CACF"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7A184DB8" w14:textId="75DC7CD6" w:rsidR="71BCD330" w:rsidRDefault="71BCD330"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1E4EC1CC" w14:textId="77777777" w:rsidTr="40C59B3B">
        <w:trPr>
          <w:trHeight w:val="315"/>
        </w:trPr>
        <w:tc>
          <w:tcPr>
            <w:tcW w:w="662" w:type="dxa"/>
            <w:noWrap/>
            <w:hideMark/>
          </w:tcPr>
          <w:p w14:paraId="5C4E585A" w14:textId="27518E5C" w:rsidR="2241C36B" w:rsidRDefault="2241C36B"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5</w:t>
            </w:r>
          </w:p>
        </w:tc>
        <w:tc>
          <w:tcPr>
            <w:tcW w:w="2178" w:type="dxa"/>
            <w:noWrap/>
            <w:hideMark/>
          </w:tcPr>
          <w:p w14:paraId="37610B3A" w14:textId="776BACE0"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Đăng ký tài khoản Khách thuê phòng </w:t>
            </w:r>
          </w:p>
        </w:tc>
        <w:tc>
          <w:tcPr>
            <w:tcW w:w="2179" w:type="dxa"/>
            <w:noWrap/>
            <w:hideMark/>
          </w:tcPr>
          <w:p w14:paraId="4729A747" w14:textId="536F2FD6" w:rsidR="274F35CD" w:rsidRDefault="341DDD5F"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0</w:t>
            </w:r>
            <w:r w:rsidR="274F35CD" w:rsidRPr="40C59B3B">
              <w:rPr>
                <w:rFonts w:ascii="Times New Roman" w:eastAsia="Times New Roman" w:hAnsi="Times New Roman" w:cs="Times New Roman"/>
                <w:color w:val="000000" w:themeColor="text1"/>
                <w:sz w:val="24"/>
                <w:szCs w:val="24"/>
                <w:lang w:eastAsia="zh-CN" w:bidi="th-TH"/>
              </w:rPr>
              <w:t xml:space="preserve"> phút đào tạo</w:t>
            </w:r>
          </w:p>
          <w:p w14:paraId="37832982" w14:textId="2080EB24"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185A3EE1" w14:textId="4CC8E5ED" w:rsidR="486D2FB8" w:rsidRDefault="486D2FB8"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32E64953" w14:textId="12D4A624" w:rsidR="01A99662" w:rsidRDefault="01A99662"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78CF8E4B" w14:textId="77777777" w:rsidTr="40C59B3B">
        <w:trPr>
          <w:trHeight w:val="315"/>
        </w:trPr>
        <w:tc>
          <w:tcPr>
            <w:tcW w:w="662" w:type="dxa"/>
            <w:noWrap/>
            <w:hideMark/>
          </w:tcPr>
          <w:p w14:paraId="1BD7D4F6" w14:textId="6DE5FBBE" w:rsidR="7C2F64D0" w:rsidRDefault="7C2F64D0"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6</w:t>
            </w:r>
          </w:p>
        </w:tc>
        <w:tc>
          <w:tcPr>
            <w:tcW w:w="2178" w:type="dxa"/>
            <w:noWrap/>
            <w:hideMark/>
          </w:tcPr>
          <w:p w14:paraId="72F5D277" w14:textId="332F109F"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Tìm khách sạn </w:t>
            </w:r>
          </w:p>
        </w:tc>
        <w:tc>
          <w:tcPr>
            <w:tcW w:w="2179" w:type="dxa"/>
            <w:noWrap/>
            <w:hideMark/>
          </w:tcPr>
          <w:p w14:paraId="6462F422" w14:textId="45F352A9" w:rsidR="4F7270C7" w:rsidRDefault="5676B3F9"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1</w:t>
            </w:r>
            <w:r w:rsidR="4F7270C7" w:rsidRPr="40C59B3B">
              <w:rPr>
                <w:rFonts w:ascii="Times New Roman" w:eastAsia="Times New Roman" w:hAnsi="Times New Roman" w:cs="Times New Roman"/>
                <w:color w:val="000000" w:themeColor="text1"/>
                <w:sz w:val="24"/>
                <w:szCs w:val="24"/>
                <w:lang w:eastAsia="zh-CN" w:bidi="th-TH"/>
              </w:rPr>
              <w:t xml:space="preserve"> phút đào tạo</w:t>
            </w:r>
          </w:p>
        </w:tc>
        <w:tc>
          <w:tcPr>
            <w:tcW w:w="2179" w:type="dxa"/>
            <w:noWrap/>
            <w:hideMark/>
          </w:tcPr>
          <w:p w14:paraId="77F6DA3A" w14:textId="0E70AFFE" w:rsidR="31133492" w:rsidRDefault="31133492"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519F1F05" w14:textId="217B530B" w:rsidR="464B5514" w:rsidRDefault="464B5514"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4EE9EBDB" w14:textId="77777777" w:rsidTr="40C59B3B">
        <w:trPr>
          <w:trHeight w:val="315"/>
        </w:trPr>
        <w:tc>
          <w:tcPr>
            <w:tcW w:w="662" w:type="dxa"/>
            <w:noWrap/>
            <w:hideMark/>
          </w:tcPr>
          <w:p w14:paraId="5EBAE507" w14:textId="79739106" w:rsidR="6A6A9CB2" w:rsidRDefault="6A6A9CB2"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1</w:t>
            </w:r>
            <w:r w:rsidR="00E378AE">
              <w:rPr>
                <w:rFonts w:ascii="Times New Roman" w:eastAsia="Times New Roman" w:hAnsi="Times New Roman" w:cs="Times New Roman"/>
                <w:color w:val="000000" w:themeColor="text1"/>
                <w:sz w:val="24"/>
                <w:szCs w:val="24"/>
                <w:lang w:eastAsia="zh-CN" w:bidi="th-TH"/>
              </w:rPr>
              <w:t>7</w:t>
            </w:r>
          </w:p>
        </w:tc>
        <w:tc>
          <w:tcPr>
            <w:tcW w:w="2178" w:type="dxa"/>
            <w:noWrap/>
            <w:hideMark/>
          </w:tcPr>
          <w:p w14:paraId="57A928A2" w14:textId="06913781"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Đặt phòng khách sạn </w:t>
            </w:r>
          </w:p>
        </w:tc>
        <w:tc>
          <w:tcPr>
            <w:tcW w:w="2179" w:type="dxa"/>
            <w:noWrap/>
            <w:hideMark/>
          </w:tcPr>
          <w:p w14:paraId="368BF31D" w14:textId="24CAA785" w:rsidR="379E7CA6" w:rsidRDefault="6F644295"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2</w:t>
            </w:r>
            <w:r w:rsidR="379E7CA6" w:rsidRPr="40C59B3B">
              <w:rPr>
                <w:rFonts w:ascii="Times New Roman" w:eastAsia="Times New Roman" w:hAnsi="Times New Roman" w:cs="Times New Roman"/>
                <w:color w:val="000000" w:themeColor="text1"/>
                <w:sz w:val="24"/>
                <w:szCs w:val="24"/>
                <w:lang w:eastAsia="zh-CN" w:bidi="th-TH"/>
              </w:rPr>
              <w:t xml:space="preserve"> phút đào tạo</w:t>
            </w:r>
          </w:p>
        </w:tc>
        <w:tc>
          <w:tcPr>
            <w:tcW w:w="2179" w:type="dxa"/>
            <w:noWrap/>
            <w:hideMark/>
          </w:tcPr>
          <w:p w14:paraId="2FAE5A25" w14:textId="47A70490" w:rsidR="514D5E38" w:rsidRDefault="514D5E38"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51146DC5" w14:textId="5CD9BF22" w:rsidR="3E31AC51" w:rsidRDefault="3E31AC51"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13C37E80" w14:textId="77777777" w:rsidTr="40C59B3B">
        <w:trPr>
          <w:trHeight w:val="315"/>
        </w:trPr>
        <w:tc>
          <w:tcPr>
            <w:tcW w:w="662" w:type="dxa"/>
            <w:noWrap/>
            <w:hideMark/>
          </w:tcPr>
          <w:p w14:paraId="64D590BD" w14:textId="659A6A57" w:rsidR="237C11BA" w:rsidRDefault="00E378AE" w:rsidP="40C59B3B">
            <w:pPr>
              <w:spacing w:line="240" w:lineRule="auto"/>
              <w:rPr>
                <w:rFonts w:ascii="Times New Roman" w:eastAsia="Times New Roman" w:hAnsi="Times New Roman" w:cs="Times New Roman"/>
                <w:color w:val="000000" w:themeColor="text1"/>
                <w:sz w:val="24"/>
                <w:szCs w:val="24"/>
                <w:lang w:eastAsia="zh-CN" w:bidi="th-TH"/>
              </w:rPr>
            </w:pPr>
            <w:r>
              <w:rPr>
                <w:rFonts w:ascii="Times New Roman" w:eastAsia="Times New Roman" w:hAnsi="Times New Roman" w:cs="Times New Roman"/>
                <w:color w:val="000000" w:themeColor="text1"/>
                <w:sz w:val="24"/>
                <w:szCs w:val="24"/>
                <w:lang w:eastAsia="zh-CN" w:bidi="th-TH"/>
              </w:rPr>
              <w:t>18</w:t>
            </w:r>
          </w:p>
        </w:tc>
        <w:tc>
          <w:tcPr>
            <w:tcW w:w="2178" w:type="dxa"/>
            <w:noWrap/>
            <w:hideMark/>
          </w:tcPr>
          <w:p w14:paraId="6BA8293C" w14:textId="62BDF606"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Thanh toán biên lai đặt phòng </w:t>
            </w:r>
          </w:p>
        </w:tc>
        <w:tc>
          <w:tcPr>
            <w:tcW w:w="2179" w:type="dxa"/>
            <w:noWrap/>
            <w:hideMark/>
          </w:tcPr>
          <w:p w14:paraId="5A991885" w14:textId="3B390EA4" w:rsidR="4942CF5F" w:rsidRDefault="05C605F3"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7</w:t>
            </w:r>
            <w:r w:rsidR="4942CF5F" w:rsidRPr="40C59B3B">
              <w:rPr>
                <w:rFonts w:ascii="Times New Roman" w:eastAsia="Times New Roman" w:hAnsi="Times New Roman" w:cs="Times New Roman"/>
                <w:color w:val="000000" w:themeColor="text1"/>
                <w:sz w:val="24"/>
                <w:szCs w:val="24"/>
                <w:lang w:eastAsia="zh-CN" w:bidi="th-TH"/>
              </w:rPr>
              <w:t xml:space="preserve"> phút đào tạo</w:t>
            </w:r>
          </w:p>
          <w:p w14:paraId="47E97EF4" w14:textId="3CB6BADA"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79311C08" w14:textId="570FDD87" w:rsidR="5115A3D7" w:rsidRDefault="5115A3D7"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475ACB3A" w14:textId="114C9256" w:rsidR="0F909ED8" w:rsidRDefault="0F909ED8"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30956B27" w14:textId="77777777" w:rsidTr="40C59B3B">
        <w:trPr>
          <w:trHeight w:val="315"/>
        </w:trPr>
        <w:tc>
          <w:tcPr>
            <w:tcW w:w="662" w:type="dxa"/>
            <w:noWrap/>
            <w:hideMark/>
          </w:tcPr>
          <w:p w14:paraId="68E6A1FE" w14:textId="5A3ED827" w:rsidR="727A5510" w:rsidRDefault="00E378AE" w:rsidP="40C59B3B">
            <w:pPr>
              <w:spacing w:line="240" w:lineRule="auto"/>
              <w:rPr>
                <w:rFonts w:ascii="Times New Roman" w:eastAsia="Times New Roman" w:hAnsi="Times New Roman" w:cs="Times New Roman"/>
                <w:color w:val="000000" w:themeColor="text1"/>
                <w:sz w:val="24"/>
                <w:szCs w:val="24"/>
                <w:lang w:eastAsia="zh-CN" w:bidi="th-TH"/>
              </w:rPr>
            </w:pPr>
            <w:r>
              <w:rPr>
                <w:rFonts w:ascii="Times New Roman" w:eastAsia="Times New Roman" w:hAnsi="Times New Roman" w:cs="Times New Roman"/>
                <w:color w:val="000000" w:themeColor="text1"/>
                <w:sz w:val="24"/>
                <w:szCs w:val="24"/>
                <w:lang w:eastAsia="zh-CN" w:bidi="th-TH"/>
              </w:rPr>
              <w:t>19</w:t>
            </w:r>
          </w:p>
        </w:tc>
        <w:tc>
          <w:tcPr>
            <w:tcW w:w="2178" w:type="dxa"/>
            <w:noWrap/>
            <w:hideMark/>
          </w:tcPr>
          <w:p w14:paraId="1921E3C4" w14:textId="72050878"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Hủy phòng đã đặt </w:t>
            </w:r>
          </w:p>
        </w:tc>
        <w:tc>
          <w:tcPr>
            <w:tcW w:w="2179" w:type="dxa"/>
            <w:noWrap/>
            <w:hideMark/>
          </w:tcPr>
          <w:p w14:paraId="362E762E" w14:textId="2D58E5DD" w:rsidR="6D53498A" w:rsidRDefault="41701623"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2</w:t>
            </w:r>
            <w:r w:rsidR="6D53498A" w:rsidRPr="40C59B3B">
              <w:rPr>
                <w:rFonts w:ascii="Times New Roman" w:eastAsia="Times New Roman" w:hAnsi="Times New Roman" w:cs="Times New Roman"/>
                <w:color w:val="000000" w:themeColor="text1"/>
                <w:sz w:val="24"/>
                <w:szCs w:val="24"/>
                <w:lang w:eastAsia="zh-CN" w:bidi="th-TH"/>
              </w:rPr>
              <w:t xml:space="preserve"> phút đào tạo</w:t>
            </w:r>
          </w:p>
        </w:tc>
        <w:tc>
          <w:tcPr>
            <w:tcW w:w="2179" w:type="dxa"/>
            <w:noWrap/>
            <w:hideMark/>
          </w:tcPr>
          <w:p w14:paraId="658D450B" w14:textId="75560718" w:rsidR="418DAA34" w:rsidRDefault="418DAA34"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20E1B246" w14:textId="4E91E900" w:rsidR="60E82738" w:rsidRDefault="60E82738"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1C84A7A2" w14:textId="77777777" w:rsidTr="40C59B3B">
        <w:trPr>
          <w:trHeight w:val="315"/>
        </w:trPr>
        <w:tc>
          <w:tcPr>
            <w:tcW w:w="662" w:type="dxa"/>
            <w:noWrap/>
            <w:hideMark/>
          </w:tcPr>
          <w:p w14:paraId="3EC89CF1" w14:textId="22410750" w:rsidR="716B6D00" w:rsidRDefault="716B6D00"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2</w:t>
            </w:r>
            <w:r w:rsidR="00E378AE">
              <w:rPr>
                <w:rFonts w:ascii="Times New Roman" w:eastAsia="Times New Roman" w:hAnsi="Times New Roman" w:cs="Times New Roman"/>
                <w:color w:val="000000" w:themeColor="text1"/>
                <w:sz w:val="24"/>
                <w:szCs w:val="24"/>
                <w:lang w:eastAsia="zh-CN" w:bidi="th-TH"/>
              </w:rPr>
              <w:t>0</w:t>
            </w:r>
          </w:p>
        </w:tc>
        <w:tc>
          <w:tcPr>
            <w:tcW w:w="2178" w:type="dxa"/>
            <w:noWrap/>
            <w:hideMark/>
          </w:tcPr>
          <w:p w14:paraId="51C59C78" w14:textId="64B0C166"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Đánh giá căn phòng đã thuê </w:t>
            </w:r>
          </w:p>
        </w:tc>
        <w:tc>
          <w:tcPr>
            <w:tcW w:w="2179" w:type="dxa"/>
            <w:noWrap/>
            <w:hideMark/>
          </w:tcPr>
          <w:p w14:paraId="7A1D8FEE" w14:textId="605A3B4F" w:rsidR="2683650B" w:rsidRDefault="62F3227A"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2</w:t>
            </w:r>
            <w:r w:rsidR="2683650B" w:rsidRPr="40C59B3B">
              <w:rPr>
                <w:rFonts w:ascii="Times New Roman" w:eastAsia="Times New Roman" w:hAnsi="Times New Roman" w:cs="Times New Roman"/>
                <w:color w:val="000000" w:themeColor="text1"/>
                <w:sz w:val="24"/>
                <w:szCs w:val="24"/>
                <w:lang w:eastAsia="zh-CN" w:bidi="th-TH"/>
              </w:rPr>
              <w:t xml:space="preserve"> phút đào tạo</w:t>
            </w:r>
          </w:p>
          <w:p w14:paraId="3FD669C0" w14:textId="7206503B"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24738B66" w14:textId="2EEB3A15" w:rsidR="345C1248" w:rsidRDefault="345C1248"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5DC5E175" w14:textId="4E9E365F" w:rsidR="791F127F" w:rsidRDefault="791F127F"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3F9F04C1" w14:textId="77777777" w:rsidTr="40C59B3B">
        <w:trPr>
          <w:trHeight w:val="315"/>
        </w:trPr>
        <w:tc>
          <w:tcPr>
            <w:tcW w:w="662" w:type="dxa"/>
            <w:noWrap/>
            <w:hideMark/>
          </w:tcPr>
          <w:p w14:paraId="122B1C96" w14:textId="3E4D64FA" w:rsidR="06357CB4" w:rsidRDefault="06357CB4"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2</w:t>
            </w:r>
            <w:r w:rsidR="00E378AE">
              <w:rPr>
                <w:rFonts w:ascii="Times New Roman" w:eastAsia="Times New Roman" w:hAnsi="Times New Roman" w:cs="Times New Roman"/>
                <w:color w:val="000000" w:themeColor="text1"/>
                <w:sz w:val="24"/>
                <w:szCs w:val="24"/>
                <w:lang w:eastAsia="zh-CN" w:bidi="th-TH"/>
              </w:rPr>
              <w:t>1</w:t>
            </w:r>
          </w:p>
        </w:tc>
        <w:tc>
          <w:tcPr>
            <w:tcW w:w="2178" w:type="dxa"/>
            <w:noWrap/>
            <w:hideMark/>
          </w:tcPr>
          <w:p w14:paraId="5067ADBA" w14:textId="693F2392"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Liên hệ qua Kênh hỏi đáp </w:t>
            </w:r>
          </w:p>
        </w:tc>
        <w:tc>
          <w:tcPr>
            <w:tcW w:w="2179" w:type="dxa"/>
            <w:noWrap/>
            <w:hideMark/>
          </w:tcPr>
          <w:p w14:paraId="12D3A5DE" w14:textId="7D53C82E" w:rsidR="59523479" w:rsidRDefault="50DEE708"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2</w:t>
            </w:r>
            <w:r w:rsidR="59523479" w:rsidRPr="40C59B3B">
              <w:rPr>
                <w:rFonts w:ascii="Times New Roman" w:eastAsia="Times New Roman" w:hAnsi="Times New Roman" w:cs="Times New Roman"/>
                <w:color w:val="000000" w:themeColor="text1"/>
                <w:sz w:val="24"/>
                <w:szCs w:val="24"/>
                <w:lang w:eastAsia="zh-CN" w:bidi="th-TH"/>
              </w:rPr>
              <w:t xml:space="preserve"> phút đào tạo</w:t>
            </w:r>
          </w:p>
          <w:p w14:paraId="5EBA70E1" w14:textId="71A42BC9"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4CC9ACDF" w14:textId="37EA4414" w:rsidR="54310179" w:rsidRDefault="54310179"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389FAC0F" w14:textId="678AB94F" w:rsidR="3471496E" w:rsidRDefault="3471496E"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r w:rsidR="40C59B3B" w14:paraId="73AFB58C" w14:textId="77777777" w:rsidTr="40C59B3B">
        <w:trPr>
          <w:trHeight w:val="315"/>
        </w:trPr>
        <w:tc>
          <w:tcPr>
            <w:tcW w:w="662" w:type="dxa"/>
            <w:noWrap/>
            <w:hideMark/>
          </w:tcPr>
          <w:p w14:paraId="39C3FE88" w14:textId="1CE204B5" w:rsidR="62A88D15" w:rsidRDefault="62A88D15" w:rsidP="40C59B3B">
            <w:pPr>
              <w:spacing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2</w:t>
            </w:r>
            <w:r w:rsidR="00E378AE">
              <w:rPr>
                <w:rFonts w:ascii="Times New Roman" w:eastAsia="Times New Roman" w:hAnsi="Times New Roman" w:cs="Times New Roman"/>
                <w:color w:val="000000" w:themeColor="text1"/>
                <w:sz w:val="24"/>
                <w:szCs w:val="24"/>
                <w:lang w:eastAsia="zh-CN" w:bidi="th-TH"/>
              </w:rPr>
              <w:t>2</w:t>
            </w:r>
          </w:p>
        </w:tc>
        <w:tc>
          <w:tcPr>
            <w:tcW w:w="2178" w:type="dxa"/>
            <w:noWrap/>
            <w:hideMark/>
          </w:tcPr>
          <w:p w14:paraId="77972EC0" w14:textId="32A22F06"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đề xuất khách sạn khác</w:t>
            </w:r>
          </w:p>
        </w:tc>
        <w:tc>
          <w:tcPr>
            <w:tcW w:w="2179" w:type="dxa"/>
            <w:noWrap/>
            <w:hideMark/>
          </w:tcPr>
          <w:p w14:paraId="71396353" w14:textId="6DFAA3AE" w:rsidR="4860E936" w:rsidRDefault="09FB7FCB" w:rsidP="40C59B3B">
            <w:pPr>
              <w:spacing w:before="0" w:line="240" w:lineRule="auto"/>
              <w:rPr>
                <w:rFonts w:ascii="Times New Roman" w:eastAsia="Times New Roman" w:hAnsi="Times New Roman" w:cs="Times New Roman"/>
                <w:color w:val="000000" w:themeColor="text1"/>
                <w:sz w:val="24"/>
                <w:szCs w:val="24"/>
                <w:lang w:eastAsia="zh-CN" w:bidi="th-TH"/>
              </w:rPr>
            </w:pPr>
            <w:r w:rsidRPr="1A0321C0">
              <w:rPr>
                <w:rFonts w:ascii="Times New Roman" w:eastAsia="Times New Roman" w:hAnsi="Times New Roman" w:cs="Times New Roman"/>
                <w:color w:val="000000" w:themeColor="text1"/>
                <w:sz w:val="24"/>
                <w:szCs w:val="24"/>
                <w:lang w:eastAsia="zh-CN" w:bidi="th-TH"/>
              </w:rPr>
              <w:t>0</w:t>
            </w:r>
            <w:r w:rsidR="4860E936" w:rsidRPr="40C59B3B">
              <w:rPr>
                <w:rFonts w:ascii="Times New Roman" w:eastAsia="Times New Roman" w:hAnsi="Times New Roman" w:cs="Times New Roman"/>
                <w:color w:val="000000" w:themeColor="text1"/>
                <w:sz w:val="24"/>
                <w:szCs w:val="24"/>
                <w:lang w:eastAsia="zh-CN" w:bidi="th-TH"/>
              </w:rPr>
              <w:t xml:space="preserve"> phút đào tạo</w:t>
            </w:r>
          </w:p>
          <w:p w14:paraId="11945E06" w14:textId="3B49CF70" w:rsidR="40C59B3B" w:rsidRDefault="40C59B3B" w:rsidP="40C59B3B">
            <w:pPr>
              <w:spacing w:line="240" w:lineRule="auto"/>
              <w:rPr>
                <w:rFonts w:ascii="Times New Roman" w:eastAsia="Times New Roman" w:hAnsi="Times New Roman" w:cs="Times New Roman"/>
                <w:color w:val="000000" w:themeColor="text1"/>
                <w:sz w:val="24"/>
                <w:szCs w:val="24"/>
                <w:lang w:eastAsia="zh-CN" w:bidi="th-TH"/>
              </w:rPr>
            </w:pPr>
          </w:p>
        </w:tc>
        <w:tc>
          <w:tcPr>
            <w:tcW w:w="2179" w:type="dxa"/>
            <w:noWrap/>
            <w:hideMark/>
          </w:tcPr>
          <w:p w14:paraId="0DDDA1D0" w14:textId="097F0039" w:rsidR="78FA178D" w:rsidRDefault="78FA178D"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Tỉ lệ nhập sai &lt;0.02%</w:t>
            </w:r>
          </w:p>
        </w:tc>
        <w:tc>
          <w:tcPr>
            <w:tcW w:w="2179" w:type="dxa"/>
            <w:noWrap/>
            <w:hideMark/>
          </w:tcPr>
          <w:p w14:paraId="24CB8E80" w14:textId="7CF33E69" w:rsidR="3BD099D7" w:rsidRDefault="3BD099D7" w:rsidP="40C59B3B">
            <w:pPr>
              <w:spacing w:before="0" w:line="240" w:lineRule="auto"/>
              <w:rPr>
                <w:rFonts w:ascii="Times New Roman" w:eastAsia="Times New Roman" w:hAnsi="Times New Roman" w:cs="Times New Roman"/>
                <w:color w:val="000000" w:themeColor="text1"/>
                <w:sz w:val="24"/>
                <w:szCs w:val="24"/>
                <w:lang w:eastAsia="zh-CN" w:bidi="th-TH"/>
              </w:rPr>
            </w:pPr>
            <w:r w:rsidRPr="40C59B3B">
              <w:rPr>
                <w:rFonts w:ascii="Times New Roman" w:eastAsia="Times New Roman" w:hAnsi="Times New Roman" w:cs="Times New Roman"/>
                <w:color w:val="000000" w:themeColor="text1"/>
                <w:sz w:val="24"/>
                <w:szCs w:val="24"/>
                <w:lang w:eastAsia="zh-CN" w:bidi="th-TH"/>
              </w:rPr>
              <w:t>Tạo file hướng dẫn sử dụng</w:t>
            </w:r>
          </w:p>
        </w:tc>
      </w:tr>
    </w:tbl>
    <w:p w14:paraId="4915CBA0" w14:textId="51DDA64F" w:rsidR="40C59B3B" w:rsidRDefault="40C59B3B"/>
    <w:p w14:paraId="2C02490B" w14:textId="77777777" w:rsidR="003D7EF4" w:rsidRPr="00B0521D" w:rsidRDefault="003D7EF4" w:rsidP="002C0078">
      <w:pPr>
        <w:rPr>
          <w:rFonts w:ascii="Times New Roman" w:hAnsi="Times New Roman" w:cs="Times New Roman"/>
        </w:rPr>
        <w:sectPr w:rsidR="003D7EF4" w:rsidRPr="00B0521D" w:rsidSect="008B430B">
          <w:pgSz w:w="11907" w:h="16839" w:code="9"/>
          <w:pgMar w:top="1440" w:right="1440" w:bottom="1440" w:left="1440" w:header="720" w:footer="720" w:gutter="0"/>
          <w:cols w:space="720"/>
          <w:docGrid w:linePitch="360"/>
        </w:sectPr>
      </w:pPr>
    </w:p>
    <w:p w14:paraId="20B2CFE7" w14:textId="77777777" w:rsidR="002C0078" w:rsidRPr="00B0521D" w:rsidRDefault="002C0078" w:rsidP="002C0078">
      <w:pPr>
        <w:rPr>
          <w:rFonts w:ascii="Times New Roman" w:hAnsi="Times New Roman" w:cs="Times New Roman"/>
        </w:rPr>
      </w:pPr>
    </w:p>
    <w:p w14:paraId="06DE8572" w14:textId="7689F548" w:rsidR="002C0078" w:rsidRPr="00B0521D" w:rsidRDefault="002C0078" w:rsidP="008B60D0">
      <w:pPr>
        <w:pStyle w:val="Heading3"/>
      </w:pPr>
      <w:bookmarkStart w:id="37" w:name="_Toc50884354"/>
      <w:bookmarkStart w:id="38" w:name="_Toc173188454"/>
      <w:r w:rsidRPr="00B0521D">
        <w:t>Danh sách yêu cầu bảo mật</w:t>
      </w:r>
      <w:bookmarkEnd w:id="37"/>
      <w:bookmarkEnd w:id="38"/>
    </w:p>
    <w:p w14:paraId="2593BEB3" w14:textId="302A144F" w:rsidR="00C476EC" w:rsidRPr="00B0521D" w:rsidRDefault="00C476EC" w:rsidP="00C476EC">
      <w:pPr>
        <w:rPr>
          <w:rFonts w:ascii="Times New Roman" w:hAnsi="Times New Roman" w:cs="Times New Roman"/>
        </w:rPr>
      </w:pPr>
      <w:r w:rsidRPr="00B0521D">
        <w:rPr>
          <w:rFonts w:ascii="Times New Roman" w:hAnsi="Times New Roman" w:cs="Times New Roman"/>
        </w:rPr>
        <w:t>Sẽ gồm các yêu cầu nghiệp vụ + yêu cầu tiến hóa + yêu cầu hệ thống</w:t>
      </w:r>
    </w:p>
    <w:p w14:paraId="14374D34" w14:textId="1E4014B6" w:rsidR="00CA1509" w:rsidRDefault="4A9EE7CB" w:rsidP="1A0321C0">
      <w:pPr>
        <w:rPr>
          <w:rFonts w:ascii="Times New Roman" w:hAnsi="Times New Roman" w:cs="Times New Roman"/>
        </w:rPr>
      </w:pPr>
      <w:r w:rsidRPr="1A0321C0">
        <w:rPr>
          <w:rFonts w:ascii="Times New Roman" w:hAnsi="Times New Roman" w:cs="Times New Roman"/>
        </w:rPr>
        <w:t>C(Create)L Chỉ có thể tạo</w:t>
      </w:r>
    </w:p>
    <w:p w14:paraId="2D71B7CA" w14:textId="06C7015B" w:rsidR="00CA1509" w:rsidRDefault="4A9EE7CB" w:rsidP="1A0321C0">
      <w:pPr>
        <w:rPr>
          <w:rFonts w:ascii="Times New Roman" w:hAnsi="Times New Roman" w:cs="Times New Roman"/>
        </w:rPr>
      </w:pPr>
      <w:r w:rsidRPr="1A0321C0">
        <w:rPr>
          <w:rFonts w:ascii="Times New Roman" w:hAnsi="Times New Roman" w:cs="Times New Roman"/>
        </w:rPr>
        <w:t>U(Update):Chỉ có thể chỉnh</w:t>
      </w:r>
      <w:r w:rsidR="00DF7283">
        <w:rPr>
          <w:rFonts w:ascii="Times New Roman" w:hAnsi="Times New Roman" w:cs="Times New Roman"/>
        </w:rPr>
        <w:t xml:space="preserve"> sửa</w:t>
      </w:r>
      <w:r w:rsidRPr="1A0321C0">
        <w:rPr>
          <w:rFonts w:ascii="Times New Roman" w:hAnsi="Times New Roman" w:cs="Times New Roman"/>
        </w:rPr>
        <w:t>/cập nhật</w:t>
      </w:r>
    </w:p>
    <w:p w14:paraId="782B59C5" w14:textId="672EEDB6" w:rsidR="00CA1509" w:rsidRDefault="4A9EE7CB" w:rsidP="1A0321C0">
      <w:r w:rsidRPr="1A0321C0">
        <w:rPr>
          <w:rFonts w:ascii="Times New Roman" w:hAnsi="Times New Roman" w:cs="Times New Roman"/>
        </w:rPr>
        <w:t>D(Delete): Chỉ có thể</w:t>
      </w:r>
      <w:r w:rsidR="00DF7283">
        <w:rPr>
          <w:rFonts w:ascii="Times New Roman" w:hAnsi="Times New Roman" w:cs="Times New Roman"/>
        </w:rPr>
        <w:t xml:space="preserve"> xóa</w:t>
      </w:r>
    </w:p>
    <w:p w14:paraId="20BFBC6E" w14:textId="5C02D958" w:rsidR="00CA1509" w:rsidRDefault="002F42EE" w:rsidP="1A0321C0">
      <w:pPr>
        <w:rPr>
          <w:rFonts w:ascii="Times New Roman" w:hAnsi="Times New Roman" w:cs="Times New Roman"/>
        </w:rPr>
      </w:pPr>
      <w:r>
        <w:rPr>
          <w:rFonts w:ascii="Times New Roman" w:hAnsi="Times New Roman" w:cs="Times New Roman"/>
        </w:rPr>
        <w:t xml:space="preserve"> R(Read</w:t>
      </w:r>
      <w:r w:rsidR="00DA56AF">
        <w:rPr>
          <w:rFonts w:ascii="Times New Roman" w:hAnsi="Times New Roman" w:cs="Times New Roman"/>
        </w:rPr>
        <w:t xml:space="preserve"> Only): Chỉ có thể đọc</w:t>
      </w:r>
      <w:r w:rsidR="008A4A2C">
        <w:rPr>
          <w:rFonts w:ascii="Times New Roman" w:hAnsi="Times New Roman" w:cs="Times New Roman"/>
        </w:rPr>
        <w:t>/xem</w:t>
      </w:r>
      <w:r w:rsidR="00535458">
        <w:rPr>
          <w:rFonts w:ascii="Times New Roman" w:hAnsi="Times New Roman" w:cs="Times New Roman"/>
        </w:rPr>
        <w:t xml:space="preserve">, </w:t>
      </w:r>
    </w:p>
    <w:p w14:paraId="1D81361B" w14:textId="509366FB" w:rsidR="00CA1509" w:rsidRDefault="00535458" w:rsidP="00C476EC">
      <w:pPr>
        <w:rPr>
          <w:rFonts w:ascii="Times New Roman" w:hAnsi="Times New Roman" w:cs="Times New Roman"/>
        </w:rPr>
      </w:pPr>
      <w:r>
        <w:rPr>
          <w:rFonts w:ascii="Times New Roman" w:hAnsi="Times New Roman" w:cs="Times New Roman"/>
        </w:rPr>
        <w:t xml:space="preserve">Trống: </w:t>
      </w:r>
      <w:r w:rsidR="002626F6">
        <w:rPr>
          <w:rFonts w:ascii="Times New Roman" w:hAnsi="Times New Roman" w:cs="Times New Roman"/>
        </w:rPr>
        <w:t>Không được phân quyền</w:t>
      </w:r>
    </w:p>
    <w:tbl>
      <w:tblPr>
        <w:tblW w:w="13440" w:type="dxa"/>
        <w:tblLook w:val="04A0" w:firstRow="1" w:lastRow="0" w:firstColumn="1" w:lastColumn="0" w:noHBand="0" w:noVBand="1"/>
      </w:tblPr>
      <w:tblGrid>
        <w:gridCol w:w="960"/>
        <w:gridCol w:w="3200"/>
        <w:gridCol w:w="1160"/>
        <w:gridCol w:w="1160"/>
        <w:gridCol w:w="1160"/>
        <w:gridCol w:w="1160"/>
        <w:gridCol w:w="1160"/>
        <w:gridCol w:w="1160"/>
        <w:gridCol w:w="1160"/>
        <w:gridCol w:w="1160"/>
      </w:tblGrid>
      <w:tr w:rsidR="00293D1D" w:rsidRPr="00293D1D" w14:paraId="3C571912" w14:textId="77777777" w:rsidTr="1B003263">
        <w:trPr>
          <w:trHeight w:val="804"/>
        </w:trPr>
        <w:tc>
          <w:tcPr>
            <w:tcW w:w="13440" w:type="dxa"/>
            <w:gridSpan w:val="10"/>
            <w:tcBorders>
              <w:top w:val="single" w:sz="4" w:space="0" w:color="auto"/>
              <w:left w:val="single" w:sz="4" w:space="0" w:color="auto"/>
              <w:bottom w:val="single" w:sz="4" w:space="0" w:color="auto"/>
              <w:right w:val="single" w:sz="4" w:space="0" w:color="000000" w:themeColor="text1"/>
            </w:tcBorders>
            <w:shd w:val="clear" w:color="auto" w:fill="FFFF00"/>
            <w:vAlign w:val="center"/>
            <w:hideMark/>
          </w:tcPr>
          <w:p w14:paraId="30FEDC53" w14:textId="77777777" w:rsidR="00293D1D" w:rsidRPr="00293D1D" w:rsidRDefault="00293D1D" w:rsidP="00293D1D">
            <w:pPr>
              <w:spacing w:before="0" w:line="240" w:lineRule="auto"/>
              <w:jc w:val="center"/>
              <w:rPr>
                <w:rFonts w:ascii="Times New Roman" w:eastAsia="Times New Roman" w:hAnsi="Times New Roman" w:cs="Times New Roman"/>
                <w:b/>
                <w:bCs/>
                <w:color w:val="000000"/>
                <w:sz w:val="32"/>
                <w:szCs w:val="32"/>
              </w:rPr>
            </w:pPr>
            <w:r w:rsidRPr="00293D1D">
              <w:rPr>
                <w:rFonts w:ascii="Times New Roman" w:eastAsia="Times New Roman" w:hAnsi="Times New Roman" w:cs="Times New Roman"/>
                <w:b/>
                <w:bCs/>
                <w:color w:val="000000"/>
                <w:sz w:val="32"/>
                <w:szCs w:val="32"/>
              </w:rPr>
              <w:t>Danh sách yêu cầu bảo mật</w:t>
            </w:r>
          </w:p>
        </w:tc>
      </w:tr>
      <w:tr w:rsidR="00293D1D" w:rsidRPr="00293D1D" w14:paraId="3CBF184B" w14:textId="77777777" w:rsidTr="1B003263">
        <w:trPr>
          <w:trHeight w:val="804"/>
        </w:trPr>
        <w:tc>
          <w:tcPr>
            <w:tcW w:w="960" w:type="dxa"/>
            <w:vMerge w:val="restart"/>
            <w:tcBorders>
              <w:top w:val="nil"/>
              <w:left w:val="single" w:sz="4" w:space="0" w:color="auto"/>
              <w:bottom w:val="single" w:sz="4" w:space="0" w:color="000000" w:themeColor="text1"/>
              <w:right w:val="single" w:sz="4" w:space="0" w:color="auto"/>
            </w:tcBorders>
            <w:shd w:val="clear" w:color="auto" w:fill="A6C9EC"/>
            <w:vAlign w:val="center"/>
            <w:hideMark/>
          </w:tcPr>
          <w:p w14:paraId="746994DD"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STT</w:t>
            </w:r>
          </w:p>
        </w:tc>
        <w:tc>
          <w:tcPr>
            <w:tcW w:w="3200" w:type="dxa"/>
            <w:vMerge w:val="restart"/>
            <w:tcBorders>
              <w:top w:val="nil"/>
              <w:left w:val="single" w:sz="4" w:space="0" w:color="auto"/>
              <w:bottom w:val="single" w:sz="4" w:space="0" w:color="000000" w:themeColor="text1"/>
              <w:right w:val="single" w:sz="4" w:space="0" w:color="auto"/>
            </w:tcBorders>
            <w:shd w:val="clear" w:color="auto" w:fill="A6C9EC"/>
            <w:vAlign w:val="center"/>
            <w:hideMark/>
          </w:tcPr>
          <w:p w14:paraId="1180CD83"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Nghiệp vụ</w:t>
            </w:r>
          </w:p>
        </w:tc>
        <w:tc>
          <w:tcPr>
            <w:tcW w:w="2320" w:type="dxa"/>
            <w:gridSpan w:val="2"/>
            <w:tcBorders>
              <w:top w:val="single" w:sz="4" w:space="0" w:color="auto"/>
              <w:left w:val="nil"/>
              <w:bottom w:val="single" w:sz="4" w:space="0" w:color="auto"/>
              <w:right w:val="single" w:sz="4" w:space="0" w:color="auto"/>
            </w:tcBorders>
            <w:shd w:val="clear" w:color="auto" w:fill="A6C9EC"/>
            <w:vAlign w:val="center"/>
            <w:hideMark/>
          </w:tcPr>
          <w:p w14:paraId="1558CB5F"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Bộ phận Chăm sóc Khách hàng </w:t>
            </w:r>
          </w:p>
        </w:tc>
        <w:tc>
          <w:tcPr>
            <w:tcW w:w="2320" w:type="dxa"/>
            <w:gridSpan w:val="2"/>
            <w:tcBorders>
              <w:top w:val="single" w:sz="4" w:space="0" w:color="auto"/>
              <w:left w:val="nil"/>
              <w:bottom w:val="single" w:sz="4" w:space="0" w:color="auto"/>
              <w:right w:val="single" w:sz="4" w:space="0" w:color="auto"/>
            </w:tcBorders>
            <w:shd w:val="clear" w:color="auto" w:fill="A6C9EC"/>
            <w:vAlign w:val="center"/>
            <w:hideMark/>
          </w:tcPr>
          <w:p w14:paraId="0A7EB882"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Bộ phận điều hành</w:t>
            </w:r>
          </w:p>
        </w:tc>
        <w:tc>
          <w:tcPr>
            <w:tcW w:w="2320" w:type="dxa"/>
            <w:gridSpan w:val="2"/>
            <w:tcBorders>
              <w:top w:val="single" w:sz="4" w:space="0" w:color="auto"/>
              <w:left w:val="nil"/>
              <w:bottom w:val="single" w:sz="4" w:space="0" w:color="auto"/>
              <w:right w:val="single" w:sz="4" w:space="0" w:color="auto"/>
            </w:tcBorders>
            <w:shd w:val="clear" w:color="auto" w:fill="A6C9EC"/>
            <w:vAlign w:val="center"/>
            <w:hideMark/>
          </w:tcPr>
          <w:p w14:paraId="3A790129"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Bộ phận kế toán</w:t>
            </w:r>
          </w:p>
        </w:tc>
        <w:tc>
          <w:tcPr>
            <w:tcW w:w="2320" w:type="dxa"/>
            <w:gridSpan w:val="2"/>
            <w:tcBorders>
              <w:top w:val="single" w:sz="4" w:space="0" w:color="auto"/>
              <w:left w:val="nil"/>
              <w:bottom w:val="single" w:sz="4" w:space="0" w:color="auto"/>
              <w:right w:val="single" w:sz="4" w:space="0" w:color="000000" w:themeColor="text1"/>
            </w:tcBorders>
            <w:shd w:val="clear" w:color="auto" w:fill="A6C9EC"/>
            <w:vAlign w:val="center"/>
            <w:hideMark/>
          </w:tcPr>
          <w:p w14:paraId="4F2E42A2"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Khách hàng </w:t>
            </w:r>
          </w:p>
        </w:tc>
      </w:tr>
      <w:tr w:rsidR="00293D1D" w:rsidRPr="00293D1D" w14:paraId="046A6F27" w14:textId="77777777" w:rsidTr="1B003263">
        <w:trPr>
          <w:trHeight w:val="804"/>
        </w:trPr>
        <w:tc>
          <w:tcPr>
            <w:tcW w:w="960" w:type="dxa"/>
            <w:vMerge/>
            <w:vAlign w:val="center"/>
            <w:hideMark/>
          </w:tcPr>
          <w:p w14:paraId="0A13CE1D" w14:textId="77777777" w:rsidR="00293D1D" w:rsidRPr="00293D1D" w:rsidRDefault="00293D1D" w:rsidP="00293D1D">
            <w:pPr>
              <w:spacing w:before="0" w:line="240" w:lineRule="auto"/>
              <w:rPr>
                <w:rFonts w:ascii="Times New Roman" w:eastAsia="Times New Roman" w:hAnsi="Times New Roman" w:cs="Times New Roman"/>
                <w:color w:val="000000"/>
              </w:rPr>
            </w:pPr>
          </w:p>
        </w:tc>
        <w:tc>
          <w:tcPr>
            <w:tcW w:w="3200" w:type="dxa"/>
            <w:vMerge/>
            <w:vAlign w:val="center"/>
            <w:hideMark/>
          </w:tcPr>
          <w:p w14:paraId="34D6F259" w14:textId="77777777" w:rsidR="00293D1D" w:rsidRPr="00293D1D" w:rsidRDefault="00293D1D" w:rsidP="00293D1D">
            <w:pPr>
              <w:spacing w:before="0" w:line="240" w:lineRule="auto"/>
              <w:rPr>
                <w:rFonts w:ascii="Times New Roman" w:eastAsia="Times New Roman" w:hAnsi="Times New Roman" w:cs="Times New Roman"/>
                <w:color w:val="000000"/>
              </w:rPr>
            </w:pPr>
          </w:p>
        </w:tc>
        <w:tc>
          <w:tcPr>
            <w:tcW w:w="1160" w:type="dxa"/>
            <w:tcBorders>
              <w:top w:val="nil"/>
              <w:left w:val="nil"/>
              <w:bottom w:val="single" w:sz="4" w:space="0" w:color="auto"/>
              <w:right w:val="single" w:sz="4" w:space="0" w:color="auto"/>
            </w:tcBorders>
            <w:shd w:val="clear" w:color="auto" w:fill="auto"/>
            <w:vAlign w:val="center"/>
            <w:hideMark/>
          </w:tcPr>
          <w:p w14:paraId="351C0292"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Trưởng phòng CSKH</w:t>
            </w:r>
          </w:p>
        </w:tc>
        <w:tc>
          <w:tcPr>
            <w:tcW w:w="1160" w:type="dxa"/>
            <w:tcBorders>
              <w:top w:val="nil"/>
              <w:left w:val="nil"/>
              <w:bottom w:val="single" w:sz="4" w:space="0" w:color="auto"/>
              <w:right w:val="single" w:sz="4" w:space="0" w:color="auto"/>
            </w:tcBorders>
            <w:shd w:val="clear" w:color="auto" w:fill="auto"/>
            <w:vAlign w:val="center"/>
            <w:hideMark/>
          </w:tcPr>
          <w:p w14:paraId="0E9B6466"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Nhân viên Hỗ trợ</w:t>
            </w:r>
          </w:p>
        </w:tc>
        <w:tc>
          <w:tcPr>
            <w:tcW w:w="1160" w:type="dxa"/>
            <w:tcBorders>
              <w:top w:val="nil"/>
              <w:left w:val="nil"/>
              <w:bottom w:val="single" w:sz="4" w:space="0" w:color="auto"/>
              <w:right w:val="single" w:sz="4" w:space="0" w:color="auto"/>
            </w:tcBorders>
            <w:shd w:val="clear" w:color="auto" w:fill="auto"/>
            <w:vAlign w:val="center"/>
            <w:hideMark/>
          </w:tcPr>
          <w:p w14:paraId="7A6749DC"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Trưởng phòng điều hành</w:t>
            </w:r>
          </w:p>
        </w:tc>
        <w:tc>
          <w:tcPr>
            <w:tcW w:w="1160" w:type="dxa"/>
            <w:tcBorders>
              <w:top w:val="nil"/>
              <w:left w:val="nil"/>
              <w:bottom w:val="single" w:sz="4" w:space="0" w:color="auto"/>
              <w:right w:val="single" w:sz="4" w:space="0" w:color="auto"/>
            </w:tcBorders>
            <w:shd w:val="clear" w:color="auto" w:fill="auto"/>
            <w:vAlign w:val="center"/>
            <w:hideMark/>
          </w:tcPr>
          <w:p w14:paraId="67896E96"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Nhân viên kiểm duyệt</w:t>
            </w:r>
          </w:p>
        </w:tc>
        <w:tc>
          <w:tcPr>
            <w:tcW w:w="1160" w:type="dxa"/>
            <w:tcBorders>
              <w:top w:val="nil"/>
              <w:left w:val="nil"/>
              <w:bottom w:val="single" w:sz="4" w:space="0" w:color="auto"/>
              <w:right w:val="single" w:sz="4" w:space="0" w:color="auto"/>
            </w:tcBorders>
            <w:shd w:val="clear" w:color="auto" w:fill="auto"/>
            <w:vAlign w:val="center"/>
            <w:hideMark/>
          </w:tcPr>
          <w:p w14:paraId="1E645F77"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Kế toán trưởng</w:t>
            </w:r>
          </w:p>
        </w:tc>
        <w:tc>
          <w:tcPr>
            <w:tcW w:w="1160" w:type="dxa"/>
            <w:tcBorders>
              <w:top w:val="nil"/>
              <w:left w:val="nil"/>
              <w:bottom w:val="single" w:sz="4" w:space="0" w:color="auto"/>
              <w:right w:val="single" w:sz="4" w:space="0" w:color="auto"/>
            </w:tcBorders>
            <w:shd w:val="clear" w:color="auto" w:fill="auto"/>
            <w:vAlign w:val="center"/>
            <w:hideMark/>
          </w:tcPr>
          <w:p w14:paraId="0BAF0C16"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Nhân viên kế toán</w:t>
            </w:r>
          </w:p>
        </w:tc>
        <w:tc>
          <w:tcPr>
            <w:tcW w:w="1160" w:type="dxa"/>
            <w:tcBorders>
              <w:top w:val="nil"/>
              <w:left w:val="nil"/>
              <w:bottom w:val="single" w:sz="4" w:space="0" w:color="auto"/>
              <w:right w:val="single" w:sz="4" w:space="0" w:color="auto"/>
            </w:tcBorders>
            <w:shd w:val="clear" w:color="auto" w:fill="auto"/>
            <w:vAlign w:val="center"/>
            <w:hideMark/>
          </w:tcPr>
          <w:p w14:paraId="556F4FC7"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Chủ nhà</w:t>
            </w:r>
          </w:p>
        </w:tc>
        <w:tc>
          <w:tcPr>
            <w:tcW w:w="1160" w:type="dxa"/>
            <w:tcBorders>
              <w:top w:val="nil"/>
              <w:left w:val="nil"/>
              <w:bottom w:val="single" w:sz="4" w:space="0" w:color="auto"/>
              <w:right w:val="single" w:sz="4" w:space="0" w:color="auto"/>
            </w:tcBorders>
            <w:shd w:val="clear" w:color="auto" w:fill="auto"/>
            <w:vAlign w:val="center"/>
            <w:hideMark/>
          </w:tcPr>
          <w:p w14:paraId="2A547071"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Khách thuê phòng</w:t>
            </w:r>
          </w:p>
        </w:tc>
      </w:tr>
      <w:tr w:rsidR="00293D1D" w:rsidRPr="00293D1D" w14:paraId="315B3B31"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236E551"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w:t>
            </w:r>
          </w:p>
        </w:tc>
        <w:tc>
          <w:tcPr>
            <w:tcW w:w="3200" w:type="dxa"/>
            <w:tcBorders>
              <w:top w:val="nil"/>
              <w:left w:val="nil"/>
              <w:bottom w:val="single" w:sz="4" w:space="0" w:color="auto"/>
              <w:right w:val="single" w:sz="4" w:space="0" w:color="auto"/>
            </w:tcBorders>
            <w:shd w:val="clear" w:color="auto" w:fill="auto"/>
            <w:vAlign w:val="center"/>
            <w:hideMark/>
          </w:tcPr>
          <w:p w14:paraId="0F08061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Kiểm duyệt thông tin Doanh Nghiệp </w:t>
            </w:r>
          </w:p>
        </w:tc>
        <w:tc>
          <w:tcPr>
            <w:tcW w:w="1160" w:type="dxa"/>
            <w:tcBorders>
              <w:top w:val="nil"/>
              <w:left w:val="nil"/>
              <w:bottom w:val="single" w:sz="4" w:space="0" w:color="auto"/>
              <w:right w:val="single" w:sz="4" w:space="0" w:color="auto"/>
            </w:tcBorders>
            <w:shd w:val="clear" w:color="auto" w:fill="auto"/>
            <w:vAlign w:val="center"/>
            <w:hideMark/>
          </w:tcPr>
          <w:p w14:paraId="41DEFDB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2B775E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331CE8A" w14:textId="65412295" w:rsidR="00293D1D" w:rsidRPr="00293D1D" w:rsidRDefault="3E3BBC90" w:rsidP="00293D1D">
            <w:pPr>
              <w:spacing w:before="0" w:line="240" w:lineRule="auto"/>
              <w:jc w:val="center"/>
              <w:rPr>
                <w:rFonts w:ascii="Times New Roman" w:eastAsia="Times New Roman" w:hAnsi="Times New Roman" w:cs="Times New Roman"/>
                <w:b/>
                <w:bCs/>
                <w:color w:val="000000"/>
              </w:rPr>
            </w:pPr>
            <w:r w:rsidRPr="2F11B20D">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58CD7EDD" w14:textId="66B448C4" w:rsidR="00293D1D" w:rsidRPr="00293D1D" w:rsidRDefault="43542761" w:rsidP="00293D1D">
            <w:pPr>
              <w:spacing w:before="0" w:line="240" w:lineRule="auto"/>
              <w:jc w:val="center"/>
              <w:rPr>
                <w:rFonts w:ascii="Times New Roman" w:eastAsia="Times New Roman" w:hAnsi="Times New Roman" w:cs="Times New Roman"/>
                <w:b/>
                <w:bCs/>
                <w:color w:val="000000"/>
              </w:rPr>
            </w:pPr>
            <w:r w:rsidRPr="0F702B70">
              <w:rPr>
                <w:rFonts w:ascii="Times New Roman" w:eastAsia="Times New Roman" w:hAnsi="Times New Roman" w:cs="Times New Roman"/>
                <w:b/>
                <w:bCs/>
                <w:color w:val="000000" w:themeColor="text1"/>
              </w:rPr>
              <w:t>R</w:t>
            </w:r>
            <w:r w:rsidRPr="55EF55F7">
              <w:rPr>
                <w:rFonts w:ascii="Times New Roman" w:eastAsia="Times New Roman" w:hAnsi="Times New Roman" w:cs="Times New Roman"/>
                <w:b/>
                <w:bCs/>
                <w:color w:val="000000" w:themeColor="text1"/>
              </w:rPr>
              <w:t>,U,</w:t>
            </w:r>
            <w:r w:rsidRPr="71935396">
              <w:rPr>
                <w:rFonts w:ascii="Times New Roman" w:eastAsia="Times New Roman" w:hAnsi="Times New Roman" w:cs="Times New Roman"/>
                <w:b/>
                <w:bCs/>
                <w:color w:val="000000" w:themeColor="text1"/>
              </w:rPr>
              <w:t>D</w:t>
            </w:r>
          </w:p>
        </w:tc>
        <w:tc>
          <w:tcPr>
            <w:tcW w:w="1160" w:type="dxa"/>
            <w:tcBorders>
              <w:top w:val="nil"/>
              <w:left w:val="nil"/>
              <w:bottom w:val="single" w:sz="4" w:space="0" w:color="auto"/>
              <w:right w:val="single" w:sz="4" w:space="0" w:color="auto"/>
            </w:tcBorders>
            <w:shd w:val="clear" w:color="auto" w:fill="auto"/>
            <w:vAlign w:val="center"/>
            <w:hideMark/>
          </w:tcPr>
          <w:p w14:paraId="5E88D281"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200801F"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83FF643"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8D72961"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r>
      <w:tr w:rsidR="00293D1D" w:rsidRPr="00293D1D" w14:paraId="648ED7BF"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3FA8F2F"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w:t>
            </w:r>
          </w:p>
        </w:tc>
        <w:tc>
          <w:tcPr>
            <w:tcW w:w="3200" w:type="dxa"/>
            <w:tcBorders>
              <w:top w:val="nil"/>
              <w:left w:val="nil"/>
              <w:bottom w:val="single" w:sz="4" w:space="0" w:color="auto"/>
              <w:right w:val="single" w:sz="4" w:space="0" w:color="auto"/>
            </w:tcBorders>
            <w:shd w:val="clear" w:color="auto" w:fill="auto"/>
            <w:vAlign w:val="center"/>
            <w:hideMark/>
          </w:tcPr>
          <w:p w14:paraId="0E53C36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Chuyển trạng thái căn phòng sang vi phạm chính sách</w:t>
            </w:r>
          </w:p>
        </w:tc>
        <w:tc>
          <w:tcPr>
            <w:tcW w:w="1160" w:type="dxa"/>
            <w:tcBorders>
              <w:top w:val="nil"/>
              <w:left w:val="nil"/>
              <w:bottom w:val="single" w:sz="4" w:space="0" w:color="auto"/>
              <w:right w:val="single" w:sz="4" w:space="0" w:color="auto"/>
            </w:tcBorders>
            <w:shd w:val="clear" w:color="auto" w:fill="auto"/>
            <w:vAlign w:val="center"/>
            <w:hideMark/>
          </w:tcPr>
          <w:p w14:paraId="3E7B611E"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E497F9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4AF6B9E"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58C037A2" w14:textId="46D5AC5D" w:rsidR="00293D1D" w:rsidRPr="00293D1D" w:rsidRDefault="2E13AEC3" w:rsidP="00293D1D">
            <w:pPr>
              <w:spacing w:before="0" w:line="240" w:lineRule="auto"/>
              <w:jc w:val="center"/>
              <w:rPr>
                <w:rFonts w:ascii="Times New Roman" w:eastAsia="Times New Roman" w:hAnsi="Times New Roman" w:cs="Times New Roman"/>
                <w:b/>
                <w:bCs/>
                <w:color w:val="000000"/>
              </w:rPr>
            </w:pPr>
            <w:r w:rsidRPr="5DC955F2">
              <w:rPr>
                <w:rFonts w:ascii="Times New Roman" w:eastAsia="Times New Roman" w:hAnsi="Times New Roman" w:cs="Times New Roman"/>
                <w:b/>
                <w:bCs/>
                <w:color w:val="000000" w:themeColor="text1"/>
              </w:rPr>
              <w:t>R,</w:t>
            </w:r>
            <w:r w:rsidR="3D722803" w:rsidRPr="717E0096">
              <w:rPr>
                <w:rFonts w:ascii="Times New Roman" w:eastAsia="Times New Roman" w:hAnsi="Times New Roman" w:cs="Times New Roman"/>
                <w:b/>
                <w:bCs/>
                <w:color w:val="000000" w:themeColor="text1"/>
              </w:rPr>
              <w:t>U</w:t>
            </w:r>
          </w:p>
        </w:tc>
        <w:tc>
          <w:tcPr>
            <w:tcW w:w="1160" w:type="dxa"/>
            <w:tcBorders>
              <w:top w:val="nil"/>
              <w:left w:val="nil"/>
              <w:bottom w:val="single" w:sz="4" w:space="0" w:color="auto"/>
              <w:right w:val="single" w:sz="4" w:space="0" w:color="auto"/>
            </w:tcBorders>
            <w:shd w:val="clear" w:color="auto" w:fill="auto"/>
            <w:vAlign w:val="center"/>
            <w:hideMark/>
          </w:tcPr>
          <w:p w14:paraId="6123144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9CD93C7"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EAB04A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01DF09FD"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r>
      <w:tr w:rsidR="00293D1D" w:rsidRPr="00293D1D" w14:paraId="46A4665F"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6F79401"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3</w:t>
            </w:r>
          </w:p>
        </w:tc>
        <w:tc>
          <w:tcPr>
            <w:tcW w:w="3200" w:type="dxa"/>
            <w:tcBorders>
              <w:top w:val="nil"/>
              <w:left w:val="nil"/>
              <w:bottom w:val="single" w:sz="4" w:space="0" w:color="auto"/>
              <w:right w:val="single" w:sz="4" w:space="0" w:color="auto"/>
            </w:tcBorders>
            <w:shd w:val="clear" w:color="auto" w:fill="auto"/>
            <w:vAlign w:val="center"/>
            <w:hideMark/>
          </w:tcPr>
          <w:p w14:paraId="72F5BE2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Hoàn tiền đặt phòng</w:t>
            </w:r>
          </w:p>
        </w:tc>
        <w:tc>
          <w:tcPr>
            <w:tcW w:w="1160" w:type="dxa"/>
            <w:tcBorders>
              <w:top w:val="nil"/>
              <w:left w:val="nil"/>
              <w:bottom w:val="single" w:sz="4" w:space="0" w:color="auto"/>
              <w:right w:val="single" w:sz="4" w:space="0" w:color="auto"/>
            </w:tcBorders>
            <w:shd w:val="clear" w:color="auto" w:fill="auto"/>
            <w:vAlign w:val="center"/>
            <w:hideMark/>
          </w:tcPr>
          <w:p w14:paraId="588BFB09"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0D2A7CA3"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31FC301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2CCAE27"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141EDEC" w14:textId="100BC65E" w:rsidR="00293D1D" w:rsidRPr="00293D1D" w:rsidRDefault="025A18EF" w:rsidP="00293D1D">
            <w:pPr>
              <w:spacing w:before="0" w:line="240" w:lineRule="auto"/>
              <w:jc w:val="center"/>
              <w:rPr>
                <w:rFonts w:ascii="Times New Roman" w:eastAsia="Times New Roman" w:hAnsi="Times New Roman" w:cs="Times New Roman"/>
                <w:b/>
                <w:bCs/>
                <w:color w:val="000000"/>
              </w:rPr>
            </w:pPr>
            <w:r w:rsidRPr="561ADB1C">
              <w:rPr>
                <w:rFonts w:ascii="Times New Roman" w:eastAsia="Times New Roman" w:hAnsi="Times New Roman" w:cs="Times New Roman"/>
                <w:b/>
                <w:bCs/>
                <w:color w:val="000000" w:themeColor="text1"/>
              </w:rPr>
              <w:t>R,U</w:t>
            </w:r>
          </w:p>
        </w:tc>
        <w:tc>
          <w:tcPr>
            <w:tcW w:w="1160" w:type="dxa"/>
            <w:tcBorders>
              <w:top w:val="nil"/>
              <w:left w:val="nil"/>
              <w:bottom w:val="single" w:sz="4" w:space="0" w:color="auto"/>
              <w:right w:val="single" w:sz="4" w:space="0" w:color="auto"/>
            </w:tcBorders>
            <w:shd w:val="clear" w:color="auto" w:fill="auto"/>
            <w:vAlign w:val="center"/>
            <w:hideMark/>
          </w:tcPr>
          <w:p w14:paraId="09517C2F" w14:textId="3284910E" w:rsidR="00293D1D" w:rsidRPr="00293D1D" w:rsidRDefault="025A18EF" w:rsidP="00293D1D">
            <w:pPr>
              <w:spacing w:before="0" w:line="240" w:lineRule="auto"/>
              <w:jc w:val="center"/>
              <w:rPr>
                <w:rFonts w:ascii="Times New Roman" w:eastAsia="Times New Roman" w:hAnsi="Times New Roman" w:cs="Times New Roman"/>
                <w:b/>
                <w:bCs/>
                <w:color w:val="000000"/>
              </w:rPr>
            </w:pPr>
            <w:r w:rsidRPr="561ADB1C">
              <w:rPr>
                <w:rFonts w:ascii="Times New Roman" w:eastAsia="Times New Roman" w:hAnsi="Times New Roman" w:cs="Times New Roman"/>
                <w:b/>
                <w:bCs/>
                <w:color w:val="000000" w:themeColor="text1"/>
              </w:rPr>
              <w:t>R,U</w:t>
            </w:r>
          </w:p>
        </w:tc>
        <w:tc>
          <w:tcPr>
            <w:tcW w:w="1160" w:type="dxa"/>
            <w:tcBorders>
              <w:top w:val="nil"/>
              <w:left w:val="nil"/>
              <w:bottom w:val="single" w:sz="4" w:space="0" w:color="auto"/>
              <w:right w:val="single" w:sz="4" w:space="0" w:color="auto"/>
            </w:tcBorders>
            <w:shd w:val="clear" w:color="auto" w:fill="auto"/>
            <w:vAlign w:val="center"/>
            <w:hideMark/>
          </w:tcPr>
          <w:p w14:paraId="1615DDE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FEDF387"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r>
      <w:tr w:rsidR="00293D1D" w:rsidRPr="00293D1D" w14:paraId="5A9F396E"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BF82CAB"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lastRenderedPageBreak/>
              <w:t>4</w:t>
            </w:r>
          </w:p>
        </w:tc>
        <w:tc>
          <w:tcPr>
            <w:tcW w:w="3200" w:type="dxa"/>
            <w:tcBorders>
              <w:top w:val="nil"/>
              <w:left w:val="nil"/>
              <w:bottom w:val="single" w:sz="4" w:space="0" w:color="auto"/>
              <w:right w:val="single" w:sz="4" w:space="0" w:color="auto"/>
            </w:tcBorders>
            <w:shd w:val="clear" w:color="auto" w:fill="auto"/>
            <w:vAlign w:val="center"/>
            <w:hideMark/>
          </w:tcPr>
          <w:p w14:paraId="6AD67402"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Thống kê doanh thu các phòng</w:t>
            </w:r>
          </w:p>
        </w:tc>
        <w:tc>
          <w:tcPr>
            <w:tcW w:w="1160" w:type="dxa"/>
            <w:tcBorders>
              <w:top w:val="nil"/>
              <w:left w:val="nil"/>
              <w:bottom w:val="single" w:sz="4" w:space="0" w:color="auto"/>
              <w:right w:val="single" w:sz="4" w:space="0" w:color="auto"/>
            </w:tcBorders>
            <w:shd w:val="clear" w:color="auto" w:fill="auto"/>
            <w:vAlign w:val="center"/>
            <w:hideMark/>
          </w:tcPr>
          <w:p w14:paraId="402D7367"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AB107DE"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487942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404AB6F1"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D59062F"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2B4EE941" w14:textId="3D0D2DF0" w:rsidR="00293D1D" w:rsidRPr="00293D1D" w:rsidRDefault="625E7F38" w:rsidP="00293D1D">
            <w:pPr>
              <w:spacing w:before="0" w:line="240" w:lineRule="auto"/>
              <w:jc w:val="center"/>
              <w:rPr>
                <w:rFonts w:ascii="Times New Roman" w:eastAsia="Times New Roman" w:hAnsi="Times New Roman" w:cs="Times New Roman"/>
                <w:b/>
                <w:bCs/>
                <w:color w:val="000000"/>
              </w:rPr>
            </w:pPr>
            <w:r w:rsidRPr="68FDABB3">
              <w:rPr>
                <w:rFonts w:ascii="Times New Roman" w:eastAsia="Times New Roman" w:hAnsi="Times New Roman" w:cs="Times New Roman"/>
                <w:b/>
                <w:bCs/>
                <w:color w:val="000000" w:themeColor="text1"/>
              </w:rPr>
              <w:t>R,U</w:t>
            </w:r>
          </w:p>
        </w:tc>
        <w:tc>
          <w:tcPr>
            <w:tcW w:w="1160" w:type="dxa"/>
            <w:tcBorders>
              <w:top w:val="nil"/>
              <w:left w:val="nil"/>
              <w:bottom w:val="single" w:sz="4" w:space="0" w:color="auto"/>
              <w:right w:val="single" w:sz="4" w:space="0" w:color="auto"/>
            </w:tcBorders>
            <w:shd w:val="clear" w:color="auto" w:fill="auto"/>
            <w:vAlign w:val="center"/>
            <w:hideMark/>
          </w:tcPr>
          <w:p w14:paraId="0D573497"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5892D64"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r>
      <w:tr w:rsidR="00293D1D" w:rsidRPr="00293D1D" w14:paraId="19CF3A3D"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96B2494"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5</w:t>
            </w:r>
          </w:p>
        </w:tc>
        <w:tc>
          <w:tcPr>
            <w:tcW w:w="3200" w:type="dxa"/>
            <w:tcBorders>
              <w:top w:val="nil"/>
              <w:left w:val="nil"/>
              <w:bottom w:val="single" w:sz="4" w:space="0" w:color="auto"/>
              <w:right w:val="single" w:sz="4" w:space="0" w:color="auto"/>
            </w:tcBorders>
            <w:shd w:val="clear" w:color="auto" w:fill="auto"/>
            <w:vAlign w:val="center"/>
            <w:hideMark/>
          </w:tcPr>
          <w:p w14:paraId="0E66FFA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Tìm Khách sạn</w:t>
            </w:r>
          </w:p>
        </w:tc>
        <w:tc>
          <w:tcPr>
            <w:tcW w:w="1160" w:type="dxa"/>
            <w:tcBorders>
              <w:top w:val="nil"/>
              <w:left w:val="nil"/>
              <w:bottom w:val="single" w:sz="4" w:space="0" w:color="auto"/>
              <w:right w:val="single" w:sz="4" w:space="0" w:color="auto"/>
            </w:tcBorders>
            <w:shd w:val="clear" w:color="auto" w:fill="auto"/>
            <w:vAlign w:val="center"/>
            <w:hideMark/>
          </w:tcPr>
          <w:p w14:paraId="206AAB39" w14:textId="0CDD7B64" w:rsidR="00293D1D" w:rsidRPr="00293D1D" w:rsidRDefault="748434BB" w:rsidP="00293D1D">
            <w:pPr>
              <w:spacing w:before="0" w:line="240" w:lineRule="auto"/>
              <w:jc w:val="center"/>
              <w:rPr>
                <w:rFonts w:ascii="Times New Roman" w:eastAsia="Times New Roman" w:hAnsi="Times New Roman" w:cs="Times New Roman"/>
                <w:b/>
                <w:bCs/>
                <w:color w:val="000000"/>
              </w:rPr>
            </w:pPr>
            <w:r w:rsidRPr="4D843130">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37375F5B" w14:textId="5F05BE1F" w:rsidR="00293D1D" w:rsidRPr="00293D1D" w:rsidRDefault="748434BB" w:rsidP="00293D1D">
            <w:pPr>
              <w:spacing w:before="0" w:line="240" w:lineRule="auto"/>
              <w:jc w:val="center"/>
              <w:rPr>
                <w:rFonts w:ascii="Times New Roman" w:eastAsia="Times New Roman" w:hAnsi="Times New Roman" w:cs="Times New Roman"/>
                <w:b/>
                <w:bCs/>
                <w:color w:val="000000"/>
              </w:rPr>
            </w:pPr>
            <w:r w:rsidRPr="2A4D407A">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625201FE" w14:textId="574E9A8A" w:rsidR="00293D1D" w:rsidRPr="00293D1D" w:rsidRDefault="748434BB" w:rsidP="00293D1D">
            <w:pPr>
              <w:spacing w:before="0" w:line="240" w:lineRule="auto"/>
              <w:jc w:val="center"/>
              <w:rPr>
                <w:rFonts w:ascii="Times New Roman" w:eastAsia="Times New Roman" w:hAnsi="Times New Roman" w:cs="Times New Roman"/>
                <w:b/>
                <w:bCs/>
                <w:color w:val="000000"/>
              </w:rPr>
            </w:pPr>
            <w:r w:rsidRPr="2A4D407A">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7F23689A" w14:textId="3EF00C93" w:rsidR="00293D1D" w:rsidRPr="00293D1D" w:rsidRDefault="25BFC97B" w:rsidP="00293D1D">
            <w:pPr>
              <w:spacing w:before="0" w:line="240" w:lineRule="auto"/>
              <w:jc w:val="center"/>
              <w:rPr>
                <w:rFonts w:ascii="Times New Roman" w:eastAsia="Times New Roman" w:hAnsi="Times New Roman" w:cs="Times New Roman"/>
                <w:b/>
                <w:bCs/>
                <w:color w:val="000000"/>
              </w:rPr>
            </w:pPr>
            <w:r w:rsidRPr="2A4D407A">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0C70DB67" w14:textId="7C8BE916" w:rsidR="00293D1D" w:rsidRPr="00293D1D" w:rsidRDefault="25BFC97B" w:rsidP="00293D1D">
            <w:pPr>
              <w:spacing w:before="0" w:line="240" w:lineRule="auto"/>
              <w:jc w:val="center"/>
              <w:rPr>
                <w:rFonts w:ascii="Times New Roman" w:eastAsia="Times New Roman" w:hAnsi="Times New Roman" w:cs="Times New Roman"/>
                <w:b/>
                <w:bCs/>
                <w:color w:val="000000"/>
              </w:rPr>
            </w:pPr>
            <w:r w:rsidRPr="20B48094">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609DB0D8" w14:textId="61D5E9FE" w:rsidR="00293D1D" w:rsidRPr="00293D1D" w:rsidRDefault="25BFC97B" w:rsidP="00293D1D">
            <w:pPr>
              <w:spacing w:before="0" w:line="240" w:lineRule="auto"/>
              <w:jc w:val="center"/>
              <w:rPr>
                <w:rFonts w:ascii="Times New Roman" w:eastAsia="Times New Roman" w:hAnsi="Times New Roman" w:cs="Times New Roman"/>
                <w:b/>
                <w:bCs/>
                <w:color w:val="000000"/>
              </w:rPr>
            </w:pPr>
            <w:r w:rsidRPr="20B48094">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1C9631AD" w14:textId="5BA31E8C" w:rsidR="00293D1D" w:rsidRPr="00293D1D" w:rsidRDefault="25BFC97B" w:rsidP="00293D1D">
            <w:pPr>
              <w:spacing w:before="0" w:line="240" w:lineRule="auto"/>
              <w:jc w:val="center"/>
              <w:rPr>
                <w:rFonts w:ascii="Times New Roman" w:eastAsia="Times New Roman" w:hAnsi="Times New Roman" w:cs="Times New Roman"/>
                <w:b/>
                <w:bCs/>
                <w:color w:val="000000"/>
              </w:rPr>
            </w:pPr>
            <w:r w:rsidRPr="20B48094">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48FC8035" w14:textId="601B525E" w:rsidR="00293D1D" w:rsidRPr="00293D1D" w:rsidRDefault="25BFC97B" w:rsidP="00293D1D">
            <w:pPr>
              <w:spacing w:before="0" w:line="240" w:lineRule="auto"/>
              <w:jc w:val="center"/>
              <w:rPr>
                <w:rFonts w:ascii="Times New Roman" w:eastAsia="Times New Roman" w:hAnsi="Times New Roman" w:cs="Times New Roman"/>
                <w:b/>
                <w:bCs/>
                <w:color w:val="000000"/>
              </w:rPr>
            </w:pPr>
            <w:r w:rsidRPr="33538A68">
              <w:rPr>
                <w:rFonts w:ascii="Times New Roman" w:eastAsia="Times New Roman" w:hAnsi="Times New Roman" w:cs="Times New Roman"/>
                <w:b/>
                <w:bCs/>
                <w:color w:val="000000" w:themeColor="text1"/>
              </w:rPr>
              <w:t>R</w:t>
            </w:r>
          </w:p>
        </w:tc>
      </w:tr>
      <w:tr w:rsidR="00293D1D" w:rsidRPr="00293D1D" w14:paraId="1F4C57B6"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DF9E67D"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6</w:t>
            </w:r>
          </w:p>
        </w:tc>
        <w:tc>
          <w:tcPr>
            <w:tcW w:w="3200" w:type="dxa"/>
            <w:tcBorders>
              <w:top w:val="nil"/>
              <w:left w:val="nil"/>
              <w:bottom w:val="single" w:sz="4" w:space="0" w:color="auto"/>
              <w:right w:val="single" w:sz="4" w:space="0" w:color="auto"/>
            </w:tcBorders>
            <w:shd w:val="clear" w:color="auto" w:fill="auto"/>
            <w:vAlign w:val="center"/>
            <w:hideMark/>
          </w:tcPr>
          <w:p w14:paraId="370C2952"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Đặt phòng khách sạn</w:t>
            </w:r>
          </w:p>
        </w:tc>
        <w:tc>
          <w:tcPr>
            <w:tcW w:w="1160" w:type="dxa"/>
            <w:tcBorders>
              <w:top w:val="nil"/>
              <w:left w:val="nil"/>
              <w:bottom w:val="single" w:sz="4" w:space="0" w:color="auto"/>
              <w:right w:val="single" w:sz="4" w:space="0" w:color="auto"/>
            </w:tcBorders>
            <w:shd w:val="clear" w:color="auto" w:fill="auto"/>
            <w:vAlign w:val="center"/>
            <w:hideMark/>
          </w:tcPr>
          <w:p w14:paraId="6899F57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7569FB44"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7DD94C4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44FFAEA"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B59A29F"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8C08FC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E584286" w14:textId="43B5A2A0" w:rsidR="00293D1D" w:rsidRPr="00293D1D" w:rsidRDefault="1CAC8D54" w:rsidP="00293D1D">
            <w:pPr>
              <w:spacing w:before="0" w:line="240" w:lineRule="auto"/>
              <w:jc w:val="center"/>
            </w:pPr>
            <w:r w:rsidRPr="39D019AE">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0AFCCCE0" w14:textId="32AD09CD" w:rsidR="00293D1D" w:rsidRPr="00293D1D" w:rsidRDefault="1CAC8D54" w:rsidP="00293D1D">
            <w:pPr>
              <w:spacing w:before="0" w:line="240" w:lineRule="auto"/>
              <w:jc w:val="center"/>
              <w:rPr>
                <w:rFonts w:ascii="Times New Roman" w:eastAsia="Times New Roman" w:hAnsi="Times New Roman" w:cs="Times New Roman"/>
                <w:b/>
                <w:bCs/>
                <w:color w:val="000000"/>
              </w:rPr>
            </w:pPr>
            <w:r w:rsidRPr="4EAE3943">
              <w:rPr>
                <w:rFonts w:ascii="Times New Roman" w:eastAsia="Times New Roman" w:hAnsi="Times New Roman" w:cs="Times New Roman"/>
                <w:b/>
                <w:bCs/>
                <w:color w:val="000000" w:themeColor="text1"/>
              </w:rPr>
              <w:t>C,U</w:t>
            </w:r>
          </w:p>
        </w:tc>
      </w:tr>
      <w:tr w:rsidR="00293D1D" w:rsidRPr="00293D1D" w14:paraId="5CA42026"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ECDACA5"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7</w:t>
            </w:r>
          </w:p>
        </w:tc>
        <w:tc>
          <w:tcPr>
            <w:tcW w:w="3200" w:type="dxa"/>
            <w:tcBorders>
              <w:top w:val="nil"/>
              <w:left w:val="nil"/>
              <w:bottom w:val="single" w:sz="4" w:space="0" w:color="auto"/>
              <w:right w:val="single" w:sz="4" w:space="0" w:color="auto"/>
            </w:tcBorders>
            <w:shd w:val="clear" w:color="auto" w:fill="auto"/>
            <w:vAlign w:val="center"/>
            <w:hideMark/>
          </w:tcPr>
          <w:p w14:paraId="4365136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Thanh toán biên lai đặt phòng </w:t>
            </w:r>
          </w:p>
        </w:tc>
        <w:tc>
          <w:tcPr>
            <w:tcW w:w="1160" w:type="dxa"/>
            <w:tcBorders>
              <w:top w:val="nil"/>
              <w:left w:val="nil"/>
              <w:bottom w:val="single" w:sz="4" w:space="0" w:color="auto"/>
              <w:right w:val="single" w:sz="4" w:space="0" w:color="auto"/>
            </w:tcBorders>
            <w:shd w:val="clear" w:color="auto" w:fill="auto"/>
            <w:vAlign w:val="center"/>
            <w:hideMark/>
          </w:tcPr>
          <w:p w14:paraId="17A5372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384073A8"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BA1D43E"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2A580AB1"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0E9EFCAC"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04501A3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0099D2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BDD8780" w14:textId="2D150408" w:rsidR="00293D1D" w:rsidRPr="00293D1D" w:rsidRDefault="4DBDA767" w:rsidP="00293D1D">
            <w:pPr>
              <w:spacing w:before="0" w:line="240" w:lineRule="auto"/>
              <w:jc w:val="center"/>
              <w:rPr>
                <w:rFonts w:ascii="Times New Roman" w:eastAsia="Times New Roman" w:hAnsi="Times New Roman" w:cs="Times New Roman"/>
                <w:b/>
                <w:bCs/>
                <w:color w:val="000000"/>
              </w:rPr>
            </w:pPr>
            <w:r w:rsidRPr="071DC28D">
              <w:rPr>
                <w:rFonts w:ascii="Times New Roman" w:eastAsia="Times New Roman" w:hAnsi="Times New Roman" w:cs="Times New Roman"/>
                <w:b/>
                <w:bCs/>
                <w:color w:val="000000" w:themeColor="text1"/>
              </w:rPr>
              <w:t>R,</w:t>
            </w:r>
            <w:r w:rsidR="2BAEFD30" w:rsidRPr="40ADC72B">
              <w:rPr>
                <w:rFonts w:ascii="Times New Roman" w:eastAsia="Times New Roman" w:hAnsi="Times New Roman" w:cs="Times New Roman"/>
                <w:b/>
                <w:bCs/>
                <w:color w:val="000000" w:themeColor="text1"/>
              </w:rPr>
              <w:t>U</w:t>
            </w:r>
          </w:p>
        </w:tc>
      </w:tr>
      <w:tr w:rsidR="00293D1D" w:rsidRPr="00293D1D" w14:paraId="4FC5E7EA"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724C2A"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8</w:t>
            </w:r>
          </w:p>
        </w:tc>
        <w:tc>
          <w:tcPr>
            <w:tcW w:w="3200" w:type="dxa"/>
            <w:tcBorders>
              <w:top w:val="nil"/>
              <w:left w:val="nil"/>
              <w:bottom w:val="single" w:sz="4" w:space="0" w:color="auto"/>
              <w:right w:val="single" w:sz="4" w:space="0" w:color="auto"/>
            </w:tcBorders>
            <w:shd w:val="clear" w:color="auto" w:fill="auto"/>
            <w:vAlign w:val="center"/>
            <w:hideMark/>
          </w:tcPr>
          <w:p w14:paraId="7EE0B27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Hủy biên lai đặt phòng</w:t>
            </w:r>
          </w:p>
        </w:tc>
        <w:tc>
          <w:tcPr>
            <w:tcW w:w="1160" w:type="dxa"/>
            <w:tcBorders>
              <w:top w:val="nil"/>
              <w:left w:val="nil"/>
              <w:bottom w:val="single" w:sz="4" w:space="0" w:color="auto"/>
              <w:right w:val="single" w:sz="4" w:space="0" w:color="auto"/>
            </w:tcBorders>
            <w:shd w:val="clear" w:color="auto" w:fill="auto"/>
            <w:vAlign w:val="center"/>
            <w:hideMark/>
          </w:tcPr>
          <w:p w14:paraId="0D2C26FA"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71DFF5E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37E9516C"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CE56033"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6A82E56"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D0680B9"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D84E6C3"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E95B176" w14:textId="06D4818A" w:rsidR="00293D1D" w:rsidRPr="00293D1D" w:rsidRDefault="7D38980A" w:rsidP="00293D1D">
            <w:pPr>
              <w:spacing w:before="0" w:line="240" w:lineRule="auto"/>
              <w:jc w:val="center"/>
              <w:rPr>
                <w:rFonts w:ascii="Times New Roman" w:eastAsia="Times New Roman" w:hAnsi="Times New Roman" w:cs="Times New Roman"/>
                <w:b/>
                <w:bCs/>
                <w:color w:val="000000"/>
              </w:rPr>
            </w:pPr>
            <w:r w:rsidRPr="071DC28D">
              <w:rPr>
                <w:rFonts w:ascii="Times New Roman" w:eastAsia="Times New Roman" w:hAnsi="Times New Roman" w:cs="Times New Roman"/>
                <w:b/>
                <w:bCs/>
                <w:color w:val="000000" w:themeColor="text1"/>
              </w:rPr>
              <w:t>R,</w:t>
            </w:r>
            <w:r w:rsidR="34151D4E" w:rsidRPr="40ADC72B">
              <w:rPr>
                <w:rFonts w:ascii="Times New Roman" w:eastAsia="Times New Roman" w:hAnsi="Times New Roman" w:cs="Times New Roman"/>
                <w:b/>
                <w:bCs/>
                <w:color w:val="000000" w:themeColor="text1"/>
              </w:rPr>
              <w:t>U</w:t>
            </w:r>
          </w:p>
        </w:tc>
      </w:tr>
      <w:tr w:rsidR="00293D1D" w:rsidRPr="00293D1D" w14:paraId="33DF4337"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65ED325"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9</w:t>
            </w:r>
          </w:p>
        </w:tc>
        <w:tc>
          <w:tcPr>
            <w:tcW w:w="3200" w:type="dxa"/>
            <w:tcBorders>
              <w:top w:val="nil"/>
              <w:left w:val="nil"/>
              <w:bottom w:val="single" w:sz="4" w:space="0" w:color="auto"/>
              <w:right w:val="single" w:sz="4" w:space="0" w:color="auto"/>
            </w:tcBorders>
            <w:shd w:val="clear" w:color="auto" w:fill="auto"/>
            <w:vAlign w:val="center"/>
            <w:hideMark/>
          </w:tcPr>
          <w:p w14:paraId="2ED73C2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Hủy phòng đã đặt</w:t>
            </w:r>
          </w:p>
        </w:tc>
        <w:tc>
          <w:tcPr>
            <w:tcW w:w="1160" w:type="dxa"/>
            <w:tcBorders>
              <w:top w:val="nil"/>
              <w:left w:val="nil"/>
              <w:bottom w:val="single" w:sz="4" w:space="0" w:color="auto"/>
              <w:right w:val="single" w:sz="4" w:space="0" w:color="auto"/>
            </w:tcBorders>
            <w:shd w:val="clear" w:color="auto" w:fill="auto"/>
            <w:vAlign w:val="center"/>
            <w:hideMark/>
          </w:tcPr>
          <w:p w14:paraId="122BC558"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43E6948"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5959BE5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2E882AC"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CE9E39E"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3CDE3C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CA8897D" w14:textId="6A6180EA" w:rsidR="00293D1D" w:rsidRPr="00293D1D" w:rsidRDefault="42519F66" w:rsidP="00293D1D">
            <w:pPr>
              <w:spacing w:before="0" w:line="240" w:lineRule="auto"/>
              <w:jc w:val="center"/>
              <w:rPr>
                <w:rFonts w:ascii="Times New Roman" w:eastAsia="Times New Roman" w:hAnsi="Times New Roman" w:cs="Times New Roman"/>
                <w:b/>
                <w:bCs/>
                <w:color w:val="000000"/>
              </w:rPr>
            </w:pPr>
            <w:r w:rsidRPr="51BAA582">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38AF305D" w14:textId="1A744FA6" w:rsidR="00293D1D" w:rsidRPr="00293D1D" w:rsidRDefault="42519F66" w:rsidP="00293D1D">
            <w:pPr>
              <w:spacing w:before="0" w:line="240" w:lineRule="auto"/>
              <w:jc w:val="center"/>
              <w:rPr>
                <w:rFonts w:ascii="Times New Roman" w:eastAsia="Times New Roman" w:hAnsi="Times New Roman" w:cs="Times New Roman"/>
                <w:b/>
                <w:bCs/>
                <w:color w:val="000000"/>
              </w:rPr>
            </w:pPr>
            <w:r w:rsidRPr="55B16A42">
              <w:rPr>
                <w:rFonts w:ascii="Times New Roman" w:eastAsia="Times New Roman" w:hAnsi="Times New Roman" w:cs="Times New Roman"/>
                <w:b/>
                <w:bCs/>
                <w:color w:val="000000" w:themeColor="text1"/>
              </w:rPr>
              <w:t>R,</w:t>
            </w:r>
            <w:r w:rsidRPr="5E25157B">
              <w:rPr>
                <w:rFonts w:ascii="Times New Roman" w:eastAsia="Times New Roman" w:hAnsi="Times New Roman" w:cs="Times New Roman"/>
                <w:b/>
                <w:bCs/>
                <w:color w:val="000000" w:themeColor="text1"/>
              </w:rPr>
              <w:t>U</w:t>
            </w:r>
          </w:p>
        </w:tc>
      </w:tr>
      <w:tr w:rsidR="00293D1D" w:rsidRPr="00293D1D" w14:paraId="4ABCF9D9"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722703F"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10</w:t>
            </w:r>
          </w:p>
        </w:tc>
        <w:tc>
          <w:tcPr>
            <w:tcW w:w="3200" w:type="dxa"/>
            <w:tcBorders>
              <w:top w:val="nil"/>
              <w:left w:val="nil"/>
              <w:bottom w:val="single" w:sz="4" w:space="0" w:color="auto"/>
              <w:right w:val="single" w:sz="4" w:space="0" w:color="auto"/>
            </w:tcBorders>
            <w:shd w:val="clear" w:color="auto" w:fill="auto"/>
            <w:vAlign w:val="center"/>
            <w:hideMark/>
          </w:tcPr>
          <w:p w14:paraId="1F38DD82"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Xét duyệt yêu cầu hủy đặt phòng</w:t>
            </w:r>
          </w:p>
        </w:tc>
        <w:tc>
          <w:tcPr>
            <w:tcW w:w="1160" w:type="dxa"/>
            <w:tcBorders>
              <w:top w:val="nil"/>
              <w:left w:val="nil"/>
              <w:bottom w:val="single" w:sz="4" w:space="0" w:color="auto"/>
              <w:right w:val="single" w:sz="4" w:space="0" w:color="auto"/>
            </w:tcBorders>
            <w:shd w:val="clear" w:color="auto" w:fill="auto"/>
            <w:vAlign w:val="center"/>
            <w:hideMark/>
          </w:tcPr>
          <w:p w14:paraId="639675AD"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E2D698F"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4F374227" w14:textId="532E3423" w:rsidR="00293D1D" w:rsidRPr="00293D1D" w:rsidRDefault="416CA97D" w:rsidP="00293D1D">
            <w:pPr>
              <w:spacing w:before="0" w:line="240" w:lineRule="auto"/>
              <w:jc w:val="center"/>
              <w:rPr>
                <w:rFonts w:ascii="Times New Roman" w:eastAsia="Times New Roman" w:hAnsi="Times New Roman" w:cs="Times New Roman"/>
                <w:b/>
                <w:bCs/>
                <w:color w:val="000000"/>
              </w:rPr>
            </w:pPr>
            <w:r w:rsidRPr="443A01BF">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15F1BCA5" w14:textId="6AA8D444" w:rsidR="00293D1D" w:rsidRPr="00293D1D" w:rsidRDefault="416CA97D" w:rsidP="00293D1D">
            <w:pPr>
              <w:spacing w:before="0" w:line="240" w:lineRule="auto"/>
              <w:jc w:val="center"/>
              <w:rPr>
                <w:rFonts w:ascii="Times New Roman" w:eastAsia="Times New Roman" w:hAnsi="Times New Roman" w:cs="Times New Roman"/>
                <w:b/>
                <w:bCs/>
                <w:color w:val="000000"/>
              </w:rPr>
            </w:pPr>
            <w:r w:rsidRPr="338B393B">
              <w:rPr>
                <w:rFonts w:ascii="Times New Roman" w:eastAsia="Times New Roman" w:hAnsi="Times New Roman" w:cs="Times New Roman"/>
                <w:b/>
                <w:bCs/>
                <w:color w:val="000000" w:themeColor="text1"/>
              </w:rPr>
              <w:t>R,</w:t>
            </w:r>
            <w:r w:rsidRPr="54854BF1">
              <w:rPr>
                <w:rFonts w:ascii="Times New Roman" w:eastAsia="Times New Roman" w:hAnsi="Times New Roman" w:cs="Times New Roman"/>
                <w:b/>
                <w:bCs/>
                <w:color w:val="000000" w:themeColor="text1"/>
              </w:rPr>
              <w:t>U</w:t>
            </w:r>
          </w:p>
        </w:tc>
        <w:tc>
          <w:tcPr>
            <w:tcW w:w="1160" w:type="dxa"/>
            <w:tcBorders>
              <w:top w:val="nil"/>
              <w:left w:val="nil"/>
              <w:bottom w:val="single" w:sz="4" w:space="0" w:color="auto"/>
              <w:right w:val="single" w:sz="4" w:space="0" w:color="auto"/>
            </w:tcBorders>
            <w:shd w:val="clear" w:color="auto" w:fill="auto"/>
            <w:vAlign w:val="center"/>
            <w:hideMark/>
          </w:tcPr>
          <w:p w14:paraId="75DEBDAF"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D1FE82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C1AB4BA"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7942E32" w14:textId="2CE9BEF2" w:rsidR="00293D1D" w:rsidRPr="00293D1D" w:rsidRDefault="3ECE551A" w:rsidP="00293D1D">
            <w:pPr>
              <w:spacing w:before="0" w:line="240" w:lineRule="auto"/>
              <w:jc w:val="center"/>
              <w:rPr>
                <w:rFonts w:ascii="Times New Roman" w:eastAsia="Times New Roman" w:hAnsi="Times New Roman" w:cs="Times New Roman"/>
                <w:b/>
                <w:bCs/>
                <w:color w:val="000000"/>
              </w:rPr>
            </w:pPr>
            <w:r w:rsidRPr="54854BF1">
              <w:rPr>
                <w:rFonts w:ascii="Times New Roman" w:eastAsia="Times New Roman" w:hAnsi="Times New Roman" w:cs="Times New Roman"/>
                <w:b/>
                <w:bCs/>
                <w:color w:val="000000" w:themeColor="text1"/>
              </w:rPr>
              <w:t>R</w:t>
            </w:r>
            <w:r w:rsidR="00293D1D" w:rsidRPr="54854BF1">
              <w:rPr>
                <w:rFonts w:ascii="Times New Roman" w:eastAsia="Times New Roman" w:hAnsi="Times New Roman" w:cs="Times New Roman"/>
                <w:b/>
                <w:color w:val="000000" w:themeColor="text1"/>
              </w:rPr>
              <w:t> </w:t>
            </w:r>
          </w:p>
        </w:tc>
      </w:tr>
      <w:tr w:rsidR="00293D1D" w:rsidRPr="00293D1D" w14:paraId="11D82A27"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EC9D0D3"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11</w:t>
            </w:r>
          </w:p>
        </w:tc>
        <w:tc>
          <w:tcPr>
            <w:tcW w:w="3200" w:type="dxa"/>
            <w:tcBorders>
              <w:top w:val="nil"/>
              <w:left w:val="nil"/>
              <w:bottom w:val="single" w:sz="4" w:space="0" w:color="auto"/>
              <w:right w:val="single" w:sz="4" w:space="0" w:color="auto"/>
            </w:tcBorders>
            <w:shd w:val="clear" w:color="auto" w:fill="auto"/>
            <w:vAlign w:val="center"/>
            <w:hideMark/>
          </w:tcPr>
          <w:p w14:paraId="2F5D0412"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Tạo hồ sơ phòng cho thuê </w:t>
            </w:r>
          </w:p>
        </w:tc>
        <w:tc>
          <w:tcPr>
            <w:tcW w:w="1160" w:type="dxa"/>
            <w:tcBorders>
              <w:top w:val="nil"/>
              <w:left w:val="nil"/>
              <w:bottom w:val="single" w:sz="4" w:space="0" w:color="auto"/>
              <w:right w:val="single" w:sz="4" w:space="0" w:color="auto"/>
            </w:tcBorders>
            <w:shd w:val="clear" w:color="auto" w:fill="auto"/>
            <w:vAlign w:val="center"/>
            <w:hideMark/>
          </w:tcPr>
          <w:p w14:paraId="1E720314"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6ECD64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6E45A1A"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51614CC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CCBEE2D"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67CF37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293E748" w14:textId="65B19419" w:rsidR="00293D1D" w:rsidRPr="00293D1D" w:rsidRDefault="7E8F59FC" w:rsidP="00293D1D">
            <w:pPr>
              <w:spacing w:before="0" w:line="240" w:lineRule="auto"/>
              <w:jc w:val="center"/>
              <w:rPr>
                <w:rFonts w:ascii="Times New Roman" w:eastAsia="Times New Roman" w:hAnsi="Times New Roman" w:cs="Times New Roman"/>
                <w:b/>
                <w:bCs/>
                <w:color w:val="000000"/>
              </w:rPr>
            </w:pPr>
            <w:r w:rsidRPr="40C93AA8">
              <w:rPr>
                <w:rFonts w:ascii="Times New Roman" w:eastAsia="Times New Roman" w:hAnsi="Times New Roman" w:cs="Times New Roman"/>
                <w:b/>
                <w:bCs/>
                <w:color w:val="000000" w:themeColor="text1"/>
              </w:rPr>
              <w:t>C,</w:t>
            </w:r>
            <w:r w:rsidR="5A584FFD" w:rsidRPr="1C21CBC6">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4F1C7598"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r>
      <w:tr w:rsidR="00293D1D" w:rsidRPr="00293D1D" w14:paraId="720AFA86"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D5DD28"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12</w:t>
            </w:r>
          </w:p>
        </w:tc>
        <w:tc>
          <w:tcPr>
            <w:tcW w:w="3200" w:type="dxa"/>
            <w:tcBorders>
              <w:top w:val="nil"/>
              <w:left w:val="nil"/>
              <w:bottom w:val="single" w:sz="4" w:space="0" w:color="auto"/>
              <w:right w:val="single" w:sz="4" w:space="0" w:color="auto"/>
            </w:tcBorders>
            <w:shd w:val="clear" w:color="auto" w:fill="auto"/>
            <w:vAlign w:val="center"/>
            <w:hideMark/>
          </w:tcPr>
          <w:p w14:paraId="239209D8"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Liên kết ngân hàng</w:t>
            </w:r>
          </w:p>
        </w:tc>
        <w:tc>
          <w:tcPr>
            <w:tcW w:w="1160" w:type="dxa"/>
            <w:tcBorders>
              <w:top w:val="nil"/>
              <w:left w:val="nil"/>
              <w:bottom w:val="single" w:sz="4" w:space="0" w:color="auto"/>
              <w:right w:val="single" w:sz="4" w:space="0" w:color="auto"/>
            </w:tcBorders>
            <w:shd w:val="clear" w:color="auto" w:fill="auto"/>
            <w:vAlign w:val="center"/>
            <w:hideMark/>
          </w:tcPr>
          <w:p w14:paraId="349073C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4B701CC"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BCCBACA"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8269C6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C4A8D5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31CCA0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27F2158" w14:textId="6A7B8C9F" w:rsidR="00293D1D" w:rsidRPr="00293D1D" w:rsidRDefault="6B639DB0" w:rsidP="00293D1D">
            <w:pPr>
              <w:spacing w:before="0" w:line="240" w:lineRule="auto"/>
              <w:jc w:val="center"/>
              <w:rPr>
                <w:rFonts w:ascii="Times New Roman" w:eastAsia="Times New Roman" w:hAnsi="Times New Roman" w:cs="Times New Roman"/>
                <w:b/>
                <w:bCs/>
                <w:color w:val="000000"/>
              </w:rPr>
            </w:pPr>
            <w:r w:rsidRPr="40C93AA8">
              <w:rPr>
                <w:rFonts w:ascii="Times New Roman" w:eastAsia="Times New Roman" w:hAnsi="Times New Roman" w:cs="Times New Roman"/>
                <w:b/>
                <w:bCs/>
                <w:color w:val="000000" w:themeColor="text1"/>
              </w:rPr>
              <w:t>C,R,U,D</w:t>
            </w:r>
          </w:p>
        </w:tc>
        <w:tc>
          <w:tcPr>
            <w:tcW w:w="1160" w:type="dxa"/>
            <w:tcBorders>
              <w:top w:val="nil"/>
              <w:left w:val="nil"/>
              <w:bottom w:val="single" w:sz="4" w:space="0" w:color="auto"/>
              <w:right w:val="single" w:sz="4" w:space="0" w:color="auto"/>
            </w:tcBorders>
            <w:shd w:val="clear" w:color="auto" w:fill="auto"/>
            <w:vAlign w:val="center"/>
            <w:hideMark/>
          </w:tcPr>
          <w:p w14:paraId="522F0CCD" w14:textId="33981B1F" w:rsidR="00293D1D" w:rsidRPr="00293D1D" w:rsidRDefault="6B639DB0" w:rsidP="00293D1D">
            <w:pPr>
              <w:spacing w:before="0" w:line="240" w:lineRule="auto"/>
              <w:jc w:val="center"/>
              <w:rPr>
                <w:rFonts w:ascii="Times New Roman" w:eastAsia="Times New Roman" w:hAnsi="Times New Roman" w:cs="Times New Roman"/>
                <w:b/>
                <w:bCs/>
                <w:color w:val="000000"/>
              </w:rPr>
            </w:pPr>
            <w:r w:rsidRPr="40C93AA8">
              <w:rPr>
                <w:rFonts w:ascii="Times New Roman" w:eastAsia="Times New Roman" w:hAnsi="Times New Roman" w:cs="Times New Roman"/>
                <w:b/>
                <w:bCs/>
                <w:color w:val="000000" w:themeColor="text1"/>
              </w:rPr>
              <w:t>C,R,U,D</w:t>
            </w:r>
          </w:p>
        </w:tc>
      </w:tr>
      <w:tr w:rsidR="00293D1D" w:rsidRPr="00293D1D" w14:paraId="7469881A"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A39CFA8"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13</w:t>
            </w:r>
          </w:p>
        </w:tc>
        <w:tc>
          <w:tcPr>
            <w:tcW w:w="3200" w:type="dxa"/>
            <w:tcBorders>
              <w:top w:val="nil"/>
              <w:left w:val="nil"/>
              <w:bottom w:val="single" w:sz="4" w:space="0" w:color="auto"/>
              <w:right w:val="single" w:sz="4" w:space="0" w:color="auto"/>
            </w:tcBorders>
            <w:shd w:val="clear" w:color="auto" w:fill="auto"/>
            <w:vAlign w:val="center"/>
            <w:hideMark/>
          </w:tcPr>
          <w:p w14:paraId="06E025F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Duyệt căn phòng lên hệ thống</w:t>
            </w:r>
          </w:p>
        </w:tc>
        <w:tc>
          <w:tcPr>
            <w:tcW w:w="1160" w:type="dxa"/>
            <w:tcBorders>
              <w:top w:val="nil"/>
              <w:left w:val="nil"/>
              <w:bottom w:val="single" w:sz="4" w:space="0" w:color="auto"/>
              <w:right w:val="single" w:sz="4" w:space="0" w:color="auto"/>
            </w:tcBorders>
            <w:shd w:val="clear" w:color="auto" w:fill="auto"/>
            <w:vAlign w:val="center"/>
            <w:hideMark/>
          </w:tcPr>
          <w:p w14:paraId="601C541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9D2990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F463F05" w14:textId="73A83458" w:rsidR="00293D1D" w:rsidRPr="00293D1D" w:rsidRDefault="2EDECA3A" w:rsidP="00293D1D">
            <w:pPr>
              <w:spacing w:before="0" w:line="240" w:lineRule="auto"/>
              <w:jc w:val="center"/>
              <w:rPr>
                <w:rFonts w:ascii="Times New Roman" w:eastAsia="Times New Roman" w:hAnsi="Times New Roman" w:cs="Times New Roman"/>
                <w:b/>
                <w:bCs/>
                <w:color w:val="000000"/>
              </w:rPr>
            </w:pPr>
            <w:r w:rsidRPr="27CAE866">
              <w:rPr>
                <w:rFonts w:ascii="Times New Roman" w:eastAsia="Times New Roman" w:hAnsi="Times New Roman" w:cs="Times New Roman"/>
                <w:b/>
                <w:bCs/>
                <w:color w:val="000000" w:themeColor="text1"/>
              </w:rPr>
              <w:t>R</w:t>
            </w:r>
          </w:p>
        </w:tc>
        <w:tc>
          <w:tcPr>
            <w:tcW w:w="1160" w:type="dxa"/>
            <w:tcBorders>
              <w:top w:val="nil"/>
              <w:left w:val="nil"/>
              <w:bottom w:val="single" w:sz="4" w:space="0" w:color="auto"/>
              <w:right w:val="single" w:sz="4" w:space="0" w:color="auto"/>
            </w:tcBorders>
            <w:shd w:val="clear" w:color="auto" w:fill="auto"/>
            <w:vAlign w:val="center"/>
            <w:hideMark/>
          </w:tcPr>
          <w:p w14:paraId="24EC7E9B" w14:textId="64AFF5F2" w:rsidR="00293D1D" w:rsidRPr="00293D1D" w:rsidRDefault="2EDECA3A" w:rsidP="00293D1D">
            <w:pPr>
              <w:spacing w:before="0" w:line="240" w:lineRule="auto"/>
              <w:jc w:val="center"/>
              <w:rPr>
                <w:rFonts w:ascii="Times New Roman" w:eastAsia="Times New Roman" w:hAnsi="Times New Roman" w:cs="Times New Roman"/>
                <w:b/>
                <w:bCs/>
                <w:color w:val="000000"/>
              </w:rPr>
            </w:pPr>
            <w:r w:rsidRPr="27CAE866">
              <w:rPr>
                <w:rFonts w:ascii="Times New Roman" w:eastAsia="Times New Roman" w:hAnsi="Times New Roman" w:cs="Times New Roman"/>
                <w:b/>
                <w:bCs/>
                <w:color w:val="000000" w:themeColor="text1"/>
              </w:rPr>
              <w:t>U</w:t>
            </w:r>
          </w:p>
        </w:tc>
        <w:tc>
          <w:tcPr>
            <w:tcW w:w="1160" w:type="dxa"/>
            <w:tcBorders>
              <w:top w:val="nil"/>
              <w:left w:val="nil"/>
              <w:bottom w:val="single" w:sz="4" w:space="0" w:color="auto"/>
              <w:right w:val="single" w:sz="4" w:space="0" w:color="auto"/>
            </w:tcBorders>
            <w:shd w:val="clear" w:color="auto" w:fill="auto"/>
            <w:vAlign w:val="center"/>
            <w:hideMark/>
          </w:tcPr>
          <w:p w14:paraId="1FC1C758"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80935EF"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467102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0E38B7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68A928AD"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F9738AC"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14</w:t>
            </w:r>
          </w:p>
        </w:tc>
        <w:tc>
          <w:tcPr>
            <w:tcW w:w="3200" w:type="dxa"/>
            <w:tcBorders>
              <w:top w:val="nil"/>
              <w:left w:val="nil"/>
              <w:bottom w:val="single" w:sz="4" w:space="0" w:color="auto"/>
              <w:right w:val="single" w:sz="4" w:space="0" w:color="auto"/>
            </w:tcBorders>
            <w:shd w:val="clear" w:color="auto" w:fill="auto"/>
            <w:vAlign w:val="center"/>
            <w:hideMark/>
          </w:tcPr>
          <w:p w14:paraId="3765CF4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Tra cứu thông tin khách hàng</w:t>
            </w:r>
          </w:p>
        </w:tc>
        <w:tc>
          <w:tcPr>
            <w:tcW w:w="1160" w:type="dxa"/>
            <w:tcBorders>
              <w:top w:val="nil"/>
              <w:left w:val="nil"/>
              <w:bottom w:val="single" w:sz="4" w:space="0" w:color="auto"/>
              <w:right w:val="single" w:sz="4" w:space="0" w:color="auto"/>
            </w:tcBorders>
            <w:shd w:val="clear" w:color="auto" w:fill="auto"/>
            <w:vAlign w:val="center"/>
            <w:hideMark/>
          </w:tcPr>
          <w:p w14:paraId="57CD20B2"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736C20F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6393E1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D10694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9A2951D"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D3F63B6"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3E0FF5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9B10F6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10E404C3"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C8A6684"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lastRenderedPageBreak/>
              <w:t>15</w:t>
            </w:r>
          </w:p>
        </w:tc>
        <w:tc>
          <w:tcPr>
            <w:tcW w:w="3200" w:type="dxa"/>
            <w:tcBorders>
              <w:top w:val="nil"/>
              <w:left w:val="nil"/>
              <w:bottom w:val="single" w:sz="4" w:space="0" w:color="auto"/>
              <w:right w:val="single" w:sz="4" w:space="0" w:color="auto"/>
            </w:tcBorders>
            <w:shd w:val="clear" w:color="auto" w:fill="auto"/>
            <w:vAlign w:val="center"/>
            <w:hideMark/>
          </w:tcPr>
          <w:p w14:paraId="248B9E7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Thống kê số lượng yêu cầu hỗ trợ </w:t>
            </w:r>
          </w:p>
        </w:tc>
        <w:tc>
          <w:tcPr>
            <w:tcW w:w="1160" w:type="dxa"/>
            <w:tcBorders>
              <w:top w:val="nil"/>
              <w:left w:val="nil"/>
              <w:bottom w:val="single" w:sz="4" w:space="0" w:color="auto"/>
              <w:right w:val="single" w:sz="4" w:space="0" w:color="auto"/>
            </w:tcBorders>
            <w:shd w:val="clear" w:color="auto" w:fill="auto"/>
            <w:vAlign w:val="center"/>
            <w:hideMark/>
          </w:tcPr>
          <w:p w14:paraId="1B4BCE4B"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4635E584"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1CB2E3BA"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5D72A3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A7A688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509BF64"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20034F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CFCFF88"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36738131"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697662A"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16</w:t>
            </w:r>
          </w:p>
        </w:tc>
        <w:tc>
          <w:tcPr>
            <w:tcW w:w="3200" w:type="dxa"/>
            <w:tcBorders>
              <w:top w:val="nil"/>
              <w:left w:val="nil"/>
              <w:bottom w:val="single" w:sz="4" w:space="0" w:color="auto"/>
              <w:right w:val="single" w:sz="4" w:space="0" w:color="auto"/>
            </w:tcBorders>
            <w:shd w:val="clear" w:color="auto" w:fill="auto"/>
            <w:vAlign w:val="center"/>
            <w:hideMark/>
          </w:tcPr>
          <w:p w14:paraId="49370B0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Thống kê mức độ hài lòng của khách hàng </w:t>
            </w:r>
          </w:p>
        </w:tc>
        <w:tc>
          <w:tcPr>
            <w:tcW w:w="1160" w:type="dxa"/>
            <w:tcBorders>
              <w:top w:val="nil"/>
              <w:left w:val="nil"/>
              <w:bottom w:val="single" w:sz="4" w:space="0" w:color="auto"/>
              <w:right w:val="single" w:sz="4" w:space="0" w:color="auto"/>
            </w:tcBorders>
            <w:shd w:val="clear" w:color="auto" w:fill="auto"/>
            <w:vAlign w:val="center"/>
            <w:hideMark/>
          </w:tcPr>
          <w:p w14:paraId="5FAE3CF1"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3A64D50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494C269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971FEB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544CC3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B5AC30D"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3F9B3C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D71811F"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7D221F2A"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8300341"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17</w:t>
            </w:r>
          </w:p>
        </w:tc>
        <w:tc>
          <w:tcPr>
            <w:tcW w:w="3200" w:type="dxa"/>
            <w:tcBorders>
              <w:top w:val="nil"/>
              <w:left w:val="nil"/>
              <w:bottom w:val="single" w:sz="4" w:space="0" w:color="auto"/>
              <w:right w:val="single" w:sz="4" w:space="0" w:color="auto"/>
            </w:tcBorders>
            <w:shd w:val="clear" w:color="auto" w:fill="auto"/>
            <w:vAlign w:val="center"/>
            <w:hideMark/>
          </w:tcPr>
          <w:p w14:paraId="34F98EE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Đăng ký tài khoản Chủ Nhà </w:t>
            </w:r>
          </w:p>
        </w:tc>
        <w:tc>
          <w:tcPr>
            <w:tcW w:w="1160" w:type="dxa"/>
            <w:tcBorders>
              <w:top w:val="nil"/>
              <w:left w:val="nil"/>
              <w:bottom w:val="single" w:sz="4" w:space="0" w:color="auto"/>
              <w:right w:val="single" w:sz="4" w:space="0" w:color="auto"/>
            </w:tcBorders>
            <w:shd w:val="clear" w:color="auto" w:fill="auto"/>
            <w:vAlign w:val="center"/>
            <w:hideMark/>
          </w:tcPr>
          <w:p w14:paraId="64EC4042"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66A05F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C745E8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75A390D"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B4B9EC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F17508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C79E84C" w14:textId="24C5396F" w:rsidR="00293D1D" w:rsidRPr="00293D1D" w:rsidRDefault="46BEB83D" w:rsidP="00293D1D">
            <w:pPr>
              <w:spacing w:before="0" w:line="240" w:lineRule="auto"/>
              <w:jc w:val="center"/>
              <w:rPr>
                <w:rFonts w:ascii="Times New Roman" w:eastAsia="Times New Roman" w:hAnsi="Times New Roman" w:cs="Times New Roman"/>
                <w:b/>
                <w:bCs/>
                <w:color w:val="000000"/>
              </w:rPr>
            </w:pPr>
            <w:r w:rsidRPr="2D14110A">
              <w:rPr>
                <w:rFonts w:ascii="Times New Roman" w:eastAsia="Times New Roman" w:hAnsi="Times New Roman" w:cs="Times New Roman"/>
                <w:b/>
                <w:bCs/>
                <w:color w:val="000000" w:themeColor="text1"/>
              </w:rPr>
              <w:t>C</w:t>
            </w:r>
          </w:p>
        </w:tc>
        <w:tc>
          <w:tcPr>
            <w:tcW w:w="1160" w:type="dxa"/>
            <w:tcBorders>
              <w:top w:val="nil"/>
              <w:left w:val="nil"/>
              <w:bottom w:val="single" w:sz="4" w:space="0" w:color="auto"/>
              <w:right w:val="single" w:sz="4" w:space="0" w:color="auto"/>
            </w:tcBorders>
            <w:shd w:val="clear" w:color="auto" w:fill="auto"/>
            <w:vAlign w:val="center"/>
            <w:hideMark/>
          </w:tcPr>
          <w:p w14:paraId="0BD1727F"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052EE92B"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11294D5"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18</w:t>
            </w:r>
          </w:p>
        </w:tc>
        <w:tc>
          <w:tcPr>
            <w:tcW w:w="3200" w:type="dxa"/>
            <w:tcBorders>
              <w:top w:val="nil"/>
              <w:left w:val="nil"/>
              <w:bottom w:val="single" w:sz="4" w:space="0" w:color="auto"/>
              <w:right w:val="single" w:sz="4" w:space="0" w:color="auto"/>
            </w:tcBorders>
            <w:shd w:val="clear" w:color="auto" w:fill="auto"/>
            <w:vAlign w:val="center"/>
            <w:hideMark/>
          </w:tcPr>
          <w:p w14:paraId="60E46B8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Cập nhật hồ sơ </w:t>
            </w:r>
          </w:p>
        </w:tc>
        <w:tc>
          <w:tcPr>
            <w:tcW w:w="1160" w:type="dxa"/>
            <w:tcBorders>
              <w:top w:val="nil"/>
              <w:left w:val="nil"/>
              <w:bottom w:val="single" w:sz="4" w:space="0" w:color="auto"/>
              <w:right w:val="single" w:sz="4" w:space="0" w:color="auto"/>
            </w:tcBorders>
            <w:shd w:val="clear" w:color="auto" w:fill="auto"/>
            <w:vAlign w:val="center"/>
            <w:hideMark/>
          </w:tcPr>
          <w:p w14:paraId="35FEAE3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66ED52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4F3996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050B74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3949EE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7A0B1B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ACDF931" w14:textId="600A738A" w:rsidR="00293D1D" w:rsidRPr="00293D1D" w:rsidRDefault="1984D683" w:rsidP="00293D1D">
            <w:pPr>
              <w:spacing w:before="0" w:line="240" w:lineRule="auto"/>
              <w:jc w:val="center"/>
              <w:rPr>
                <w:rFonts w:ascii="Times New Roman" w:eastAsia="Times New Roman" w:hAnsi="Times New Roman" w:cs="Times New Roman"/>
                <w:b/>
                <w:bCs/>
                <w:color w:val="000000"/>
              </w:rPr>
            </w:pPr>
            <w:r w:rsidRPr="2D14110A">
              <w:rPr>
                <w:rFonts w:ascii="Times New Roman" w:eastAsia="Times New Roman" w:hAnsi="Times New Roman" w:cs="Times New Roman"/>
                <w:b/>
                <w:bCs/>
                <w:color w:val="000000" w:themeColor="text1"/>
              </w:rPr>
              <w:t>U</w:t>
            </w:r>
          </w:p>
        </w:tc>
        <w:tc>
          <w:tcPr>
            <w:tcW w:w="1160" w:type="dxa"/>
            <w:tcBorders>
              <w:top w:val="nil"/>
              <w:left w:val="nil"/>
              <w:bottom w:val="single" w:sz="4" w:space="0" w:color="auto"/>
              <w:right w:val="single" w:sz="4" w:space="0" w:color="auto"/>
            </w:tcBorders>
            <w:shd w:val="clear" w:color="auto" w:fill="auto"/>
            <w:vAlign w:val="center"/>
            <w:hideMark/>
          </w:tcPr>
          <w:p w14:paraId="5ADDAC7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68AB2C75"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B3BB1C"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19</w:t>
            </w:r>
          </w:p>
        </w:tc>
        <w:tc>
          <w:tcPr>
            <w:tcW w:w="3200" w:type="dxa"/>
            <w:tcBorders>
              <w:top w:val="nil"/>
              <w:left w:val="nil"/>
              <w:bottom w:val="single" w:sz="4" w:space="0" w:color="auto"/>
              <w:right w:val="single" w:sz="4" w:space="0" w:color="auto"/>
            </w:tcBorders>
            <w:shd w:val="clear" w:color="auto" w:fill="auto"/>
            <w:vAlign w:val="center"/>
            <w:hideMark/>
          </w:tcPr>
          <w:p w14:paraId="511E0C9E"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Xem thông tin khách thuê </w:t>
            </w:r>
          </w:p>
        </w:tc>
        <w:tc>
          <w:tcPr>
            <w:tcW w:w="1160" w:type="dxa"/>
            <w:tcBorders>
              <w:top w:val="nil"/>
              <w:left w:val="nil"/>
              <w:bottom w:val="single" w:sz="4" w:space="0" w:color="auto"/>
              <w:right w:val="single" w:sz="4" w:space="0" w:color="auto"/>
            </w:tcBorders>
            <w:shd w:val="clear" w:color="auto" w:fill="auto"/>
            <w:vAlign w:val="center"/>
            <w:hideMark/>
          </w:tcPr>
          <w:p w14:paraId="08D6F586"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995CD4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2F0EE1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FEAC54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C9EA488"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D1AE5A6"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BE8EEE5"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522175A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66028C83"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9D56577"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20</w:t>
            </w:r>
          </w:p>
        </w:tc>
        <w:tc>
          <w:tcPr>
            <w:tcW w:w="3200" w:type="dxa"/>
            <w:tcBorders>
              <w:top w:val="nil"/>
              <w:left w:val="nil"/>
              <w:bottom w:val="single" w:sz="4" w:space="0" w:color="auto"/>
              <w:right w:val="single" w:sz="4" w:space="0" w:color="auto"/>
            </w:tcBorders>
            <w:shd w:val="clear" w:color="auto" w:fill="auto"/>
            <w:vAlign w:val="center"/>
            <w:hideMark/>
          </w:tcPr>
          <w:p w14:paraId="5AA23B5A"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Xem danh sách phòng theo trạng thái </w:t>
            </w:r>
          </w:p>
        </w:tc>
        <w:tc>
          <w:tcPr>
            <w:tcW w:w="1160" w:type="dxa"/>
            <w:tcBorders>
              <w:top w:val="nil"/>
              <w:left w:val="nil"/>
              <w:bottom w:val="single" w:sz="4" w:space="0" w:color="auto"/>
              <w:right w:val="single" w:sz="4" w:space="0" w:color="auto"/>
            </w:tcBorders>
            <w:shd w:val="clear" w:color="auto" w:fill="auto"/>
            <w:vAlign w:val="center"/>
            <w:hideMark/>
          </w:tcPr>
          <w:p w14:paraId="1CCBE39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4E6969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D2BA89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EEFC09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EBC0D8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F5F3E52"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3E6A09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61AA86CF"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48655A93"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AD56B37"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21</w:t>
            </w:r>
          </w:p>
        </w:tc>
        <w:tc>
          <w:tcPr>
            <w:tcW w:w="3200" w:type="dxa"/>
            <w:tcBorders>
              <w:top w:val="nil"/>
              <w:left w:val="nil"/>
              <w:bottom w:val="single" w:sz="4" w:space="0" w:color="auto"/>
              <w:right w:val="single" w:sz="4" w:space="0" w:color="auto"/>
            </w:tcBorders>
            <w:shd w:val="clear" w:color="auto" w:fill="auto"/>
            <w:vAlign w:val="center"/>
            <w:hideMark/>
          </w:tcPr>
          <w:p w14:paraId="387EC67E"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Đẩy các phòng sở hữu lên trang nhất tìm kiếm </w:t>
            </w:r>
          </w:p>
        </w:tc>
        <w:tc>
          <w:tcPr>
            <w:tcW w:w="1160" w:type="dxa"/>
            <w:tcBorders>
              <w:top w:val="nil"/>
              <w:left w:val="nil"/>
              <w:bottom w:val="single" w:sz="4" w:space="0" w:color="auto"/>
              <w:right w:val="single" w:sz="4" w:space="0" w:color="auto"/>
            </w:tcBorders>
            <w:shd w:val="clear" w:color="auto" w:fill="auto"/>
            <w:vAlign w:val="center"/>
            <w:hideMark/>
          </w:tcPr>
          <w:p w14:paraId="72919B6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702964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94C0AE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54BAD2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33E1AC4"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0959F2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7068B3C" w14:textId="6464798A" w:rsidR="00293D1D" w:rsidRPr="00293D1D" w:rsidRDefault="5672D99E" w:rsidP="00293D1D">
            <w:pPr>
              <w:spacing w:before="0" w:line="240" w:lineRule="auto"/>
              <w:jc w:val="center"/>
              <w:rPr>
                <w:rFonts w:ascii="Times New Roman" w:eastAsia="Times New Roman" w:hAnsi="Times New Roman" w:cs="Times New Roman"/>
                <w:b/>
                <w:bCs/>
                <w:color w:val="000000"/>
              </w:rPr>
            </w:pPr>
            <w:r w:rsidRPr="5BF5494A">
              <w:rPr>
                <w:rFonts w:ascii="Times New Roman" w:eastAsia="Times New Roman" w:hAnsi="Times New Roman" w:cs="Times New Roman"/>
                <w:b/>
                <w:bCs/>
                <w:color w:val="000000" w:themeColor="text1"/>
              </w:rPr>
              <w:t>C</w:t>
            </w:r>
          </w:p>
        </w:tc>
        <w:tc>
          <w:tcPr>
            <w:tcW w:w="1160" w:type="dxa"/>
            <w:tcBorders>
              <w:top w:val="nil"/>
              <w:left w:val="nil"/>
              <w:bottom w:val="single" w:sz="4" w:space="0" w:color="auto"/>
              <w:right w:val="single" w:sz="4" w:space="0" w:color="auto"/>
            </w:tcBorders>
            <w:shd w:val="clear" w:color="auto" w:fill="auto"/>
            <w:vAlign w:val="center"/>
            <w:hideMark/>
          </w:tcPr>
          <w:p w14:paraId="711832E4"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r>
      <w:tr w:rsidR="00293D1D" w:rsidRPr="00293D1D" w14:paraId="3FFE3CEA"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509C15"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22</w:t>
            </w:r>
          </w:p>
        </w:tc>
        <w:tc>
          <w:tcPr>
            <w:tcW w:w="3200" w:type="dxa"/>
            <w:tcBorders>
              <w:top w:val="nil"/>
              <w:left w:val="nil"/>
              <w:bottom w:val="single" w:sz="4" w:space="0" w:color="auto"/>
              <w:right w:val="single" w:sz="4" w:space="0" w:color="auto"/>
            </w:tcBorders>
            <w:shd w:val="clear" w:color="auto" w:fill="auto"/>
            <w:vAlign w:val="center"/>
            <w:hideMark/>
          </w:tcPr>
          <w:p w14:paraId="7680B3EF"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Đăng ký tài khoản Khách thuê phòng </w:t>
            </w:r>
          </w:p>
        </w:tc>
        <w:tc>
          <w:tcPr>
            <w:tcW w:w="1160" w:type="dxa"/>
            <w:tcBorders>
              <w:top w:val="nil"/>
              <w:left w:val="nil"/>
              <w:bottom w:val="single" w:sz="4" w:space="0" w:color="auto"/>
              <w:right w:val="single" w:sz="4" w:space="0" w:color="auto"/>
            </w:tcBorders>
            <w:shd w:val="clear" w:color="auto" w:fill="auto"/>
            <w:vAlign w:val="center"/>
            <w:hideMark/>
          </w:tcPr>
          <w:p w14:paraId="4283BDA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30F83D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5409BB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AA30E4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C66ABB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9D6EFC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5B9DD78"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6720A33" w14:textId="464FE787" w:rsidR="00293D1D" w:rsidRPr="00293D1D" w:rsidRDefault="4B4ABC93" w:rsidP="00293D1D">
            <w:pPr>
              <w:spacing w:before="0" w:line="240" w:lineRule="auto"/>
              <w:jc w:val="center"/>
              <w:rPr>
                <w:rFonts w:ascii="Times New Roman" w:eastAsia="Times New Roman" w:hAnsi="Times New Roman" w:cs="Times New Roman"/>
                <w:b/>
                <w:bCs/>
                <w:color w:val="000000"/>
              </w:rPr>
            </w:pPr>
            <w:r w:rsidRPr="74576497">
              <w:rPr>
                <w:rFonts w:ascii="Times New Roman" w:eastAsia="Times New Roman" w:hAnsi="Times New Roman" w:cs="Times New Roman"/>
                <w:b/>
                <w:bCs/>
                <w:color w:val="000000" w:themeColor="text1"/>
              </w:rPr>
              <w:t>C</w:t>
            </w:r>
          </w:p>
        </w:tc>
      </w:tr>
      <w:tr w:rsidR="00293D1D" w:rsidRPr="00293D1D" w14:paraId="64B6C0AF"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773B68D"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23</w:t>
            </w:r>
          </w:p>
        </w:tc>
        <w:tc>
          <w:tcPr>
            <w:tcW w:w="3200" w:type="dxa"/>
            <w:tcBorders>
              <w:top w:val="nil"/>
              <w:left w:val="nil"/>
              <w:bottom w:val="single" w:sz="4" w:space="0" w:color="auto"/>
              <w:right w:val="single" w:sz="4" w:space="0" w:color="auto"/>
            </w:tcBorders>
            <w:shd w:val="clear" w:color="auto" w:fill="auto"/>
            <w:vAlign w:val="center"/>
            <w:hideMark/>
          </w:tcPr>
          <w:p w14:paraId="4D2EF50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Đánh giá căn phòng cho thuê</w:t>
            </w:r>
          </w:p>
        </w:tc>
        <w:tc>
          <w:tcPr>
            <w:tcW w:w="1160" w:type="dxa"/>
            <w:tcBorders>
              <w:top w:val="nil"/>
              <w:left w:val="nil"/>
              <w:bottom w:val="single" w:sz="4" w:space="0" w:color="auto"/>
              <w:right w:val="single" w:sz="4" w:space="0" w:color="auto"/>
            </w:tcBorders>
            <w:shd w:val="clear" w:color="auto" w:fill="auto"/>
            <w:vAlign w:val="center"/>
            <w:hideMark/>
          </w:tcPr>
          <w:p w14:paraId="1D7AAAB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5F31508"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97A876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CA88C46"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91A32D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D1C708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71543B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5D342CF" w14:textId="47E982C4" w:rsidR="00293D1D" w:rsidRPr="00293D1D" w:rsidRDefault="077957F9" w:rsidP="00293D1D">
            <w:pPr>
              <w:spacing w:before="0" w:line="240" w:lineRule="auto"/>
              <w:jc w:val="center"/>
              <w:rPr>
                <w:rFonts w:ascii="Times New Roman" w:eastAsia="Times New Roman" w:hAnsi="Times New Roman" w:cs="Times New Roman"/>
                <w:b/>
                <w:bCs/>
                <w:color w:val="000000"/>
              </w:rPr>
            </w:pPr>
            <w:r w:rsidRPr="4F13B693">
              <w:rPr>
                <w:rFonts w:ascii="Times New Roman" w:eastAsia="Times New Roman" w:hAnsi="Times New Roman" w:cs="Times New Roman"/>
                <w:b/>
                <w:bCs/>
                <w:color w:val="000000" w:themeColor="text1"/>
              </w:rPr>
              <w:t>C,R,U,D</w:t>
            </w:r>
          </w:p>
        </w:tc>
      </w:tr>
      <w:tr w:rsidR="00293D1D" w:rsidRPr="00293D1D" w14:paraId="321DD3AF"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20AF056"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24</w:t>
            </w:r>
          </w:p>
        </w:tc>
        <w:tc>
          <w:tcPr>
            <w:tcW w:w="3200" w:type="dxa"/>
            <w:tcBorders>
              <w:top w:val="nil"/>
              <w:left w:val="nil"/>
              <w:bottom w:val="single" w:sz="4" w:space="0" w:color="auto"/>
              <w:right w:val="single" w:sz="4" w:space="0" w:color="auto"/>
            </w:tcBorders>
            <w:shd w:val="clear" w:color="auto" w:fill="auto"/>
            <w:vAlign w:val="center"/>
            <w:hideMark/>
          </w:tcPr>
          <w:p w14:paraId="08B2E94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Liên hệ qua Kênh hỏi đáp </w:t>
            </w:r>
          </w:p>
        </w:tc>
        <w:tc>
          <w:tcPr>
            <w:tcW w:w="1160" w:type="dxa"/>
            <w:tcBorders>
              <w:top w:val="nil"/>
              <w:left w:val="nil"/>
              <w:bottom w:val="single" w:sz="4" w:space="0" w:color="auto"/>
              <w:right w:val="single" w:sz="4" w:space="0" w:color="auto"/>
            </w:tcBorders>
            <w:shd w:val="clear" w:color="auto" w:fill="auto"/>
            <w:vAlign w:val="center"/>
            <w:hideMark/>
          </w:tcPr>
          <w:p w14:paraId="52AB76E5"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16FD1AF1"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6FF4AAC"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0AE0680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E03893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8B3F76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3B27A80D"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B66CEF0" w14:textId="71304249" w:rsidR="00293D1D" w:rsidRPr="00293D1D" w:rsidRDefault="333EA3B6" w:rsidP="00293D1D">
            <w:pPr>
              <w:spacing w:before="0" w:line="240" w:lineRule="auto"/>
              <w:jc w:val="center"/>
              <w:rPr>
                <w:rFonts w:ascii="Times New Roman" w:eastAsia="Times New Roman" w:hAnsi="Times New Roman" w:cs="Times New Roman"/>
                <w:b/>
                <w:bCs/>
                <w:color w:val="000000"/>
              </w:rPr>
            </w:pPr>
            <w:r w:rsidRPr="73BD827C">
              <w:rPr>
                <w:rFonts w:ascii="Times New Roman" w:eastAsia="Times New Roman" w:hAnsi="Times New Roman" w:cs="Times New Roman"/>
                <w:b/>
                <w:bCs/>
                <w:color w:val="000000" w:themeColor="text1"/>
              </w:rPr>
              <w:t>R</w:t>
            </w:r>
          </w:p>
        </w:tc>
      </w:tr>
      <w:tr w:rsidR="00293D1D" w:rsidRPr="00293D1D" w14:paraId="0A34A485"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D4EBC36"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t>25</w:t>
            </w:r>
          </w:p>
        </w:tc>
        <w:tc>
          <w:tcPr>
            <w:tcW w:w="3200" w:type="dxa"/>
            <w:tcBorders>
              <w:top w:val="nil"/>
              <w:left w:val="nil"/>
              <w:bottom w:val="single" w:sz="4" w:space="0" w:color="auto"/>
              <w:right w:val="single" w:sz="4" w:space="0" w:color="auto"/>
            </w:tcBorders>
            <w:shd w:val="clear" w:color="auto" w:fill="auto"/>
            <w:vAlign w:val="center"/>
            <w:hideMark/>
          </w:tcPr>
          <w:p w14:paraId="10974314"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Đề xuất khách sạn khác ở khu vực </w:t>
            </w:r>
          </w:p>
        </w:tc>
        <w:tc>
          <w:tcPr>
            <w:tcW w:w="1160" w:type="dxa"/>
            <w:tcBorders>
              <w:top w:val="nil"/>
              <w:left w:val="nil"/>
              <w:bottom w:val="single" w:sz="4" w:space="0" w:color="auto"/>
              <w:right w:val="single" w:sz="4" w:space="0" w:color="auto"/>
            </w:tcBorders>
            <w:shd w:val="clear" w:color="auto" w:fill="auto"/>
            <w:vAlign w:val="center"/>
            <w:hideMark/>
          </w:tcPr>
          <w:p w14:paraId="15F5197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6DF348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BEF561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7C6A6F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B00403F"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3ADAE04"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48F9B67B"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EDA5D28"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r>
      <w:tr w:rsidR="00293D1D" w:rsidRPr="00293D1D" w14:paraId="61621A68" w14:textId="77777777" w:rsidTr="00293D1D">
        <w:trPr>
          <w:trHeight w:val="80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09845C1" w14:textId="77777777" w:rsidR="00293D1D" w:rsidRPr="00293D1D" w:rsidRDefault="00293D1D" w:rsidP="00293D1D">
            <w:pPr>
              <w:spacing w:before="0" w:line="240" w:lineRule="auto"/>
              <w:jc w:val="center"/>
              <w:rPr>
                <w:rFonts w:ascii="Times New Roman" w:eastAsia="Times New Roman" w:hAnsi="Times New Roman" w:cs="Times New Roman"/>
                <w:color w:val="000000"/>
              </w:rPr>
            </w:pPr>
            <w:r w:rsidRPr="00293D1D">
              <w:rPr>
                <w:rFonts w:ascii="Times New Roman" w:eastAsia="Times New Roman" w:hAnsi="Times New Roman" w:cs="Times New Roman"/>
                <w:color w:val="000000"/>
              </w:rPr>
              <w:lastRenderedPageBreak/>
              <w:t>26</w:t>
            </w:r>
          </w:p>
        </w:tc>
        <w:tc>
          <w:tcPr>
            <w:tcW w:w="3200" w:type="dxa"/>
            <w:tcBorders>
              <w:top w:val="nil"/>
              <w:left w:val="nil"/>
              <w:bottom w:val="single" w:sz="4" w:space="0" w:color="auto"/>
              <w:right w:val="single" w:sz="4" w:space="0" w:color="auto"/>
            </w:tcBorders>
            <w:shd w:val="clear" w:color="auto" w:fill="auto"/>
            <w:vAlign w:val="center"/>
            <w:hideMark/>
          </w:tcPr>
          <w:p w14:paraId="0CB8C2E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xml:space="preserve">Xuất hóa đơn điện tử </w:t>
            </w:r>
          </w:p>
        </w:tc>
        <w:tc>
          <w:tcPr>
            <w:tcW w:w="1160" w:type="dxa"/>
            <w:tcBorders>
              <w:top w:val="nil"/>
              <w:left w:val="nil"/>
              <w:bottom w:val="single" w:sz="4" w:space="0" w:color="auto"/>
              <w:right w:val="single" w:sz="4" w:space="0" w:color="auto"/>
            </w:tcBorders>
            <w:shd w:val="clear" w:color="auto" w:fill="auto"/>
            <w:vAlign w:val="center"/>
            <w:hideMark/>
          </w:tcPr>
          <w:p w14:paraId="2718C2F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7BFC9BC0"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4F01807"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9D68103"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252019F9"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5B911CAE" w14:textId="77777777" w:rsidR="00293D1D" w:rsidRPr="00293D1D" w:rsidRDefault="00293D1D" w:rsidP="00293D1D">
            <w:pPr>
              <w:spacing w:before="0" w:line="240" w:lineRule="auto"/>
              <w:rPr>
                <w:rFonts w:ascii="Times New Roman" w:eastAsia="Times New Roman" w:hAnsi="Times New Roman" w:cs="Times New Roman"/>
                <w:color w:val="000000"/>
              </w:rPr>
            </w:pPr>
            <w:r w:rsidRPr="00293D1D">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vAlign w:val="center"/>
            <w:hideMark/>
          </w:tcPr>
          <w:p w14:paraId="69061407"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c>
          <w:tcPr>
            <w:tcW w:w="1160" w:type="dxa"/>
            <w:tcBorders>
              <w:top w:val="nil"/>
              <w:left w:val="nil"/>
              <w:bottom w:val="single" w:sz="4" w:space="0" w:color="auto"/>
              <w:right w:val="single" w:sz="4" w:space="0" w:color="auto"/>
            </w:tcBorders>
            <w:shd w:val="clear" w:color="auto" w:fill="auto"/>
            <w:vAlign w:val="center"/>
            <w:hideMark/>
          </w:tcPr>
          <w:p w14:paraId="293B4210" w14:textId="77777777" w:rsidR="00293D1D" w:rsidRPr="00293D1D" w:rsidRDefault="00293D1D" w:rsidP="00293D1D">
            <w:pPr>
              <w:spacing w:before="0" w:line="240" w:lineRule="auto"/>
              <w:jc w:val="center"/>
              <w:rPr>
                <w:rFonts w:ascii="Times New Roman" w:eastAsia="Times New Roman" w:hAnsi="Times New Roman" w:cs="Times New Roman"/>
                <w:b/>
                <w:bCs/>
                <w:color w:val="000000"/>
              </w:rPr>
            </w:pPr>
            <w:r w:rsidRPr="00293D1D">
              <w:rPr>
                <w:rFonts w:ascii="Times New Roman" w:eastAsia="Times New Roman" w:hAnsi="Times New Roman" w:cs="Times New Roman"/>
                <w:b/>
                <w:bCs/>
                <w:color w:val="000000"/>
              </w:rPr>
              <w:t>R</w:t>
            </w:r>
          </w:p>
        </w:tc>
      </w:tr>
    </w:tbl>
    <w:p w14:paraId="08AC11DF" w14:textId="77777777" w:rsidR="00CA1509" w:rsidRPr="00B0521D" w:rsidRDefault="00CA1509" w:rsidP="00C476EC">
      <w:pPr>
        <w:rPr>
          <w:rFonts w:ascii="Times New Roman" w:hAnsi="Times New Roman" w:cs="Times New Roman"/>
        </w:rPr>
        <w:sectPr w:rsidR="00CA1509" w:rsidRPr="00B0521D" w:rsidSect="00CA1509">
          <w:pgSz w:w="16839" w:h="11907" w:orient="landscape" w:code="9"/>
          <w:pgMar w:top="1440" w:right="1440" w:bottom="1440" w:left="1440" w:header="720" w:footer="720" w:gutter="0"/>
          <w:cols w:space="720"/>
          <w:docGrid w:linePitch="360"/>
        </w:sectPr>
      </w:pPr>
    </w:p>
    <w:p w14:paraId="4AB09AC7" w14:textId="77777777" w:rsidR="003D7EF4" w:rsidRPr="00B0521D" w:rsidRDefault="003D7EF4" w:rsidP="00C476EC">
      <w:pPr>
        <w:rPr>
          <w:rFonts w:ascii="Times New Roman" w:hAnsi="Times New Roman" w:cs="Times New Roman"/>
        </w:rPr>
      </w:pPr>
    </w:p>
    <w:p w14:paraId="630D68BC" w14:textId="50688B2F" w:rsidR="002C0078" w:rsidRPr="00B0521D" w:rsidRDefault="002C0078" w:rsidP="008B60D0">
      <w:pPr>
        <w:pStyle w:val="Heading3"/>
      </w:pPr>
      <w:bookmarkStart w:id="39" w:name="_Toc50884355"/>
      <w:bookmarkStart w:id="40" w:name="_Toc173188455"/>
      <w:r w:rsidRPr="00B0521D">
        <w:t>Danh sách yêu cầu an toàn</w:t>
      </w:r>
      <w:bookmarkEnd w:id="39"/>
      <w:bookmarkEnd w:id="40"/>
    </w:p>
    <w:p w14:paraId="55B07991" w14:textId="7DE1563E" w:rsidR="00A775C3" w:rsidRPr="00B0521D" w:rsidRDefault="009C7112" w:rsidP="00A775C3">
      <w:pPr>
        <w:rPr>
          <w:rFonts w:ascii="Times New Roman" w:hAnsi="Times New Roman" w:cs="Times New Roman"/>
        </w:rPr>
      </w:pPr>
      <w:r w:rsidRPr="00B0521D">
        <w:rPr>
          <w:rFonts w:ascii="Times New Roman" w:hAnsi="Times New Roman" w:cs="Times New Roman"/>
        </w:rPr>
        <w:t xml:space="preserve">Với từng đối tượng trong ứng dụng, có </w:t>
      </w:r>
      <w:r w:rsidR="00A775C3" w:rsidRPr="00B0521D">
        <w:rPr>
          <w:rFonts w:ascii="Times New Roman" w:hAnsi="Times New Roman" w:cs="Times New Roman"/>
        </w:rPr>
        <w:t>3 cấp độ tác động dữ liệu: THÊM – SỬA - XÓA</w:t>
      </w:r>
    </w:p>
    <w:tbl>
      <w:tblPr>
        <w:tblStyle w:val="TableGrid"/>
        <w:tblW w:w="5000" w:type="pct"/>
        <w:tblLayout w:type="fixed"/>
        <w:tblLook w:val="04A0" w:firstRow="1" w:lastRow="0" w:firstColumn="1" w:lastColumn="0" w:noHBand="0" w:noVBand="1"/>
      </w:tblPr>
      <w:tblGrid>
        <w:gridCol w:w="687"/>
        <w:gridCol w:w="1470"/>
        <w:gridCol w:w="2597"/>
        <w:gridCol w:w="4263"/>
      </w:tblGrid>
      <w:tr w:rsidR="002C0078" w:rsidRPr="00B0521D" w14:paraId="58648A40" w14:textId="77777777" w:rsidTr="1B75528B">
        <w:trPr>
          <w:trHeight w:val="465"/>
        </w:trPr>
        <w:tc>
          <w:tcPr>
            <w:tcW w:w="5000" w:type="pct"/>
            <w:gridSpan w:val="4"/>
            <w:shd w:val="clear" w:color="auto" w:fill="B6DDE8" w:themeFill="accent5" w:themeFillTint="66"/>
            <w:noWrap/>
            <w:hideMark/>
          </w:tcPr>
          <w:p w14:paraId="1477F0FB"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Danh sách yêu cầu an toàn</w:t>
            </w:r>
          </w:p>
        </w:tc>
      </w:tr>
      <w:tr w:rsidR="002C0078" w:rsidRPr="00B0521D" w14:paraId="0FE2A17D" w14:textId="77777777" w:rsidTr="1B75528B">
        <w:trPr>
          <w:trHeight w:val="360"/>
        </w:trPr>
        <w:tc>
          <w:tcPr>
            <w:tcW w:w="381" w:type="pct"/>
            <w:shd w:val="clear" w:color="auto" w:fill="FFFF00"/>
            <w:noWrap/>
            <w:hideMark/>
          </w:tcPr>
          <w:p w14:paraId="24189484"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STT</w:t>
            </w:r>
          </w:p>
        </w:tc>
        <w:tc>
          <w:tcPr>
            <w:tcW w:w="815" w:type="pct"/>
            <w:shd w:val="clear" w:color="auto" w:fill="FFFF00"/>
            <w:noWrap/>
            <w:hideMark/>
          </w:tcPr>
          <w:p w14:paraId="5E064892"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Nghiệp vụ</w:t>
            </w:r>
          </w:p>
        </w:tc>
        <w:tc>
          <w:tcPr>
            <w:tcW w:w="1440" w:type="pct"/>
            <w:shd w:val="clear" w:color="auto" w:fill="FFFF00"/>
            <w:noWrap/>
            <w:hideMark/>
          </w:tcPr>
          <w:p w14:paraId="321AE0DB"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Đối tượng</w:t>
            </w:r>
          </w:p>
        </w:tc>
        <w:tc>
          <w:tcPr>
            <w:tcW w:w="2364" w:type="pct"/>
            <w:shd w:val="clear" w:color="auto" w:fill="FFFF00"/>
            <w:noWrap/>
            <w:hideMark/>
          </w:tcPr>
          <w:p w14:paraId="4C3106E7"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Ghi chú</w:t>
            </w:r>
          </w:p>
        </w:tc>
      </w:tr>
      <w:tr w:rsidR="00C476EC" w:rsidRPr="00B0521D" w14:paraId="5100FBF0" w14:textId="77777777" w:rsidTr="1B75528B">
        <w:trPr>
          <w:trHeight w:val="285"/>
        </w:trPr>
        <w:tc>
          <w:tcPr>
            <w:tcW w:w="381" w:type="pct"/>
            <w:noWrap/>
            <w:hideMark/>
          </w:tcPr>
          <w:p w14:paraId="0459FC86" w14:textId="77777777" w:rsidR="00C476EC" w:rsidRPr="00B0521D" w:rsidRDefault="00C476EC" w:rsidP="00C476EC">
            <w:pPr>
              <w:rPr>
                <w:rFonts w:ascii="Times New Roman" w:hAnsi="Times New Roman" w:cs="Times New Roman"/>
                <w:sz w:val="24"/>
                <w:szCs w:val="24"/>
              </w:rPr>
            </w:pPr>
            <w:r w:rsidRPr="00B0521D">
              <w:rPr>
                <w:rFonts w:ascii="Times New Roman" w:hAnsi="Times New Roman" w:cs="Times New Roman"/>
                <w:sz w:val="24"/>
                <w:szCs w:val="24"/>
              </w:rPr>
              <w:t>1</w:t>
            </w:r>
          </w:p>
        </w:tc>
        <w:tc>
          <w:tcPr>
            <w:tcW w:w="815" w:type="pct"/>
            <w:noWrap/>
          </w:tcPr>
          <w:p w14:paraId="0B39586E" w14:textId="53866C9F" w:rsidR="00C476EC" w:rsidRPr="00B0521D" w:rsidRDefault="00C476EC" w:rsidP="00C476EC">
            <w:pPr>
              <w:rPr>
                <w:rFonts w:ascii="Times New Roman" w:hAnsi="Times New Roman" w:cs="Times New Roman"/>
                <w:sz w:val="24"/>
                <w:szCs w:val="24"/>
              </w:rPr>
            </w:pPr>
            <w:r w:rsidRPr="00B0521D">
              <w:rPr>
                <w:rFonts w:ascii="Times New Roman" w:hAnsi="Times New Roman" w:cs="Times New Roman"/>
                <w:sz w:val="24"/>
                <w:szCs w:val="24"/>
              </w:rPr>
              <w:t>Hủy logic</w:t>
            </w:r>
            <w:r w:rsidR="00465A03" w:rsidRPr="00B0521D">
              <w:rPr>
                <w:rFonts w:ascii="Times New Roman" w:hAnsi="Times New Roman" w:cs="Times New Roman"/>
                <w:sz w:val="24"/>
                <w:szCs w:val="24"/>
              </w:rPr>
              <w:t xml:space="preserve"> (xóa logic)</w:t>
            </w:r>
          </w:p>
        </w:tc>
        <w:tc>
          <w:tcPr>
            <w:tcW w:w="1440" w:type="pct"/>
            <w:noWrap/>
          </w:tcPr>
          <w:p w14:paraId="32022CD5" w14:textId="68709425" w:rsidR="00C476EC" w:rsidRPr="00B0521D" w:rsidRDefault="2E0F0D71" w:rsidP="00C476EC">
            <w:pPr>
              <w:rPr>
                <w:rFonts w:ascii="Times New Roman" w:hAnsi="Times New Roman" w:cs="Times New Roman"/>
                <w:sz w:val="24"/>
                <w:szCs w:val="24"/>
              </w:rPr>
            </w:pPr>
            <w:r w:rsidRPr="00B0521D">
              <w:rPr>
                <w:rFonts w:ascii="Times New Roman" w:hAnsi="Times New Roman" w:cs="Times New Roman"/>
                <w:sz w:val="24"/>
                <w:szCs w:val="24"/>
              </w:rPr>
              <w:t xml:space="preserve">Đơn đặt </w:t>
            </w:r>
            <w:r w:rsidR="7B533A05" w:rsidRPr="00B0521D">
              <w:rPr>
                <w:rFonts w:ascii="Times New Roman" w:hAnsi="Times New Roman" w:cs="Times New Roman"/>
                <w:sz w:val="24"/>
                <w:szCs w:val="24"/>
              </w:rPr>
              <w:t>phòng,</w:t>
            </w:r>
            <w:r w:rsidR="68064F1B" w:rsidRPr="00B0521D">
              <w:rPr>
                <w:rFonts w:ascii="Times New Roman" w:hAnsi="Times New Roman" w:cs="Times New Roman"/>
                <w:sz w:val="24"/>
                <w:szCs w:val="24"/>
              </w:rPr>
              <w:t>Chủ nhà ngưng hoạt động</w:t>
            </w:r>
            <w:r w:rsidR="7B533A05" w:rsidRPr="00B0521D">
              <w:rPr>
                <w:rFonts w:ascii="Times New Roman" w:hAnsi="Times New Roman" w:cs="Times New Roman"/>
                <w:sz w:val="24"/>
                <w:szCs w:val="24"/>
              </w:rPr>
              <w:t>, Đánh giá và nhận xét khách hàng</w:t>
            </w:r>
            <w:r w:rsidR="5B1FE53E" w:rsidRPr="00B0521D">
              <w:rPr>
                <w:rFonts w:ascii="Times New Roman" w:hAnsi="Times New Roman" w:cs="Times New Roman"/>
                <w:sz w:val="24"/>
                <w:szCs w:val="24"/>
              </w:rPr>
              <w:t>, Đơn đặt phòng</w:t>
            </w:r>
          </w:p>
        </w:tc>
        <w:tc>
          <w:tcPr>
            <w:tcW w:w="2364" w:type="pct"/>
            <w:noWrap/>
          </w:tcPr>
          <w:p w14:paraId="53DAFCCC" w14:textId="2B31D8BA" w:rsidR="00C476EC" w:rsidRPr="00B0521D" w:rsidRDefault="7B533A05" w:rsidP="004F6E79">
            <w:pPr>
              <w:pStyle w:val="ListParagraph"/>
              <w:numPr>
                <w:ilvl w:val="0"/>
                <w:numId w:val="2"/>
              </w:numPr>
              <w:rPr>
                <w:rFonts w:ascii="Times New Roman" w:hAnsi="Times New Roman" w:cs="Times New Roman"/>
                <w:sz w:val="24"/>
                <w:szCs w:val="24"/>
              </w:rPr>
            </w:pPr>
            <w:r w:rsidRPr="00B0521D">
              <w:rPr>
                <w:rFonts w:ascii="Times New Roman" w:hAnsi="Times New Roman" w:cs="Times New Roman"/>
                <w:sz w:val="24"/>
                <w:szCs w:val="24"/>
              </w:rPr>
              <w:t>Đơn đặt hàng</w:t>
            </w:r>
            <w:r w:rsidR="35D1A98D" w:rsidRPr="00B0521D">
              <w:rPr>
                <w:rFonts w:ascii="Times New Roman" w:hAnsi="Times New Roman" w:cs="Times New Roman"/>
                <w:sz w:val="24"/>
                <w:szCs w:val="24"/>
              </w:rPr>
              <w:t>:</w:t>
            </w:r>
          </w:p>
          <w:p w14:paraId="1C35511E" w14:textId="2D2804A8" w:rsidR="00C476EC" w:rsidRPr="00B0521D" w:rsidRDefault="35D1A98D" w:rsidP="46A455EF">
            <w:pPr>
              <w:pStyle w:val="ListParagraph"/>
              <w:rPr>
                <w:rFonts w:ascii="Times New Roman" w:eastAsia="Times New Roman" w:hAnsi="Times New Roman" w:cs="Times New Roman"/>
                <w:sz w:val="24"/>
                <w:szCs w:val="24"/>
              </w:rPr>
            </w:pPr>
            <w:r w:rsidRPr="00B0521D">
              <w:rPr>
                <w:rFonts w:ascii="Times New Roman" w:eastAsia="Times New Roman" w:hAnsi="Times New Roman" w:cs="Times New Roman"/>
                <w:sz w:val="24"/>
                <w:szCs w:val="24"/>
              </w:rPr>
              <w:t>Khi khách hàng yêu cầu hủy đơn đặt phòng, đơn đặt phòng này sẽ không bị xóa hoàn toàn khỏi cơ sở dữ liệu. Thay vào đó, trạng thái của nó sẽ được cập nhật thành "đã hủy", và nó sẽ không được hiển thị trong lịch sử đặt phòng đang hoạt động của khách hàng. Tuy nhiên, thông tin về đơn đặt phòng này vẫn tồn tại trong hệ thống để quản lý các truy vấn về sau hoặc để đối chiếu trong trường hợp có tranh chấp</w:t>
            </w:r>
          </w:p>
          <w:p w14:paraId="70325BDA" w14:textId="2490480F" w:rsidR="00C476EC" w:rsidRPr="00B0521D" w:rsidRDefault="35D1A98D" w:rsidP="004F6E79">
            <w:pPr>
              <w:pStyle w:val="ListParagraph"/>
              <w:numPr>
                <w:ilvl w:val="0"/>
                <w:numId w:val="2"/>
              </w:numPr>
              <w:rPr>
                <w:rFonts w:ascii="Times New Roman" w:hAnsi="Times New Roman" w:cs="Times New Roman"/>
                <w:sz w:val="24"/>
                <w:szCs w:val="24"/>
              </w:rPr>
            </w:pPr>
            <w:r w:rsidRPr="00B0521D">
              <w:rPr>
                <w:rFonts w:ascii="Times New Roman" w:hAnsi="Times New Roman" w:cs="Times New Roman"/>
                <w:sz w:val="24"/>
                <w:szCs w:val="24"/>
              </w:rPr>
              <w:t>Chủ nhà ngưng hoạt động:</w:t>
            </w:r>
          </w:p>
          <w:p w14:paraId="4AE3E778" w14:textId="0A6401D1" w:rsidR="00C476EC" w:rsidRPr="00B0521D" w:rsidRDefault="4D0740EC" w:rsidP="50BB9EA1">
            <w:pPr>
              <w:pStyle w:val="ListParagraph"/>
              <w:rPr>
                <w:rFonts w:ascii="Times New Roman" w:eastAsia="Times New Roman" w:hAnsi="Times New Roman" w:cs="Times New Roman"/>
                <w:sz w:val="24"/>
                <w:szCs w:val="24"/>
              </w:rPr>
            </w:pPr>
            <w:r w:rsidRPr="00B0521D">
              <w:rPr>
                <w:rFonts w:ascii="Times New Roman" w:eastAsia="Times New Roman" w:hAnsi="Times New Roman" w:cs="Times New Roman"/>
                <w:sz w:val="24"/>
                <w:szCs w:val="24"/>
              </w:rPr>
              <w:t>Khi một khách sạn không còn hợp tác với Agoda hoặc cần bị gỡ bỏ khỏi danh sách, dữ liệu của khách sạn sẽ được đánh dấu là "không hoạt động". Thông tin về khách sạn sẽ không hiển thị cho người dùng, nhưng vẫn được lưu trữ trong cơ sở dữ liệu để duy trì lịch sử và cho các mục đích kiểm toán hoặc báo cáo.</w:t>
            </w:r>
          </w:p>
          <w:p w14:paraId="6C16D3B3" w14:textId="4E11F8D9" w:rsidR="00C476EC" w:rsidRPr="00B0521D" w:rsidRDefault="7B533A05" w:rsidP="004F6E79">
            <w:pPr>
              <w:pStyle w:val="ListParagraph"/>
              <w:numPr>
                <w:ilvl w:val="0"/>
                <w:numId w:val="2"/>
              </w:numPr>
              <w:rPr>
                <w:rFonts w:ascii="Times New Roman" w:hAnsi="Times New Roman" w:cs="Times New Roman"/>
                <w:sz w:val="24"/>
                <w:szCs w:val="24"/>
              </w:rPr>
            </w:pPr>
            <w:r w:rsidRPr="00B0521D">
              <w:rPr>
                <w:rFonts w:ascii="Times New Roman" w:hAnsi="Times New Roman" w:cs="Times New Roman"/>
                <w:sz w:val="24"/>
                <w:szCs w:val="24"/>
              </w:rPr>
              <w:t>Đánh giá và nhận xét khách hàng</w:t>
            </w:r>
            <w:r w:rsidR="63E33429" w:rsidRPr="00B0521D">
              <w:rPr>
                <w:rFonts w:ascii="Times New Roman" w:hAnsi="Times New Roman" w:cs="Times New Roman"/>
                <w:sz w:val="24"/>
                <w:szCs w:val="24"/>
              </w:rPr>
              <w:t>:</w:t>
            </w:r>
          </w:p>
          <w:p w14:paraId="187EBC0D" w14:textId="2CB03287" w:rsidR="00C476EC" w:rsidRPr="00B0521D" w:rsidRDefault="1BCDA68C" w:rsidP="004F6E79">
            <w:pPr>
              <w:pStyle w:val="ListParagraph"/>
              <w:numPr>
                <w:ilvl w:val="0"/>
                <w:numId w:val="2"/>
              </w:numPr>
              <w:rPr>
                <w:rFonts w:ascii="Times New Roman" w:hAnsi="Times New Roman" w:cs="Times New Roman"/>
                <w:sz w:val="24"/>
                <w:szCs w:val="24"/>
              </w:rPr>
            </w:pPr>
            <w:r w:rsidRPr="00B0521D">
              <w:rPr>
                <w:rFonts w:ascii="Times New Roman" w:hAnsi="Times New Roman" w:cs="Times New Roman"/>
                <w:sz w:val="24"/>
                <w:szCs w:val="24"/>
              </w:rPr>
              <w:t>Đơn đặt phòng</w:t>
            </w:r>
            <w:r w:rsidR="38CDF2BD" w:rsidRPr="00B0521D">
              <w:rPr>
                <w:rFonts w:ascii="Times New Roman" w:hAnsi="Times New Roman" w:cs="Times New Roman"/>
                <w:sz w:val="24"/>
                <w:szCs w:val="24"/>
              </w:rPr>
              <w:t>: sẽ được xóa logic sau khi khách hàng yêu cầu hủy đơn hàng</w:t>
            </w:r>
          </w:p>
        </w:tc>
      </w:tr>
      <w:tr w:rsidR="00C476EC" w:rsidRPr="00B0521D" w14:paraId="62B19C0E" w14:textId="77777777" w:rsidTr="1B75528B">
        <w:trPr>
          <w:trHeight w:val="285"/>
        </w:trPr>
        <w:tc>
          <w:tcPr>
            <w:tcW w:w="381" w:type="pct"/>
            <w:noWrap/>
            <w:hideMark/>
          </w:tcPr>
          <w:p w14:paraId="2DCE0F63" w14:textId="77777777" w:rsidR="00C476EC" w:rsidRPr="00B0521D" w:rsidRDefault="00C476EC" w:rsidP="00C476EC">
            <w:pPr>
              <w:rPr>
                <w:rFonts w:ascii="Times New Roman" w:hAnsi="Times New Roman" w:cs="Times New Roman"/>
                <w:sz w:val="24"/>
                <w:szCs w:val="24"/>
              </w:rPr>
            </w:pPr>
            <w:r w:rsidRPr="00B0521D">
              <w:rPr>
                <w:rFonts w:ascii="Times New Roman" w:hAnsi="Times New Roman" w:cs="Times New Roman"/>
                <w:sz w:val="24"/>
                <w:szCs w:val="24"/>
              </w:rPr>
              <w:lastRenderedPageBreak/>
              <w:t>2</w:t>
            </w:r>
          </w:p>
        </w:tc>
        <w:tc>
          <w:tcPr>
            <w:tcW w:w="815" w:type="pct"/>
            <w:noWrap/>
          </w:tcPr>
          <w:p w14:paraId="553123B4" w14:textId="2E63DF39" w:rsidR="00C476EC" w:rsidRPr="00B0521D" w:rsidRDefault="00C476EC" w:rsidP="00C476EC">
            <w:pPr>
              <w:rPr>
                <w:rFonts w:ascii="Times New Roman" w:hAnsi="Times New Roman" w:cs="Times New Roman"/>
                <w:sz w:val="24"/>
                <w:szCs w:val="24"/>
              </w:rPr>
            </w:pPr>
            <w:r w:rsidRPr="00B0521D">
              <w:rPr>
                <w:rFonts w:ascii="Times New Roman" w:hAnsi="Times New Roman" w:cs="Times New Roman"/>
                <w:sz w:val="24"/>
                <w:szCs w:val="24"/>
              </w:rPr>
              <w:t>Hủy thật sự</w:t>
            </w:r>
            <w:r w:rsidR="00465A03" w:rsidRPr="00B0521D">
              <w:rPr>
                <w:rFonts w:ascii="Times New Roman" w:hAnsi="Times New Roman" w:cs="Times New Roman"/>
                <w:sz w:val="24"/>
                <w:szCs w:val="24"/>
              </w:rPr>
              <w:t xml:space="preserve"> (xóa vật lý)</w:t>
            </w:r>
          </w:p>
        </w:tc>
        <w:tc>
          <w:tcPr>
            <w:tcW w:w="1440" w:type="pct"/>
            <w:noWrap/>
          </w:tcPr>
          <w:p w14:paraId="593388F4" w14:textId="1B6FBB64" w:rsidR="00885D00" w:rsidRPr="00B0521D" w:rsidRDefault="1A2BFD57" w:rsidP="00C476EC">
            <w:pPr>
              <w:rPr>
                <w:rFonts w:ascii="Times New Roman" w:hAnsi="Times New Roman" w:cs="Times New Roman"/>
                <w:sz w:val="24"/>
                <w:szCs w:val="24"/>
              </w:rPr>
            </w:pPr>
            <w:r w:rsidRPr="00B0521D">
              <w:rPr>
                <w:rFonts w:ascii="Times New Roman" w:hAnsi="Times New Roman" w:cs="Times New Roman"/>
                <w:sz w:val="24"/>
                <w:szCs w:val="24"/>
              </w:rPr>
              <w:t>Báo cáo kinh doanh</w:t>
            </w:r>
          </w:p>
        </w:tc>
        <w:tc>
          <w:tcPr>
            <w:tcW w:w="2364" w:type="pct"/>
            <w:noWrap/>
          </w:tcPr>
          <w:p w14:paraId="2919ED4E" w14:textId="2E2F800E" w:rsidR="00885D00" w:rsidRPr="00B0521D" w:rsidRDefault="6C6B8D36" w:rsidP="00C476EC">
            <w:pPr>
              <w:rPr>
                <w:rFonts w:ascii="Times New Roman" w:hAnsi="Times New Roman" w:cs="Times New Roman"/>
                <w:sz w:val="24"/>
                <w:szCs w:val="24"/>
              </w:rPr>
            </w:pPr>
            <w:r w:rsidRPr="00B0521D">
              <w:rPr>
                <w:rFonts w:ascii="Times New Roman" w:hAnsi="Times New Roman" w:cs="Times New Roman"/>
                <w:sz w:val="24"/>
                <w:szCs w:val="24"/>
              </w:rPr>
              <w:t>Báo cáo kinh doanh</w:t>
            </w:r>
            <w:r w:rsidRPr="00B0521D">
              <w:rPr>
                <w:rFonts w:ascii="Times New Roman" w:eastAsia="Times New Roman" w:hAnsi="Times New Roman" w:cs="Times New Roman"/>
                <w:sz w:val="24"/>
                <w:szCs w:val="24"/>
              </w:rPr>
              <w:t xml:space="preserve"> : Các báo cáo kinh doanh sẽ được tự động hủy hoàn toàn sau thời hạn 10 năm để tuân thủ các quy định về lưu trữ dữ liệu và bảo mật thông tin.</w:t>
            </w:r>
          </w:p>
        </w:tc>
      </w:tr>
      <w:tr w:rsidR="00C476EC" w:rsidRPr="00B0521D" w14:paraId="27483D8E" w14:textId="77777777" w:rsidTr="1B75528B">
        <w:trPr>
          <w:trHeight w:val="285"/>
        </w:trPr>
        <w:tc>
          <w:tcPr>
            <w:tcW w:w="381" w:type="pct"/>
            <w:noWrap/>
            <w:hideMark/>
          </w:tcPr>
          <w:p w14:paraId="52BCB34E" w14:textId="77777777" w:rsidR="00C476EC" w:rsidRPr="00B0521D" w:rsidRDefault="00C476EC" w:rsidP="00C476EC">
            <w:pPr>
              <w:rPr>
                <w:rFonts w:ascii="Times New Roman" w:hAnsi="Times New Roman" w:cs="Times New Roman"/>
                <w:sz w:val="24"/>
                <w:szCs w:val="24"/>
              </w:rPr>
            </w:pPr>
            <w:r w:rsidRPr="00B0521D">
              <w:rPr>
                <w:rFonts w:ascii="Times New Roman" w:hAnsi="Times New Roman" w:cs="Times New Roman"/>
                <w:sz w:val="24"/>
                <w:szCs w:val="24"/>
              </w:rPr>
              <w:t>3</w:t>
            </w:r>
          </w:p>
        </w:tc>
        <w:tc>
          <w:tcPr>
            <w:tcW w:w="815" w:type="pct"/>
            <w:noWrap/>
          </w:tcPr>
          <w:p w14:paraId="2C379898" w14:textId="69E9A929" w:rsidR="00C476EC" w:rsidRPr="00B0521D" w:rsidRDefault="6FBAF9DA" w:rsidP="00C476EC">
            <w:pPr>
              <w:rPr>
                <w:rFonts w:ascii="Times New Roman" w:hAnsi="Times New Roman" w:cs="Times New Roman"/>
                <w:sz w:val="24"/>
                <w:szCs w:val="24"/>
              </w:rPr>
            </w:pPr>
            <w:r w:rsidRPr="00B0521D">
              <w:rPr>
                <w:rFonts w:ascii="Times New Roman" w:hAnsi="Times New Roman" w:cs="Times New Roman"/>
                <w:sz w:val="24"/>
                <w:szCs w:val="24"/>
              </w:rPr>
              <w:t>Đọc/Xem dữ liệu</w:t>
            </w:r>
          </w:p>
        </w:tc>
        <w:tc>
          <w:tcPr>
            <w:tcW w:w="1440" w:type="pct"/>
            <w:noWrap/>
          </w:tcPr>
          <w:p w14:paraId="6BE5D037" w14:textId="7FC92BF0" w:rsidR="00C476EC" w:rsidRPr="00B0521D" w:rsidRDefault="11382070" w:rsidP="00C476EC">
            <w:pPr>
              <w:rPr>
                <w:rFonts w:ascii="Times New Roman" w:hAnsi="Times New Roman" w:cs="Times New Roman"/>
                <w:sz w:val="24"/>
                <w:szCs w:val="24"/>
              </w:rPr>
            </w:pPr>
            <w:r w:rsidRPr="00B0521D">
              <w:rPr>
                <w:rFonts w:ascii="Times New Roman" w:hAnsi="Times New Roman" w:cs="Times New Roman"/>
                <w:sz w:val="24"/>
                <w:szCs w:val="24"/>
              </w:rPr>
              <w:t>Danh sách khách sạn,</w:t>
            </w:r>
            <w:r w:rsidR="08A558FB" w:rsidRPr="00B0521D">
              <w:rPr>
                <w:rFonts w:ascii="Times New Roman" w:hAnsi="Times New Roman" w:cs="Times New Roman"/>
                <w:sz w:val="24"/>
                <w:szCs w:val="24"/>
              </w:rPr>
              <w:t xml:space="preserve">, thông tin </w:t>
            </w:r>
            <w:r w:rsidR="04514700" w:rsidRPr="00B0521D">
              <w:rPr>
                <w:rFonts w:ascii="Times New Roman" w:hAnsi="Times New Roman" w:cs="Times New Roman"/>
                <w:sz w:val="24"/>
                <w:szCs w:val="24"/>
              </w:rPr>
              <w:t>cá nhân</w:t>
            </w:r>
            <w:r w:rsidR="08A558FB" w:rsidRPr="00B0521D">
              <w:rPr>
                <w:rFonts w:ascii="Times New Roman" w:hAnsi="Times New Roman" w:cs="Times New Roman"/>
                <w:sz w:val="24"/>
                <w:szCs w:val="24"/>
              </w:rPr>
              <w:t>, khuyến mãi và ưu đãi</w:t>
            </w:r>
          </w:p>
        </w:tc>
        <w:tc>
          <w:tcPr>
            <w:tcW w:w="2364" w:type="pct"/>
            <w:noWrap/>
          </w:tcPr>
          <w:p w14:paraId="27162B21" w14:textId="336905E1" w:rsidR="00C476EC" w:rsidRPr="00B0521D" w:rsidRDefault="567D27C6" w:rsidP="3928486B">
            <w:pPr>
              <w:rPr>
                <w:rFonts w:ascii="Times New Roman" w:hAnsi="Times New Roman" w:cs="Times New Roman"/>
                <w:sz w:val="24"/>
                <w:szCs w:val="24"/>
              </w:rPr>
            </w:pPr>
            <w:r w:rsidRPr="00B0521D">
              <w:rPr>
                <w:rFonts w:ascii="Times New Roman" w:hAnsi="Times New Roman" w:cs="Times New Roman"/>
                <w:sz w:val="24"/>
                <w:szCs w:val="24"/>
              </w:rPr>
              <w:t>Người sử dụng được quyền truy cập vào dữ liệu Danh sách khách sạn, thông tin cá nhân, khuyến mãi và ưu đãi để sử dụng và đảm bảo dữ liệu sẽ không bị xóa vật lý, xóa l</w:t>
            </w:r>
            <w:r w:rsidR="78ED9EDE" w:rsidRPr="00B0521D">
              <w:rPr>
                <w:rFonts w:ascii="Times New Roman" w:hAnsi="Times New Roman" w:cs="Times New Roman"/>
                <w:sz w:val="24"/>
                <w:szCs w:val="24"/>
              </w:rPr>
              <w:t>ogic</w:t>
            </w:r>
          </w:p>
          <w:p w14:paraId="6A71B561" w14:textId="70A9ECA1" w:rsidR="00C476EC" w:rsidRPr="00B0521D" w:rsidRDefault="00C476EC" w:rsidP="00C476EC">
            <w:pPr>
              <w:rPr>
                <w:rFonts w:ascii="Times New Roman" w:hAnsi="Times New Roman" w:cs="Times New Roman"/>
                <w:sz w:val="24"/>
                <w:szCs w:val="24"/>
              </w:rPr>
            </w:pPr>
          </w:p>
        </w:tc>
      </w:tr>
      <w:tr w:rsidR="00C476EC" w:rsidRPr="00B0521D" w14:paraId="770CE7B5" w14:textId="77777777" w:rsidTr="1B75528B">
        <w:trPr>
          <w:trHeight w:val="285"/>
        </w:trPr>
        <w:tc>
          <w:tcPr>
            <w:tcW w:w="381" w:type="pct"/>
            <w:noWrap/>
            <w:hideMark/>
          </w:tcPr>
          <w:p w14:paraId="196E38F8" w14:textId="77777777" w:rsidR="00C476EC" w:rsidRPr="00B0521D" w:rsidRDefault="00C476EC" w:rsidP="00C476EC">
            <w:pPr>
              <w:rPr>
                <w:rFonts w:ascii="Times New Roman" w:hAnsi="Times New Roman" w:cs="Times New Roman"/>
                <w:sz w:val="24"/>
                <w:szCs w:val="24"/>
              </w:rPr>
            </w:pPr>
            <w:r w:rsidRPr="00B0521D">
              <w:rPr>
                <w:rFonts w:ascii="Times New Roman" w:hAnsi="Times New Roman" w:cs="Times New Roman"/>
                <w:sz w:val="24"/>
                <w:szCs w:val="24"/>
              </w:rPr>
              <w:t>4</w:t>
            </w:r>
          </w:p>
        </w:tc>
        <w:tc>
          <w:tcPr>
            <w:tcW w:w="815" w:type="pct"/>
            <w:noWrap/>
          </w:tcPr>
          <w:p w14:paraId="6BD2C1BF" w14:textId="5D25E732" w:rsidR="00C476EC" w:rsidRPr="00B0521D" w:rsidRDefault="00C476EC" w:rsidP="3928486B">
            <w:pPr>
              <w:rPr>
                <w:rFonts w:ascii="Times New Roman" w:hAnsi="Times New Roman" w:cs="Times New Roman"/>
                <w:sz w:val="24"/>
                <w:szCs w:val="24"/>
              </w:rPr>
            </w:pPr>
            <w:r w:rsidRPr="00B0521D">
              <w:rPr>
                <w:rFonts w:ascii="Times New Roman" w:hAnsi="Times New Roman" w:cs="Times New Roman"/>
                <w:sz w:val="24"/>
                <w:szCs w:val="24"/>
              </w:rPr>
              <w:t>Phục hồi</w:t>
            </w:r>
          </w:p>
          <w:p w14:paraId="348C4767" w14:textId="5EC74D57" w:rsidR="00C476EC" w:rsidRPr="00B0521D" w:rsidRDefault="00C476EC" w:rsidP="00C476EC">
            <w:pPr>
              <w:rPr>
                <w:rFonts w:ascii="Times New Roman" w:hAnsi="Times New Roman" w:cs="Times New Roman"/>
                <w:sz w:val="24"/>
                <w:szCs w:val="24"/>
              </w:rPr>
            </w:pPr>
          </w:p>
        </w:tc>
        <w:tc>
          <w:tcPr>
            <w:tcW w:w="1440" w:type="pct"/>
            <w:noWrap/>
          </w:tcPr>
          <w:p w14:paraId="5ECC3DB2" w14:textId="68709425" w:rsidR="00C476EC" w:rsidRPr="00B0521D" w:rsidRDefault="33277E10" w:rsidP="724E5253">
            <w:pPr>
              <w:rPr>
                <w:rFonts w:ascii="Times New Roman" w:hAnsi="Times New Roman" w:cs="Times New Roman"/>
                <w:sz w:val="24"/>
                <w:szCs w:val="24"/>
              </w:rPr>
            </w:pPr>
            <w:r w:rsidRPr="00B0521D">
              <w:rPr>
                <w:rFonts w:ascii="Times New Roman" w:hAnsi="Times New Roman" w:cs="Times New Roman"/>
                <w:sz w:val="24"/>
                <w:szCs w:val="24"/>
              </w:rPr>
              <w:t>Đơn đặt phòng,Chủ nhà ngưng hoạt động, Đánh giá và nhận xét khách hàng, Đơn đặt phòng</w:t>
            </w:r>
          </w:p>
          <w:p w14:paraId="049C14EF" w14:textId="004080A3" w:rsidR="00C476EC" w:rsidRPr="00B0521D" w:rsidRDefault="00C476EC" w:rsidP="00C476EC">
            <w:pPr>
              <w:rPr>
                <w:rFonts w:ascii="Times New Roman" w:hAnsi="Times New Roman" w:cs="Times New Roman"/>
                <w:sz w:val="24"/>
                <w:szCs w:val="24"/>
              </w:rPr>
            </w:pPr>
          </w:p>
        </w:tc>
        <w:tc>
          <w:tcPr>
            <w:tcW w:w="2364" w:type="pct"/>
            <w:noWrap/>
          </w:tcPr>
          <w:p w14:paraId="72DBD87B" w14:textId="563E050A" w:rsidR="00C476EC" w:rsidRPr="00B0521D" w:rsidRDefault="008F3136" w:rsidP="00C476EC">
            <w:pPr>
              <w:rPr>
                <w:rFonts w:ascii="Times New Roman" w:hAnsi="Times New Roman" w:cs="Times New Roman"/>
                <w:sz w:val="24"/>
                <w:szCs w:val="24"/>
              </w:rPr>
            </w:pPr>
            <w:r w:rsidRPr="00B0521D">
              <w:rPr>
                <w:rFonts w:ascii="Times New Roman" w:hAnsi="Times New Roman" w:cs="Times New Roman"/>
                <w:sz w:val="24"/>
                <w:szCs w:val="24"/>
              </w:rPr>
              <w:t>Các dữ liệu đã hủy logic có thể được phục hồi lại (nếu chưa bị hủy thực sự)</w:t>
            </w:r>
          </w:p>
        </w:tc>
      </w:tr>
      <w:tr w:rsidR="002C0078" w:rsidRPr="00B0521D" w14:paraId="4C194811" w14:textId="77777777" w:rsidTr="1B75528B">
        <w:trPr>
          <w:trHeight w:val="285"/>
        </w:trPr>
        <w:tc>
          <w:tcPr>
            <w:tcW w:w="381" w:type="pct"/>
            <w:noWrap/>
            <w:hideMark/>
          </w:tcPr>
          <w:p w14:paraId="452202DD" w14:textId="77777777" w:rsidR="002C0078" w:rsidRPr="00B0521D" w:rsidRDefault="002C0078" w:rsidP="00C408A2">
            <w:pPr>
              <w:rPr>
                <w:rFonts w:ascii="Times New Roman" w:hAnsi="Times New Roman" w:cs="Times New Roman"/>
              </w:rPr>
            </w:pPr>
            <w:r w:rsidRPr="00B0521D">
              <w:rPr>
                <w:rFonts w:ascii="Times New Roman" w:hAnsi="Times New Roman" w:cs="Times New Roman"/>
              </w:rPr>
              <w:t>5</w:t>
            </w:r>
          </w:p>
        </w:tc>
        <w:tc>
          <w:tcPr>
            <w:tcW w:w="815" w:type="pct"/>
            <w:noWrap/>
          </w:tcPr>
          <w:p w14:paraId="33BB1CE3" w14:textId="5ED206A5" w:rsidR="002C0078" w:rsidRPr="00B0521D" w:rsidRDefault="6F716E40" w:rsidP="00C408A2">
            <w:pPr>
              <w:rPr>
                <w:rFonts w:ascii="Times New Roman" w:hAnsi="Times New Roman" w:cs="Times New Roman"/>
              </w:rPr>
            </w:pPr>
            <w:r w:rsidRPr="00B0521D">
              <w:rPr>
                <w:rFonts w:ascii="Times New Roman" w:hAnsi="Times New Roman" w:cs="Times New Roman"/>
              </w:rPr>
              <w:t>Ghi dữ liệu</w:t>
            </w:r>
          </w:p>
          <w:p w14:paraId="44D4B8B8" w14:textId="2E64209B" w:rsidR="002C0078" w:rsidRPr="00B0521D" w:rsidRDefault="002C0078" w:rsidP="00C408A2">
            <w:pPr>
              <w:rPr>
                <w:rFonts w:ascii="Times New Roman" w:hAnsi="Times New Roman" w:cs="Times New Roman"/>
              </w:rPr>
            </w:pPr>
          </w:p>
        </w:tc>
        <w:tc>
          <w:tcPr>
            <w:tcW w:w="1440" w:type="pct"/>
            <w:noWrap/>
          </w:tcPr>
          <w:p w14:paraId="2FBF3BEB" w14:textId="25885106" w:rsidR="002C0078" w:rsidRPr="00B0521D" w:rsidRDefault="46E889FC" w:rsidP="00C408A2">
            <w:pPr>
              <w:rPr>
                <w:rFonts w:ascii="Times New Roman" w:hAnsi="Times New Roman" w:cs="Times New Roman"/>
              </w:rPr>
            </w:pPr>
            <w:r w:rsidRPr="00B0521D">
              <w:rPr>
                <w:rFonts w:ascii="Times New Roman" w:hAnsi="Times New Roman" w:cs="Times New Roman"/>
              </w:rPr>
              <w:t>Đơn đặt phòng,thông tin khách sạn, thông tin tài khoản người dùng, dữ liệu báo cáo kinh doanh</w:t>
            </w:r>
            <w:r w:rsidR="48151F1B" w:rsidRPr="00B0521D">
              <w:rPr>
                <w:rFonts w:ascii="Times New Roman" w:hAnsi="Times New Roman" w:cs="Times New Roman"/>
              </w:rPr>
              <w:t>, đánh giá nhận xét , thông tin cá nhân người dùng</w:t>
            </w:r>
          </w:p>
        </w:tc>
        <w:tc>
          <w:tcPr>
            <w:tcW w:w="2364" w:type="pct"/>
            <w:noWrap/>
          </w:tcPr>
          <w:p w14:paraId="5555D1FB" w14:textId="3F9045D8" w:rsidR="002C0078" w:rsidRPr="00B0521D" w:rsidRDefault="48151F1B" w:rsidP="31FC7758">
            <w:pPr>
              <w:rPr>
                <w:rFonts w:ascii="Times New Roman" w:hAnsi="Times New Roman" w:cs="Times New Roman"/>
              </w:rPr>
            </w:pPr>
            <w:r w:rsidRPr="00B0521D">
              <w:rPr>
                <w:rFonts w:ascii="Times New Roman" w:hAnsi="Times New Roman" w:cs="Times New Roman"/>
              </w:rPr>
              <w:t xml:space="preserve">Đơn đặt phòng: Khách hàng, </w:t>
            </w:r>
            <w:r w:rsidRPr="00B0521D">
              <w:rPr>
                <w:rFonts w:ascii="Times New Roman" w:eastAsia="Times New Roman" w:hAnsi="Times New Roman" w:cs="Times New Roman"/>
              </w:rPr>
              <w:t>nhân viên hỗ trợ khách hàng</w:t>
            </w:r>
          </w:p>
          <w:p w14:paraId="5792584B" w14:textId="792B1C08" w:rsidR="002C0078" w:rsidRPr="00B0521D" w:rsidRDefault="48151F1B" w:rsidP="7041B388">
            <w:pPr>
              <w:rPr>
                <w:rFonts w:ascii="Times New Roman" w:hAnsi="Times New Roman" w:cs="Times New Roman"/>
              </w:rPr>
            </w:pPr>
            <w:r w:rsidRPr="00B0521D">
              <w:rPr>
                <w:rFonts w:ascii="Times New Roman" w:eastAsia="Times New Roman" w:hAnsi="Times New Roman" w:cs="Times New Roman"/>
                <w:b/>
                <w:bCs/>
              </w:rPr>
              <w:t>Khách hàng</w:t>
            </w:r>
            <w:r w:rsidRPr="00B0521D">
              <w:rPr>
                <w:rFonts w:ascii="Times New Roman" w:eastAsia="Times New Roman" w:hAnsi="Times New Roman" w:cs="Times New Roman"/>
              </w:rPr>
              <w:t xml:space="preserve"> có thể tạo mới đơn đặt phòng khi họ đặt phòng qua trang web hoặc ứng dụng</w:t>
            </w:r>
          </w:p>
          <w:p w14:paraId="743DF5C7" w14:textId="18704DB8" w:rsidR="002C0078" w:rsidRPr="00B0521D" w:rsidRDefault="48151F1B" w:rsidP="7041B388">
            <w:pPr>
              <w:rPr>
                <w:rFonts w:ascii="Times New Roman" w:hAnsi="Times New Roman" w:cs="Times New Roman"/>
              </w:rPr>
            </w:pPr>
            <w:r w:rsidRPr="00B0521D">
              <w:rPr>
                <w:rFonts w:ascii="Times New Roman" w:eastAsia="Times New Roman" w:hAnsi="Times New Roman" w:cs="Times New Roman"/>
                <w:b/>
                <w:bCs/>
              </w:rPr>
              <w:t>Nhân viên hỗ trợ khách hàng</w:t>
            </w:r>
            <w:r w:rsidRPr="00B0521D">
              <w:rPr>
                <w:rFonts w:ascii="Times New Roman" w:eastAsia="Times New Roman" w:hAnsi="Times New Roman" w:cs="Times New Roman"/>
              </w:rPr>
              <w:t xml:space="preserve"> có thể cập nhật hoặc hủy đơn đặt phòng nếu có yêu cầu từ khách hàng</w:t>
            </w:r>
          </w:p>
          <w:p w14:paraId="1E5DB199" w14:textId="21B6F1CC" w:rsidR="002C0078" w:rsidRPr="00B0521D" w:rsidRDefault="48151F1B" w:rsidP="17633660">
            <w:pPr>
              <w:rPr>
                <w:rFonts w:ascii="Times New Roman" w:eastAsia="Times New Roman" w:hAnsi="Times New Roman" w:cs="Times New Roman"/>
              </w:rPr>
            </w:pPr>
            <w:r w:rsidRPr="00B0521D">
              <w:rPr>
                <w:rFonts w:ascii="Times New Roman" w:eastAsia="Times New Roman" w:hAnsi="Times New Roman" w:cs="Times New Roman"/>
              </w:rPr>
              <w:t xml:space="preserve">Thông tin khách sạn: Nhân viên quản lý khách sạn </w:t>
            </w:r>
          </w:p>
          <w:p w14:paraId="1B85A733" w14:textId="06F84DF9" w:rsidR="002C0078" w:rsidRPr="00B0521D" w:rsidRDefault="48151F1B" w:rsidP="004F6E79">
            <w:pPr>
              <w:pStyle w:val="ListParagraph"/>
              <w:numPr>
                <w:ilvl w:val="0"/>
                <w:numId w:val="2"/>
              </w:numPr>
              <w:spacing w:before="0"/>
              <w:rPr>
                <w:rFonts w:ascii="Times New Roman" w:eastAsia="Times New Roman" w:hAnsi="Times New Roman" w:cs="Times New Roman"/>
              </w:rPr>
            </w:pPr>
            <w:r w:rsidRPr="00B0521D">
              <w:rPr>
                <w:rFonts w:ascii="Times New Roman" w:eastAsia="Times New Roman" w:hAnsi="Times New Roman" w:cs="Times New Roman"/>
                <w:b/>
                <w:bCs/>
              </w:rPr>
              <w:t>Nhân viên quản lý khách sạn</w:t>
            </w:r>
            <w:r w:rsidRPr="00B0521D">
              <w:rPr>
                <w:rFonts w:ascii="Times New Roman" w:eastAsia="Times New Roman" w:hAnsi="Times New Roman" w:cs="Times New Roman"/>
              </w:rPr>
              <w:t xml:space="preserve"> có thể cập nhật thông tin về phòng, giá cả, tiện nghi, và các chính sách.</w:t>
            </w:r>
          </w:p>
          <w:p w14:paraId="47BDCF96" w14:textId="11B9D898" w:rsidR="002C0078" w:rsidRPr="00B0521D" w:rsidRDefault="48151F1B" w:rsidP="1B75528B">
            <w:pPr>
              <w:rPr>
                <w:rFonts w:ascii="Times New Roman" w:eastAsia="Times New Roman" w:hAnsi="Times New Roman" w:cs="Times New Roman"/>
              </w:rPr>
            </w:pPr>
            <w:r w:rsidRPr="00B0521D">
              <w:rPr>
                <w:rFonts w:ascii="Times New Roman" w:eastAsia="Times New Roman" w:hAnsi="Times New Roman" w:cs="Times New Roman"/>
              </w:rPr>
              <w:t xml:space="preserve">Đánh giá nhận xét: Khách hàng </w:t>
            </w:r>
          </w:p>
          <w:p w14:paraId="259CF794" w14:textId="4D60CE1A" w:rsidR="002C0078" w:rsidRPr="00B0521D" w:rsidRDefault="48151F1B" w:rsidP="004F6E79">
            <w:pPr>
              <w:pStyle w:val="ListParagraph"/>
              <w:numPr>
                <w:ilvl w:val="0"/>
                <w:numId w:val="2"/>
              </w:numPr>
              <w:spacing w:before="0"/>
              <w:rPr>
                <w:rFonts w:ascii="Times New Roman" w:eastAsia="Times New Roman" w:hAnsi="Times New Roman" w:cs="Times New Roman"/>
              </w:rPr>
            </w:pPr>
            <w:r w:rsidRPr="00B0521D">
              <w:rPr>
                <w:rFonts w:ascii="Times New Roman" w:eastAsia="Times New Roman" w:hAnsi="Times New Roman" w:cs="Times New Roman"/>
                <w:b/>
                <w:bCs/>
              </w:rPr>
              <w:t>Khách hàng</w:t>
            </w:r>
            <w:r w:rsidRPr="00B0521D">
              <w:rPr>
                <w:rFonts w:ascii="Times New Roman" w:eastAsia="Times New Roman" w:hAnsi="Times New Roman" w:cs="Times New Roman"/>
              </w:rPr>
              <w:t xml:space="preserve"> có thể viết và gửi đánh giá sau khi hoàn tất chuyến đi.</w:t>
            </w:r>
          </w:p>
          <w:p w14:paraId="7A4CB490" w14:textId="21FD16F6" w:rsidR="002C0078" w:rsidRPr="00B0521D" w:rsidRDefault="48151F1B" w:rsidP="1B75528B">
            <w:pPr>
              <w:rPr>
                <w:rFonts w:ascii="Times New Roman" w:eastAsia="Times New Roman" w:hAnsi="Times New Roman" w:cs="Times New Roman"/>
              </w:rPr>
            </w:pPr>
            <w:r w:rsidRPr="00B0521D">
              <w:rPr>
                <w:rFonts w:ascii="Times New Roman" w:eastAsia="Times New Roman" w:hAnsi="Times New Roman" w:cs="Times New Roman"/>
              </w:rPr>
              <w:t xml:space="preserve">Thông tin cá nhân người dùng: Khách hàng </w:t>
            </w:r>
          </w:p>
          <w:p w14:paraId="493C3244" w14:textId="789338AC" w:rsidR="002C0078" w:rsidRPr="00B0521D" w:rsidRDefault="48151F1B" w:rsidP="004F6E79">
            <w:pPr>
              <w:pStyle w:val="ListParagraph"/>
              <w:numPr>
                <w:ilvl w:val="0"/>
                <w:numId w:val="2"/>
              </w:numPr>
              <w:spacing w:before="0"/>
              <w:rPr>
                <w:rFonts w:ascii="Times New Roman" w:eastAsia="Times New Roman" w:hAnsi="Times New Roman" w:cs="Times New Roman"/>
              </w:rPr>
            </w:pPr>
            <w:r w:rsidRPr="00B0521D">
              <w:rPr>
                <w:rFonts w:ascii="Times New Roman" w:eastAsia="Times New Roman" w:hAnsi="Times New Roman" w:cs="Times New Roman"/>
                <w:b/>
                <w:bCs/>
              </w:rPr>
              <w:t>Người dùng</w:t>
            </w:r>
            <w:r w:rsidRPr="00B0521D">
              <w:rPr>
                <w:rFonts w:ascii="Times New Roman" w:eastAsia="Times New Roman" w:hAnsi="Times New Roman" w:cs="Times New Roman"/>
              </w:rPr>
              <w:t xml:space="preserve"> có thể cập nhật thông tin cá nhân như email, số điện thoại, địa chỉ.</w:t>
            </w:r>
          </w:p>
          <w:p w14:paraId="59F01792" w14:textId="75B453BB" w:rsidR="002C0078" w:rsidRPr="00B0521D" w:rsidRDefault="002C0078" w:rsidP="00CB68C6">
            <w:pPr>
              <w:pStyle w:val="ListParagraph"/>
              <w:spacing w:before="0"/>
              <w:rPr>
                <w:rFonts w:ascii="Times New Roman" w:eastAsia="Times New Roman" w:hAnsi="Times New Roman" w:cs="Times New Roman"/>
              </w:rPr>
            </w:pPr>
          </w:p>
          <w:p w14:paraId="776EAD62" w14:textId="7153242E" w:rsidR="002C0078" w:rsidRPr="00B0521D" w:rsidRDefault="48151F1B" w:rsidP="1B75528B">
            <w:pPr>
              <w:rPr>
                <w:rFonts w:ascii="Times New Roman" w:eastAsia="Times New Roman" w:hAnsi="Times New Roman" w:cs="Times New Roman"/>
              </w:rPr>
            </w:pPr>
            <w:r w:rsidRPr="00B0521D">
              <w:rPr>
                <w:rFonts w:ascii="Times New Roman" w:eastAsia="Times New Roman" w:hAnsi="Times New Roman" w:cs="Times New Roman"/>
              </w:rPr>
              <w:lastRenderedPageBreak/>
              <w:t>Báo cáo kinh doanh:</w:t>
            </w:r>
          </w:p>
          <w:p w14:paraId="25C02327" w14:textId="772CF083" w:rsidR="002C0078" w:rsidRPr="00B0521D" w:rsidRDefault="3CD8FBCA" w:rsidP="004F6E79">
            <w:pPr>
              <w:pStyle w:val="ListParagraph"/>
              <w:numPr>
                <w:ilvl w:val="0"/>
                <w:numId w:val="2"/>
              </w:numPr>
              <w:spacing w:before="0"/>
              <w:rPr>
                <w:rFonts w:ascii="Times New Roman" w:eastAsia="Times New Roman" w:hAnsi="Times New Roman" w:cs="Times New Roman"/>
              </w:rPr>
            </w:pPr>
            <w:r w:rsidRPr="00B0521D">
              <w:rPr>
                <w:rFonts w:ascii="Times New Roman" w:eastAsia="Times New Roman" w:hAnsi="Times New Roman" w:cs="Times New Roman"/>
                <w:b/>
                <w:bCs/>
              </w:rPr>
              <w:t>Nhân viên kế toán</w:t>
            </w:r>
            <w:r w:rsidRPr="00B0521D">
              <w:rPr>
                <w:rFonts w:ascii="Times New Roman" w:eastAsia="Times New Roman" w:hAnsi="Times New Roman" w:cs="Times New Roman"/>
                <w:b/>
              </w:rPr>
              <w:t xml:space="preserve"> </w:t>
            </w:r>
            <w:r w:rsidRPr="00B0521D">
              <w:rPr>
                <w:rFonts w:ascii="Times New Roman" w:eastAsia="Times New Roman" w:hAnsi="Times New Roman" w:cs="Times New Roman"/>
              </w:rPr>
              <w:t>có thể thêm nhận xét hoặc chỉnh sửa dữ liệu báo cáo để phục vụ phân tích và ra quyết định chiến lược.</w:t>
            </w:r>
          </w:p>
          <w:p w14:paraId="566A6E60" w14:textId="335CB69D" w:rsidR="002C0078" w:rsidRPr="00B0521D" w:rsidRDefault="002C0078" w:rsidP="1B75528B">
            <w:pPr>
              <w:rPr>
                <w:rFonts w:ascii="Times New Roman" w:eastAsia="Times New Roman" w:hAnsi="Times New Roman" w:cs="Times New Roman"/>
              </w:rPr>
            </w:pPr>
          </w:p>
        </w:tc>
      </w:tr>
    </w:tbl>
    <w:p w14:paraId="12374187" w14:textId="4C50898B" w:rsidR="002C0078" w:rsidRPr="00B0521D" w:rsidRDefault="002C0078" w:rsidP="008B60D0">
      <w:pPr>
        <w:pStyle w:val="Heading3"/>
      </w:pPr>
      <w:bookmarkStart w:id="41" w:name="_Toc50884356"/>
      <w:bookmarkStart w:id="42" w:name="_Toc173188456"/>
      <w:r w:rsidRPr="00B0521D">
        <w:lastRenderedPageBreak/>
        <w:t>Danh sách yêu cầu tương thích</w:t>
      </w:r>
      <w:bookmarkEnd w:id="41"/>
      <w:bookmarkEnd w:id="42"/>
    </w:p>
    <w:p w14:paraId="48B988D7" w14:textId="779979FC" w:rsidR="008F3136" w:rsidRPr="00B0521D" w:rsidRDefault="008F3136" w:rsidP="008F3136">
      <w:pPr>
        <w:rPr>
          <w:rFonts w:ascii="Times New Roman" w:hAnsi="Times New Roman" w:cs="Times New Roman"/>
        </w:rPr>
      </w:pPr>
      <w:r w:rsidRPr="00B0521D">
        <w:rPr>
          <w:rFonts w:ascii="Times New Roman" w:hAnsi="Times New Roman" w:cs="Times New Roman"/>
        </w:rPr>
        <w:t>Chỉ liên quan dến các nghiệp vụ có HỆ THỐNG NGOÀI</w:t>
      </w:r>
    </w:p>
    <w:tbl>
      <w:tblPr>
        <w:tblStyle w:val="TableGrid"/>
        <w:tblW w:w="9017" w:type="dxa"/>
        <w:tblLook w:val="04A0" w:firstRow="1" w:lastRow="0" w:firstColumn="1" w:lastColumn="0" w:noHBand="0" w:noVBand="1"/>
      </w:tblPr>
      <w:tblGrid>
        <w:gridCol w:w="632"/>
        <w:gridCol w:w="3046"/>
        <w:gridCol w:w="1808"/>
        <w:gridCol w:w="3531"/>
      </w:tblGrid>
      <w:tr w:rsidR="002C0078" w:rsidRPr="00B0521D" w14:paraId="73766035" w14:textId="77777777" w:rsidTr="3BD76517">
        <w:trPr>
          <w:trHeight w:val="465"/>
        </w:trPr>
        <w:tc>
          <w:tcPr>
            <w:tcW w:w="9017" w:type="dxa"/>
            <w:gridSpan w:val="4"/>
            <w:shd w:val="clear" w:color="auto" w:fill="B6DDE8" w:themeFill="accent5" w:themeFillTint="66"/>
            <w:noWrap/>
            <w:hideMark/>
          </w:tcPr>
          <w:p w14:paraId="6CD99D59"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Danh sách yêu cầu tương thích</w:t>
            </w:r>
          </w:p>
        </w:tc>
      </w:tr>
      <w:tr w:rsidR="002C0078" w:rsidRPr="00B0521D" w14:paraId="771DAD32" w14:textId="77777777" w:rsidTr="00625922">
        <w:trPr>
          <w:trHeight w:val="542"/>
        </w:trPr>
        <w:tc>
          <w:tcPr>
            <w:tcW w:w="632" w:type="dxa"/>
            <w:shd w:val="clear" w:color="auto" w:fill="FFFF00"/>
            <w:noWrap/>
            <w:hideMark/>
          </w:tcPr>
          <w:p w14:paraId="1F55BB48"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STT</w:t>
            </w:r>
          </w:p>
        </w:tc>
        <w:tc>
          <w:tcPr>
            <w:tcW w:w="3046" w:type="dxa"/>
            <w:shd w:val="clear" w:color="auto" w:fill="FFFF00"/>
            <w:noWrap/>
            <w:hideMark/>
          </w:tcPr>
          <w:p w14:paraId="36FE6D88"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Nghiệp vụ</w:t>
            </w:r>
          </w:p>
        </w:tc>
        <w:tc>
          <w:tcPr>
            <w:tcW w:w="1808" w:type="dxa"/>
            <w:shd w:val="clear" w:color="auto" w:fill="FFFF00"/>
            <w:noWrap/>
            <w:hideMark/>
          </w:tcPr>
          <w:p w14:paraId="59BCD2F8"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Đối tượng</w:t>
            </w:r>
          </w:p>
        </w:tc>
        <w:tc>
          <w:tcPr>
            <w:tcW w:w="3531" w:type="dxa"/>
            <w:shd w:val="clear" w:color="auto" w:fill="FFFF00"/>
            <w:noWrap/>
            <w:hideMark/>
          </w:tcPr>
          <w:p w14:paraId="3BF668C2" w14:textId="77777777" w:rsidR="002C0078" w:rsidRPr="00B0521D" w:rsidRDefault="002C0078" w:rsidP="00C408A2">
            <w:pPr>
              <w:jc w:val="center"/>
              <w:rPr>
                <w:rFonts w:ascii="Times New Roman" w:hAnsi="Times New Roman" w:cs="Times New Roman"/>
                <w:b/>
                <w:bCs/>
              </w:rPr>
            </w:pPr>
            <w:r w:rsidRPr="00B0521D">
              <w:rPr>
                <w:rFonts w:ascii="Times New Roman" w:hAnsi="Times New Roman" w:cs="Times New Roman"/>
                <w:b/>
                <w:bCs/>
              </w:rPr>
              <w:t>Ghi chú</w:t>
            </w:r>
          </w:p>
        </w:tc>
      </w:tr>
      <w:tr w:rsidR="00267679" w:rsidRPr="00B0521D" w14:paraId="75647EB2" w14:textId="77777777" w:rsidTr="00625922">
        <w:trPr>
          <w:trHeight w:val="285"/>
        </w:trPr>
        <w:tc>
          <w:tcPr>
            <w:tcW w:w="632" w:type="dxa"/>
            <w:noWrap/>
          </w:tcPr>
          <w:p w14:paraId="1885D369" w14:textId="6F31D427" w:rsidR="00267679" w:rsidRPr="00B0521D" w:rsidRDefault="003930A7" w:rsidP="00C408A2">
            <w:pPr>
              <w:rPr>
                <w:rFonts w:ascii="Times New Roman" w:hAnsi="Times New Roman" w:cs="Times New Roman"/>
                <w:sz w:val="24"/>
                <w:szCs w:val="24"/>
              </w:rPr>
            </w:pPr>
            <w:r>
              <w:rPr>
                <w:rFonts w:ascii="Times New Roman" w:hAnsi="Times New Roman" w:cs="Times New Roman"/>
                <w:sz w:val="24"/>
                <w:szCs w:val="24"/>
              </w:rPr>
              <w:t>1</w:t>
            </w:r>
          </w:p>
        </w:tc>
        <w:tc>
          <w:tcPr>
            <w:tcW w:w="3046" w:type="dxa"/>
            <w:noWrap/>
            <w:vAlign w:val="center"/>
          </w:tcPr>
          <w:p w14:paraId="610C2C0C" w14:textId="24401965" w:rsidR="00267679" w:rsidRPr="00B0521D" w:rsidRDefault="0089510F" w:rsidP="00A77E15">
            <w:pPr>
              <w:spacing w:before="0"/>
              <w:jc w:val="center"/>
              <w:rPr>
                <w:rFonts w:ascii="Times New Roman" w:eastAsia="Bahnschrift" w:hAnsi="Times New Roman" w:cs="Times New Roman"/>
                <w:sz w:val="24"/>
                <w:szCs w:val="24"/>
              </w:rPr>
            </w:pPr>
            <w:r>
              <w:rPr>
                <w:rFonts w:ascii="Times New Roman" w:eastAsia="Bahnschrift" w:hAnsi="Times New Roman" w:cs="Times New Roman"/>
                <w:sz w:val="24"/>
                <w:szCs w:val="24"/>
              </w:rPr>
              <w:t>Đăng ký tài khoản khách thuê phòng</w:t>
            </w:r>
          </w:p>
        </w:tc>
        <w:tc>
          <w:tcPr>
            <w:tcW w:w="1808" w:type="dxa"/>
            <w:noWrap/>
            <w:vAlign w:val="center"/>
          </w:tcPr>
          <w:p w14:paraId="2B02BE73" w14:textId="06CB345F" w:rsidR="00267679" w:rsidRPr="00B0521D" w:rsidRDefault="008244DC" w:rsidP="00A77E15">
            <w:pPr>
              <w:spacing w:before="0"/>
              <w:jc w:val="center"/>
              <w:rPr>
                <w:rFonts w:ascii="Times New Roman" w:eastAsia="Bahnschrift" w:hAnsi="Times New Roman" w:cs="Times New Roman"/>
                <w:sz w:val="24"/>
                <w:szCs w:val="24"/>
              </w:rPr>
            </w:pPr>
            <w:r w:rsidRPr="00B0521D">
              <w:rPr>
                <w:rFonts w:ascii="Times New Roman" w:eastAsia="Bahnschrift" w:hAnsi="Times New Roman" w:cs="Times New Roman"/>
                <w:sz w:val="24"/>
                <w:szCs w:val="24"/>
              </w:rPr>
              <w:t xml:space="preserve">FB, </w:t>
            </w:r>
            <w:r>
              <w:rPr>
                <w:rFonts w:ascii="Times New Roman" w:eastAsia="Bahnschrift" w:hAnsi="Times New Roman" w:cs="Times New Roman"/>
                <w:sz w:val="24"/>
                <w:szCs w:val="24"/>
              </w:rPr>
              <w:t>Gmail</w:t>
            </w:r>
          </w:p>
        </w:tc>
        <w:tc>
          <w:tcPr>
            <w:tcW w:w="3531" w:type="dxa"/>
            <w:noWrap/>
            <w:vAlign w:val="center"/>
          </w:tcPr>
          <w:p w14:paraId="2350FF72" w14:textId="745EDB58" w:rsidR="00267679" w:rsidRPr="00B0521D" w:rsidRDefault="002679E8" w:rsidP="00A77E15">
            <w:pPr>
              <w:jc w:val="center"/>
              <w:rPr>
                <w:rFonts w:ascii="Times New Roman" w:hAnsi="Times New Roman" w:cs="Times New Roman"/>
                <w:sz w:val="24"/>
                <w:szCs w:val="24"/>
              </w:rPr>
            </w:pPr>
            <w:r w:rsidRPr="00B0521D">
              <w:rPr>
                <w:rFonts w:ascii="Times New Roman" w:hAnsi="Times New Roman" w:cs="Times New Roman"/>
                <w:sz w:val="24"/>
                <w:szCs w:val="24"/>
              </w:rPr>
              <w:t xml:space="preserve">Tương thích với phần mềm </w:t>
            </w:r>
            <w:r>
              <w:rPr>
                <w:rFonts w:ascii="Times New Roman" w:hAnsi="Times New Roman" w:cs="Times New Roman"/>
                <w:sz w:val="24"/>
                <w:szCs w:val="24"/>
              </w:rPr>
              <w:t>Facebook,Gmail</w:t>
            </w:r>
          </w:p>
        </w:tc>
      </w:tr>
      <w:tr w:rsidR="002C0078" w:rsidRPr="00B0521D" w14:paraId="39B49BD3" w14:textId="77777777" w:rsidTr="00625922">
        <w:trPr>
          <w:trHeight w:val="285"/>
        </w:trPr>
        <w:tc>
          <w:tcPr>
            <w:tcW w:w="632" w:type="dxa"/>
            <w:noWrap/>
            <w:hideMark/>
          </w:tcPr>
          <w:p w14:paraId="488A4562" w14:textId="65A4D852" w:rsidR="002C0078" w:rsidRPr="00B0521D" w:rsidRDefault="003930A7" w:rsidP="00C408A2">
            <w:pPr>
              <w:rPr>
                <w:rFonts w:ascii="Times New Roman" w:hAnsi="Times New Roman" w:cs="Times New Roman"/>
                <w:sz w:val="24"/>
                <w:szCs w:val="24"/>
              </w:rPr>
            </w:pPr>
            <w:r>
              <w:rPr>
                <w:rFonts w:ascii="Times New Roman" w:hAnsi="Times New Roman" w:cs="Times New Roman"/>
                <w:sz w:val="24"/>
                <w:szCs w:val="24"/>
              </w:rPr>
              <w:t>2</w:t>
            </w:r>
          </w:p>
        </w:tc>
        <w:tc>
          <w:tcPr>
            <w:tcW w:w="3046" w:type="dxa"/>
            <w:noWrap/>
            <w:vAlign w:val="center"/>
          </w:tcPr>
          <w:p w14:paraId="6817841B" w14:textId="3E87B220" w:rsidR="23702657" w:rsidRPr="00B0521D" w:rsidRDefault="00C408B3" w:rsidP="00A77E15">
            <w:pPr>
              <w:spacing w:before="0"/>
              <w:jc w:val="center"/>
              <w:rPr>
                <w:rFonts w:ascii="Times New Roman" w:hAnsi="Times New Roman" w:cs="Times New Roman"/>
                <w:sz w:val="24"/>
                <w:szCs w:val="24"/>
              </w:rPr>
            </w:pPr>
            <w:r>
              <w:rPr>
                <w:rFonts w:ascii="Times New Roman" w:eastAsia="Bahnschrift" w:hAnsi="Times New Roman" w:cs="Times New Roman"/>
                <w:sz w:val="24"/>
                <w:szCs w:val="24"/>
              </w:rPr>
              <w:t>Đề xuất</w:t>
            </w:r>
            <w:r w:rsidR="23702657" w:rsidRPr="00B0521D">
              <w:rPr>
                <w:rFonts w:ascii="Times New Roman" w:eastAsia="Bahnschrift" w:hAnsi="Times New Roman" w:cs="Times New Roman"/>
                <w:sz w:val="24"/>
                <w:szCs w:val="24"/>
              </w:rPr>
              <w:t xml:space="preserve"> khách sạn</w:t>
            </w:r>
            <w:r>
              <w:rPr>
                <w:rFonts w:ascii="Times New Roman" w:eastAsia="Bahnschrift" w:hAnsi="Times New Roman" w:cs="Times New Roman"/>
                <w:sz w:val="24"/>
                <w:szCs w:val="24"/>
              </w:rPr>
              <w:t xml:space="preserve"> khác</w:t>
            </w:r>
          </w:p>
        </w:tc>
        <w:tc>
          <w:tcPr>
            <w:tcW w:w="1808" w:type="dxa"/>
            <w:noWrap/>
            <w:vAlign w:val="center"/>
          </w:tcPr>
          <w:p w14:paraId="48F6394F" w14:textId="75321A1F" w:rsidR="23702657" w:rsidRPr="00B0521D" w:rsidRDefault="23702657" w:rsidP="00A77E15">
            <w:pPr>
              <w:spacing w:before="0"/>
              <w:jc w:val="center"/>
              <w:rPr>
                <w:rFonts w:ascii="Times New Roman" w:hAnsi="Times New Roman" w:cs="Times New Roman"/>
                <w:sz w:val="24"/>
                <w:szCs w:val="24"/>
              </w:rPr>
            </w:pPr>
            <w:r w:rsidRPr="00B0521D">
              <w:rPr>
                <w:rFonts w:ascii="Times New Roman" w:eastAsia="Bahnschrift" w:hAnsi="Times New Roman" w:cs="Times New Roman"/>
                <w:sz w:val="24"/>
                <w:szCs w:val="24"/>
              </w:rPr>
              <w:t>Maps</w:t>
            </w:r>
          </w:p>
        </w:tc>
        <w:tc>
          <w:tcPr>
            <w:tcW w:w="3531" w:type="dxa"/>
            <w:noWrap/>
            <w:vAlign w:val="center"/>
            <w:hideMark/>
          </w:tcPr>
          <w:p w14:paraId="165799D1" w14:textId="129F0678" w:rsidR="002C0078" w:rsidRPr="00B0521D" w:rsidRDefault="7D359A7C" w:rsidP="00A77E15">
            <w:pPr>
              <w:jc w:val="center"/>
              <w:rPr>
                <w:rFonts w:ascii="Times New Roman" w:hAnsi="Times New Roman" w:cs="Times New Roman"/>
                <w:sz w:val="24"/>
                <w:szCs w:val="24"/>
              </w:rPr>
            </w:pPr>
            <w:r w:rsidRPr="00B0521D">
              <w:rPr>
                <w:rFonts w:ascii="Times New Roman" w:hAnsi="Times New Roman" w:cs="Times New Roman"/>
                <w:sz w:val="24"/>
                <w:szCs w:val="24"/>
              </w:rPr>
              <w:t xml:space="preserve">Tương thích với phần mềm Google Maps </w:t>
            </w:r>
          </w:p>
        </w:tc>
      </w:tr>
      <w:tr w:rsidR="002C0078" w:rsidRPr="00B0521D" w14:paraId="1B846918" w14:textId="77777777" w:rsidTr="00625922">
        <w:trPr>
          <w:trHeight w:val="285"/>
        </w:trPr>
        <w:tc>
          <w:tcPr>
            <w:tcW w:w="632" w:type="dxa"/>
            <w:noWrap/>
            <w:hideMark/>
          </w:tcPr>
          <w:p w14:paraId="79F70F3C" w14:textId="77777777" w:rsidR="002C0078" w:rsidRPr="00B0521D" w:rsidRDefault="002C0078" w:rsidP="00C408A2">
            <w:pPr>
              <w:rPr>
                <w:rFonts w:ascii="Times New Roman" w:hAnsi="Times New Roman" w:cs="Times New Roman"/>
                <w:sz w:val="24"/>
                <w:szCs w:val="24"/>
              </w:rPr>
            </w:pPr>
            <w:r w:rsidRPr="00B0521D">
              <w:rPr>
                <w:rFonts w:ascii="Times New Roman" w:hAnsi="Times New Roman" w:cs="Times New Roman"/>
                <w:sz w:val="24"/>
                <w:szCs w:val="24"/>
              </w:rPr>
              <w:t>3</w:t>
            </w:r>
          </w:p>
        </w:tc>
        <w:tc>
          <w:tcPr>
            <w:tcW w:w="3046" w:type="dxa"/>
            <w:noWrap/>
            <w:vAlign w:val="center"/>
          </w:tcPr>
          <w:p w14:paraId="261F927D" w14:textId="38D57CB1" w:rsidR="697F8388" w:rsidRPr="00B0521D" w:rsidRDefault="697F8388" w:rsidP="00A77E15">
            <w:pPr>
              <w:spacing w:before="0"/>
              <w:jc w:val="center"/>
              <w:rPr>
                <w:rFonts w:ascii="Times New Roman" w:eastAsia="Bahnschrift" w:hAnsi="Times New Roman" w:cs="Times New Roman"/>
                <w:sz w:val="24"/>
                <w:szCs w:val="24"/>
              </w:rPr>
            </w:pPr>
            <w:r w:rsidRPr="00B0521D">
              <w:rPr>
                <w:rFonts w:ascii="Times New Roman" w:eastAsia="Bahnschrift" w:hAnsi="Times New Roman" w:cs="Times New Roman"/>
                <w:sz w:val="24"/>
                <w:szCs w:val="24"/>
              </w:rPr>
              <w:t>T</w:t>
            </w:r>
            <w:r w:rsidR="23702657" w:rsidRPr="00B0521D">
              <w:rPr>
                <w:rFonts w:ascii="Times New Roman" w:eastAsia="Bahnschrift" w:hAnsi="Times New Roman" w:cs="Times New Roman"/>
                <w:sz w:val="24"/>
                <w:szCs w:val="24"/>
              </w:rPr>
              <w:t>hanh toán biên lai đặt phòng</w:t>
            </w:r>
          </w:p>
        </w:tc>
        <w:tc>
          <w:tcPr>
            <w:tcW w:w="1808" w:type="dxa"/>
            <w:noWrap/>
            <w:vAlign w:val="center"/>
          </w:tcPr>
          <w:p w14:paraId="43AF4A6C" w14:textId="55CDD8AA" w:rsidR="23702657" w:rsidRPr="00B0521D" w:rsidRDefault="23702657" w:rsidP="00A77E15">
            <w:pPr>
              <w:spacing w:before="0"/>
              <w:jc w:val="center"/>
              <w:rPr>
                <w:rFonts w:ascii="Times New Roman" w:hAnsi="Times New Roman" w:cs="Times New Roman"/>
                <w:sz w:val="24"/>
                <w:szCs w:val="24"/>
              </w:rPr>
            </w:pPr>
            <w:r w:rsidRPr="00B0521D">
              <w:rPr>
                <w:rFonts w:ascii="Times New Roman" w:eastAsia="Bahnschrift" w:hAnsi="Times New Roman" w:cs="Times New Roman"/>
                <w:color w:val="000000" w:themeColor="text1"/>
                <w:sz w:val="24"/>
                <w:szCs w:val="24"/>
              </w:rPr>
              <w:t>(1) Website Ngân Hàng (lấy tỉ giá) (2) Ví điện tử</w:t>
            </w:r>
          </w:p>
        </w:tc>
        <w:tc>
          <w:tcPr>
            <w:tcW w:w="3531" w:type="dxa"/>
            <w:noWrap/>
            <w:vAlign w:val="center"/>
            <w:hideMark/>
          </w:tcPr>
          <w:p w14:paraId="559FECC8" w14:textId="3A44425A" w:rsidR="002C0078" w:rsidRPr="00B0521D" w:rsidRDefault="4FB77B11" w:rsidP="00A77E15">
            <w:pPr>
              <w:jc w:val="center"/>
              <w:rPr>
                <w:rFonts w:ascii="Times New Roman" w:hAnsi="Times New Roman" w:cs="Times New Roman"/>
                <w:sz w:val="24"/>
                <w:szCs w:val="24"/>
              </w:rPr>
            </w:pPr>
            <w:r w:rsidRPr="00B0521D">
              <w:rPr>
                <w:rFonts w:ascii="Times New Roman" w:hAnsi="Times New Roman" w:cs="Times New Roman"/>
                <w:sz w:val="24"/>
                <w:szCs w:val="24"/>
              </w:rPr>
              <w:t>Hỗ trợ tất cả mệnh giá tiền</w:t>
            </w:r>
          </w:p>
          <w:p w14:paraId="1EFAEDE0" w14:textId="67B24C09" w:rsidR="002C0078" w:rsidRPr="00B0521D" w:rsidRDefault="4FB77B11" w:rsidP="00A77E15">
            <w:pPr>
              <w:jc w:val="center"/>
              <w:rPr>
                <w:rFonts w:ascii="Times New Roman" w:hAnsi="Times New Roman" w:cs="Times New Roman"/>
                <w:sz w:val="24"/>
                <w:szCs w:val="24"/>
              </w:rPr>
            </w:pPr>
            <w:r w:rsidRPr="00B0521D">
              <w:rPr>
                <w:rFonts w:ascii="Times New Roman" w:hAnsi="Times New Roman" w:cs="Times New Roman"/>
                <w:sz w:val="24"/>
                <w:szCs w:val="24"/>
              </w:rPr>
              <w:t xml:space="preserve">Tương thích với các ví điện tử và </w:t>
            </w:r>
            <w:r w:rsidR="13CF9876" w:rsidRPr="00B0521D">
              <w:rPr>
                <w:rFonts w:ascii="Times New Roman" w:hAnsi="Times New Roman" w:cs="Times New Roman"/>
                <w:sz w:val="24"/>
                <w:szCs w:val="24"/>
              </w:rPr>
              <w:t xml:space="preserve">ứng dụng </w:t>
            </w:r>
            <w:r w:rsidRPr="00B0521D">
              <w:rPr>
                <w:rFonts w:ascii="Times New Roman" w:hAnsi="Times New Roman" w:cs="Times New Roman"/>
                <w:sz w:val="24"/>
                <w:szCs w:val="24"/>
              </w:rPr>
              <w:t>Ngân hàng</w:t>
            </w:r>
          </w:p>
        </w:tc>
      </w:tr>
      <w:tr w:rsidR="00644F2C" w:rsidRPr="00B0521D" w14:paraId="43D824A5" w14:textId="77777777" w:rsidTr="00625922">
        <w:trPr>
          <w:trHeight w:val="285"/>
        </w:trPr>
        <w:tc>
          <w:tcPr>
            <w:tcW w:w="632" w:type="dxa"/>
            <w:noWrap/>
          </w:tcPr>
          <w:p w14:paraId="50AD3C57" w14:textId="000BC13F" w:rsidR="00644F2C" w:rsidRPr="00B0521D" w:rsidRDefault="003930A7" w:rsidP="00644F2C">
            <w:pPr>
              <w:rPr>
                <w:rFonts w:ascii="Times New Roman" w:hAnsi="Times New Roman" w:cs="Times New Roman"/>
                <w:sz w:val="24"/>
                <w:szCs w:val="24"/>
              </w:rPr>
            </w:pPr>
            <w:r>
              <w:rPr>
                <w:rFonts w:ascii="Times New Roman" w:hAnsi="Times New Roman" w:cs="Times New Roman"/>
                <w:sz w:val="24"/>
                <w:szCs w:val="24"/>
              </w:rPr>
              <w:t>4</w:t>
            </w:r>
          </w:p>
        </w:tc>
        <w:tc>
          <w:tcPr>
            <w:tcW w:w="3046" w:type="dxa"/>
            <w:noWrap/>
            <w:vAlign w:val="center"/>
          </w:tcPr>
          <w:p w14:paraId="20F0C58D" w14:textId="7FCF68D7" w:rsidR="00644F2C" w:rsidRPr="00B0521D" w:rsidRDefault="00644F2C" w:rsidP="00644F2C">
            <w:pPr>
              <w:spacing w:before="0"/>
              <w:jc w:val="center"/>
              <w:rPr>
                <w:rFonts w:ascii="Times New Roman" w:eastAsia="Bahnschrift" w:hAnsi="Times New Roman" w:cs="Times New Roman"/>
                <w:sz w:val="24"/>
                <w:szCs w:val="24"/>
              </w:rPr>
            </w:pPr>
            <w:r>
              <w:rPr>
                <w:rFonts w:ascii="Times New Roman" w:eastAsia="Bahnschrift" w:hAnsi="Times New Roman" w:cs="Times New Roman"/>
                <w:sz w:val="24"/>
                <w:szCs w:val="24"/>
              </w:rPr>
              <w:t>Hoàn tiền đặt phòng</w:t>
            </w:r>
          </w:p>
        </w:tc>
        <w:tc>
          <w:tcPr>
            <w:tcW w:w="1808" w:type="dxa"/>
            <w:noWrap/>
            <w:vAlign w:val="center"/>
          </w:tcPr>
          <w:p w14:paraId="4FD773EF" w14:textId="3BFCECCF" w:rsidR="00644F2C" w:rsidRPr="00B0521D" w:rsidRDefault="00644F2C" w:rsidP="00644F2C">
            <w:pPr>
              <w:spacing w:before="0"/>
              <w:jc w:val="center"/>
              <w:rPr>
                <w:rFonts w:ascii="Times New Roman" w:eastAsia="Bahnschrift" w:hAnsi="Times New Roman" w:cs="Times New Roman"/>
                <w:color w:val="000000" w:themeColor="text1"/>
                <w:sz w:val="24"/>
                <w:szCs w:val="24"/>
              </w:rPr>
            </w:pPr>
            <w:r w:rsidRPr="00B0521D">
              <w:rPr>
                <w:rFonts w:ascii="Times New Roman" w:eastAsia="Bahnschrift" w:hAnsi="Times New Roman" w:cs="Times New Roman"/>
                <w:color w:val="000000" w:themeColor="text1"/>
                <w:sz w:val="24"/>
                <w:szCs w:val="24"/>
              </w:rPr>
              <w:t>(1) Website Ngân Hàng (lấy tỉ giá) (2) Ví điện tử</w:t>
            </w:r>
          </w:p>
        </w:tc>
        <w:tc>
          <w:tcPr>
            <w:tcW w:w="3531" w:type="dxa"/>
            <w:noWrap/>
            <w:vAlign w:val="center"/>
          </w:tcPr>
          <w:p w14:paraId="7CAFA5FA" w14:textId="77777777" w:rsidR="00644F2C" w:rsidRPr="00B0521D" w:rsidRDefault="00644F2C" w:rsidP="00644F2C">
            <w:pPr>
              <w:jc w:val="center"/>
              <w:rPr>
                <w:rFonts w:ascii="Times New Roman" w:hAnsi="Times New Roman" w:cs="Times New Roman"/>
                <w:sz w:val="24"/>
                <w:szCs w:val="24"/>
              </w:rPr>
            </w:pPr>
            <w:r w:rsidRPr="00B0521D">
              <w:rPr>
                <w:rFonts w:ascii="Times New Roman" w:hAnsi="Times New Roman" w:cs="Times New Roman"/>
                <w:sz w:val="24"/>
                <w:szCs w:val="24"/>
              </w:rPr>
              <w:t>Hỗ trợ tất cả mệnh giá tiền</w:t>
            </w:r>
          </w:p>
          <w:p w14:paraId="17877D21" w14:textId="797F6EEA" w:rsidR="00644F2C" w:rsidRPr="00B0521D" w:rsidRDefault="00644F2C" w:rsidP="00644F2C">
            <w:pPr>
              <w:jc w:val="center"/>
              <w:rPr>
                <w:rFonts w:ascii="Times New Roman" w:hAnsi="Times New Roman" w:cs="Times New Roman"/>
                <w:sz w:val="24"/>
                <w:szCs w:val="24"/>
              </w:rPr>
            </w:pPr>
            <w:r w:rsidRPr="00B0521D">
              <w:rPr>
                <w:rFonts w:ascii="Times New Roman" w:hAnsi="Times New Roman" w:cs="Times New Roman"/>
                <w:sz w:val="24"/>
                <w:szCs w:val="24"/>
              </w:rPr>
              <w:t>Tương thích với các ví điện tử và ứng dụng Ngân hàng</w:t>
            </w:r>
          </w:p>
        </w:tc>
      </w:tr>
      <w:tr w:rsidR="00644F2C" w:rsidRPr="00B0521D" w14:paraId="5441AA62" w14:textId="77777777" w:rsidTr="00625922">
        <w:trPr>
          <w:trHeight w:val="285"/>
        </w:trPr>
        <w:tc>
          <w:tcPr>
            <w:tcW w:w="632" w:type="dxa"/>
            <w:noWrap/>
            <w:hideMark/>
          </w:tcPr>
          <w:p w14:paraId="006BE9B5" w14:textId="77777777" w:rsidR="00644F2C" w:rsidRPr="00B0521D" w:rsidRDefault="00644F2C" w:rsidP="00644F2C">
            <w:pPr>
              <w:rPr>
                <w:rFonts w:ascii="Times New Roman" w:hAnsi="Times New Roman" w:cs="Times New Roman"/>
                <w:sz w:val="24"/>
                <w:szCs w:val="24"/>
              </w:rPr>
            </w:pPr>
            <w:r w:rsidRPr="00B0521D">
              <w:rPr>
                <w:rFonts w:ascii="Times New Roman" w:hAnsi="Times New Roman" w:cs="Times New Roman"/>
                <w:sz w:val="24"/>
                <w:szCs w:val="24"/>
              </w:rPr>
              <w:t>5</w:t>
            </w:r>
          </w:p>
        </w:tc>
        <w:tc>
          <w:tcPr>
            <w:tcW w:w="3046" w:type="dxa"/>
            <w:noWrap/>
            <w:vAlign w:val="center"/>
          </w:tcPr>
          <w:p w14:paraId="650A7B55" w14:textId="27DDBEE1" w:rsidR="00644F2C" w:rsidRPr="00B0521D" w:rsidRDefault="00644F2C" w:rsidP="00644F2C">
            <w:pPr>
              <w:spacing w:before="0"/>
              <w:jc w:val="center"/>
              <w:rPr>
                <w:rFonts w:ascii="Times New Roman" w:hAnsi="Times New Roman" w:cs="Times New Roman"/>
                <w:sz w:val="24"/>
                <w:szCs w:val="24"/>
              </w:rPr>
            </w:pPr>
            <w:r w:rsidRPr="00B0521D">
              <w:rPr>
                <w:rFonts w:ascii="Times New Roman" w:eastAsia="Bahnschrift" w:hAnsi="Times New Roman" w:cs="Times New Roman"/>
                <w:sz w:val="24"/>
                <w:szCs w:val="24"/>
              </w:rPr>
              <w:t>Liên kết ngân hàng</w:t>
            </w:r>
          </w:p>
        </w:tc>
        <w:tc>
          <w:tcPr>
            <w:tcW w:w="1808" w:type="dxa"/>
            <w:noWrap/>
            <w:vAlign w:val="center"/>
          </w:tcPr>
          <w:p w14:paraId="463FA7B9" w14:textId="358018D1" w:rsidR="00644F2C" w:rsidRPr="00B0521D" w:rsidRDefault="00644F2C" w:rsidP="00644F2C">
            <w:pPr>
              <w:spacing w:before="0"/>
              <w:jc w:val="center"/>
              <w:rPr>
                <w:rFonts w:ascii="Times New Roman" w:hAnsi="Times New Roman" w:cs="Times New Roman"/>
                <w:sz w:val="24"/>
                <w:szCs w:val="24"/>
              </w:rPr>
            </w:pPr>
            <w:r w:rsidRPr="00B0521D">
              <w:rPr>
                <w:rFonts w:ascii="Times New Roman" w:eastAsia="Bahnschrift" w:hAnsi="Times New Roman" w:cs="Times New Roman"/>
                <w:color w:val="000000" w:themeColor="text1"/>
                <w:sz w:val="24"/>
                <w:szCs w:val="24"/>
              </w:rPr>
              <w:t>Website Ngân hàng (xác thực thông tin)</w:t>
            </w:r>
          </w:p>
        </w:tc>
        <w:tc>
          <w:tcPr>
            <w:tcW w:w="3531" w:type="dxa"/>
            <w:noWrap/>
            <w:vAlign w:val="center"/>
            <w:hideMark/>
          </w:tcPr>
          <w:p w14:paraId="762FB87F" w14:textId="51011C00" w:rsidR="00644F2C" w:rsidRPr="00B0521D" w:rsidRDefault="00644F2C" w:rsidP="00644F2C">
            <w:pPr>
              <w:jc w:val="center"/>
              <w:rPr>
                <w:rFonts w:ascii="Times New Roman" w:hAnsi="Times New Roman" w:cs="Times New Roman"/>
                <w:sz w:val="24"/>
                <w:szCs w:val="24"/>
              </w:rPr>
            </w:pPr>
            <w:r w:rsidRPr="00B0521D">
              <w:rPr>
                <w:rFonts w:ascii="Times New Roman" w:hAnsi="Times New Roman" w:cs="Times New Roman"/>
                <w:sz w:val="24"/>
                <w:szCs w:val="24"/>
              </w:rPr>
              <w:t>Tương thích với các ứng dụng ngân hàng</w:t>
            </w:r>
          </w:p>
          <w:p w14:paraId="2E2172E6" w14:textId="2C299F8D" w:rsidR="00644F2C" w:rsidRPr="00B0521D" w:rsidRDefault="00644F2C" w:rsidP="00644F2C">
            <w:pPr>
              <w:jc w:val="center"/>
              <w:rPr>
                <w:rFonts w:ascii="Times New Roman" w:hAnsi="Times New Roman" w:cs="Times New Roman"/>
                <w:sz w:val="24"/>
                <w:szCs w:val="24"/>
              </w:rPr>
            </w:pPr>
          </w:p>
        </w:tc>
      </w:tr>
    </w:tbl>
    <w:p w14:paraId="763260B8" w14:textId="77777777" w:rsidR="002C0078" w:rsidRPr="00B0521D" w:rsidRDefault="002C0078" w:rsidP="002C0078">
      <w:pPr>
        <w:rPr>
          <w:rFonts w:ascii="Times New Roman" w:hAnsi="Times New Roman" w:cs="Times New Roman"/>
        </w:rPr>
      </w:pPr>
    </w:p>
    <w:p w14:paraId="05B55AFF" w14:textId="3B603215" w:rsidR="002C0078" w:rsidRPr="00B0521D" w:rsidRDefault="002C0078" w:rsidP="008B60D0">
      <w:pPr>
        <w:pStyle w:val="Heading3"/>
      </w:pPr>
      <w:bookmarkStart w:id="43" w:name="_Toc50884357"/>
      <w:bookmarkStart w:id="44" w:name="_Toc173188457"/>
      <w:r w:rsidRPr="00B0521D">
        <w:t>Danh sách yêu cầu công nghệ</w:t>
      </w:r>
      <w:bookmarkEnd w:id="43"/>
      <w:bookmarkEnd w:id="44"/>
    </w:p>
    <w:tbl>
      <w:tblPr>
        <w:tblStyle w:val="TableGrid"/>
        <w:tblW w:w="4988" w:type="pct"/>
        <w:tblLayout w:type="fixed"/>
        <w:tblLook w:val="04A0" w:firstRow="1" w:lastRow="0" w:firstColumn="1" w:lastColumn="0" w:noHBand="0" w:noVBand="1"/>
      </w:tblPr>
      <w:tblGrid>
        <w:gridCol w:w="687"/>
        <w:gridCol w:w="1684"/>
        <w:gridCol w:w="2817"/>
        <w:gridCol w:w="3807"/>
      </w:tblGrid>
      <w:tr w:rsidR="002C0078" w:rsidRPr="00B0521D" w14:paraId="12EAB623" w14:textId="77777777" w:rsidTr="005B2D6F">
        <w:trPr>
          <w:trHeight w:val="465"/>
        </w:trPr>
        <w:tc>
          <w:tcPr>
            <w:tcW w:w="5000" w:type="pct"/>
            <w:gridSpan w:val="4"/>
            <w:shd w:val="clear" w:color="auto" w:fill="B6DDE8" w:themeFill="accent5" w:themeFillTint="66"/>
            <w:noWrap/>
            <w:hideMark/>
          </w:tcPr>
          <w:p w14:paraId="1970AEB3"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Danh sách yêu cầu công nghệ</w:t>
            </w:r>
          </w:p>
        </w:tc>
      </w:tr>
      <w:tr w:rsidR="005B2D6F" w:rsidRPr="00B0521D" w14:paraId="19D4FD63" w14:textId="77777777" w:rsidTr="005B2D6F">
        <w:trPr>
          <w:trHeight w:val="360"/>
        </w:trPr>
        <w:tc>
          <w:tcPr>
            <w:tcW w:w="382" w:type="pct"/>
            <w:shd w:val="clear" w:color="auto" w:fill="FFFF00"/>
            <w:noWrap/>
            <w:hideMark/>
          </w:tcPr>
          <w:p w14:paraId="515A1D87"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STT</w:t>
            </w:r>
          </w:p>
        </w:tc>
        <w:tc>
          <w:tcPr>
            <w:tcW w:w="936" w:type="pct"/>
            <w:shd w:val="clear" w:color="auto" w:fill="FFFF00"/>
            <w:noWrap/>
            <w:hideMark/>
          </w:tcPr>
          <w:p w14:paraId="092BA275"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Yêu cầu</w:t>
            </w:r>
          </w:p>
        </w:tc>
        <w:tc>
          <w:tcPr>
            <w:tcW w:w="1566" w:type="pct"/>
            <w:shd w:val="clear" w:color="auto" w:fill="FFFF00"/>
            <w:noWrap/>
            <w:hideMark/>
          </w:tcPr>
          <w:p w14:paraId="6A0410E2"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Mô tả chi tiết</w:t>
            </w:r>
          </w:p>
        </w:tc>
        <w:tc>
          <w:tcPr>
            <w:tcW w:w="2116" w:type="pct"/>
            <w:shd w:val="clear" w:color="auto" w:fill="FFFF00"/>
            <w:noWrap/>
            <w:hideMark/>
          </w:tcPr>
          <w:p w14:paraId="390898A6" w14:textId="77777777" w:rsidR="002C0078" w:rsidRPr="00B0521D" w:rsidRDefault="002C0078" w:rsidP="00C408A2">
            <w:pPr>
              <w:jc w:val="center"/>
              <w:rPr>
                <w:rFonts w:ascii="Times New Roman" w:hAnsi="Times New Roman" w:cs="Times New Roman"/>
                <w:b/>
                <w:bCs/>
                <w:sz w:val="24"/>
                <w:szCs w:val="24"/>
              </w:rPr>
            </w:pPr>
            <w:r w:rsidRPr="00B0521D">
              <w:rPr>
                <w:rFonts w:ascii="Times New Roman" w:hAnsi="Times New Roman" w:cs="Times New Roman"/>
                <w:b/>
                <w:bCs/>
                <w:sz w:val="24"/>
                <w:szCs w:val="24"/>
              </w:rPr>
              <w:t>Ghi chú</w:t>
            </w:r>
          </w:p>
        </w:tc>
      </w:tr>
      <w:tr w:rsidR="00EF17AB" w:rsidRPr="00B0521D" w14:paraId="0F64814E" w14:textId="77777777" w:rsidTr="005B2D6F">
        <w:trPr>
          <w:trHeight w:val="285"/>
        </w:trPr>
        <w:tc>
          <w:tcPr>
            <w:tcW w:w="382" w:type="pct"/>
            <w:noWrap/>
            <w:hideMark/>
          </w:tcPr>
          <w:p w14:paraId="1B0973B8" w14:textId="77777777" w:rsidR="002B5552" w:rsidRPr="00B0521D" w:rsidRDefault="002B5552" w:rsidP="002B5552">
            <w:pPr>
              <w:rPr>
                <w:rFonts w:ascii="Times New Roman" w:hAnsi="Times New Roman" w:cs="Times New Roman"/>
                <w:sz w:val="24"/>
                <w:szCs w:val="24"/>
              </w:rPr>
            </w:pPr>
            <w:r w:rsidRPr="00B0521D">
              <w:rPr>
                <w:rFonts w:ascii="Times New Roman" w:hAnsi="Times New Roman" w:cs="Times New Roman"/>
                <w:sz w:val="24"/>
                <w:szCs w:val="24"/>
              </w:rPr>
              <w:t>1</w:t>
            </w:r>
          </w:p>
        </w:tc>
        <w:tc>
          <w:tcPr>
            <w:tcW w:w="936" w:type="pct"/>
            <w:noWrap/>
          </w:tcPr>
          <w:p w14:paraId="54A90886" w14:textId="0B97B0A0" w:rsidR="002B5552" w:rsidRPr="00B0521D" w:rsidRDefault="5E743B71" w:rsidP="002B5552">
            <w:pPr>
              <w:rPr>
                <w:rFonts w:ascii="Times New Roman" w:hAnsi="Times New Roman" w:cs="Times New Roman"/>
                <w:sz w:val="24"/>
                <w:szCs w:val="24"/>
              </w:rPr>
            </w:pPr>
            <w:r w:rsidRPr="00B0521D">
              <w:rPr>
                <w:rFonts w:ascii="Times New Roman" w:hAnsi="Times New Roman" w:cs="Times New Roman"/>
                <w:sz w:val="24"/>
                <w:szCs w:val="24"/>
              </w:rPr>
              <w:t>Database</w:t>
            </w:r>
          </w:p>
        </w:tc>
        <w:tc>
          <w:tcPr>
            <w:tcW w:w="1566" w:type="pct"/>
            <w:noWrap/>
          </w:tcPr>
          <w:p w14:paraId="73B8DCBC" w14:textId="4C9EA272" w:rsidR="002B5552" w:rsidRPr="00B0521D" w:rsidRDefault="5E5B249D" w:rsidP="002B5552">
            <w:pPr>
              <w:rPr>
                <w:rFonts w:ascii="Times New Roman" w:hAnsi="Times New Roman" w:cs="Times New Roman"/>
                <w:sz w:val="24"/>
                <w:szCs w:val="24"/>
              </w:rPr>
            </w:pPr>
            <w:r w:rsidRPr="00B0521D">
              <w:rPr>
                <w:rFonts w:ascii="Times New Roman" w:hAnsi="Times New Roman" w:cs="Times New Roman"/>
                <w:sz w:val="24"/>
                <w:szCs w:val="24"/>
              </w:rPr>
              <w:t>SQL Server 2018</w:t>
            </w:r>
          </w:p>
        </w:tc>
        <w:tc>
          <w:tcPr>
            <w:tcW w:w="2116" w:type="pct"/>
            <w:noWrap/>
          </w:tcPr>
          <w:p w14:paraId="15F91342" w14:textId="16529B0E" w:rsidR="002B5552" w:rsidRPr="00B0521D" w:rsidRDefault="002B5552" w:rsidP="002B5552">
            <w:pPr>
              <w:rPr>
                <w:rFonts w:ascii="Times New Roman" w:hAnsi="Times New Roman" w:cs="Times New Roman"/>
                <w:sz w:val="24"/>
                <w:szCs w:val="24"/>
              </w:rPr>
            </w:pPr>
          </w:p>
        </w:tc>
      </w:tr>
      <w:tr w:rsidR="00EF17AB" w:rsidRPr="00B0521D" w14:paraId="104824D8" w14:textId="77777777" w:rsidTr="005B2D6F">
        <w:trPr>
          <w:trHeight w:val="285"/>
        </w:trPr>
        <w:tc>
          <w:tcPr>
            <w:tcW w:w="382" w:type="pct"/>
            <w:noWrap/>
            <w:hideMark/>
          </w:tcPr>
          <w:p w14:paraId="1DC134E7" w14:textId="77777777" w:rsidR="002B5552" w:rsidRPr="00B0521D" w:rsidRDefault="002B5552" w:rsidP="002B5552">
            <w:pPr>
              <w:rPr>
                <w:rFonts w:ascii="Times New Roman" w:hAnsi="Times New Roman" w:cs="Times New Roman"/>
                <w:sz w:val="24"/>
                <w:szCs w:val="24"/>
              </w:rPr>
            </w:pPr>
            <w:r w:rsidRPr="00B0521D">
              <w:rPr>
                <w:rFonts w:ascii="Times New Roman" w:hAnsi="Times New Roman" w:cs="Times New Roman"/>
                <w:sz w:val="24"/>
                <w:szCs w:val="24"/>
              </w:rPr>
              <w:t>2</w:t>
            </w:r>
          </w:p>
        </w:tc>
        <w:tc>
          <w:tcPr>
            <w:tcW w:w="936" w:type="pct"/>
            <w:noWrap/>
          </w:tcPr>
          <w:p w14:paraId="181731CD" w14:textId="53C08768" w:rsidR="002B5552" w:rsidRPr="00B0521D" w:rsidRDefault="259D0089" w:rsidP="002B5552">
            <w:pPr>
              <w:rPr>
                <w:rFonts w:ascii="Times New Roman" w:hAnsi="Times New Roman" w:cs="Times New Roman"/>
                <w:sz w:val="24"/>
                <w:szCs w:val="24"/>
              </w:rPr>
            </w:pPr>
            <w:r w:rsidRPr="00B0521D">
              <w:rPr>
                <w:rFonts w:ascii="Times New Roman" w:hAnsi="Times New Roman" w:cs="Times New Roman"/>
                <w:sz w:val="24"/>
                <w:szCs w:val="24"/>
              </w:rPr>
              <w:t>Frontend</w:t>
            </w:r>
          </w:p>
        </w:tc>
        <w:tc>
          <w:tcPr>
            <w:tcW w:w="1566" w:type="pct"/>
            <w:noWrap/>
          </w:tcPr>
          <w:p w14:paraId="4CDE3B92" w14:textId="7DD538D7" w:rsidR="002B5552" w:rsidRPr="00B0521D" w:rsidRDefault="59E13963" w:rsidP="002B5552">
            <w:pPr>
              <w:rPr>
                <w:rFonts w:ascii="Times New Roman" w:hAnsi="Times New Roman" w:cs="Times New Roman"/>
                <w:sz w:val="24"/>
                <w:szCs w:val="24"/>
              </w:rPr>
            </w:pPr>
            <w:r w:rsidRPr="00B0521D">
              <w:rPr>
                <w:rFonts w:ascii="Times New Roman" w:hAnsi="Times New Roman" w:cs="Times New Roman"/>
                <w:sz w:val="24"/>
                <w:szCs w:val="24"/>
              </w:rPr>
              <w:t xml:space="preserve">ReactJS version </w:t>
            </w:r>
            <w:r w:rsidR="3E05592F" w:rsidRPr="00B0521D">
              <w:rPr>
                <w:rFonts w:ascii="Times New Roman" w:hAnsi="Times New Roman" w:cs="Times New Roman"/>
                <w:sz w:val="24"/>
                <w:szCs w:val="24"/>
              </w:rPr>
              <w:t>...</w:t>
            </w:r>
          </w:p>
        </w:tc>
        <w:tc>
          <w:tcPr>
            <w:tcW w:w="2116" w:type="pct"/>
            <w:noWrap/>
          </w:tcPr>
          <w:p w14:paraId="04A02F6D" w14:textId="6BCD0198" w:rsidR="002B5552" w:rsidRPr="00B0521D" w:rsidRDefault="002B5552" w:rsidP="002B5552">
            <w:pPr>
              <w:rPr>
                <w:rFonts w:ascii="Times New Roman" w:hAnsi="Times New Roman" w:cs="Times New Roman"/>
                <w:sz w:val="24"/>
                <w:szCs w:val="24"/>
              </w:rPr>
            </w:pPr>
          </w:p>
        </w:tc>
      </w:tr>
      <w:tr w:rsidR="00EF17AB" w:rsidRPr="00B0521D" w14:paraId="63627AA5" w14:textId="77777777" w:rsidTr="005B2D6F">
        <w:trPr>
          <w:trHeight w:val="285"/>
        </w:trPr>
        <w:tc>
          <w:tcPr>
            <w:tcW w:w="382" w:type="pct"/>
            <w:noWrap/>
            <w:hideMark/>
          </w:tcPr>
          <w:p w14:paraId="3ABA2772" w14:textId="77777777" w:rsidR="002B5552" w:rsidRPr="00B0521D" w:rsidRDefault="002B5552" w:rsidP="002B5552">
            <w:pPr>
              <w:rPr>
                <w:rFonts w:ascii="Times New Roman" w:hAnsi="Times New Roman" w:cs="Times New Roman"/>
                <w:sz w:val="24"/>
                <w:szCs w:val="24"/>
              </w:rPr>
            </w:pPr>
            <w:r w:rsidRPr="00B0521D">
              <w:rPr>
                <w:rFonts w:ascii="Times New Roman" w:hAnsi="Times New Roman" w:cs="Times New Roman"/>
                <w:sz w:val="24"/>
                <w:szCs w:val="24"/>
              </w:rPr>
              <w:t>3</w:t>
            </w:r>
          </w:p>
        </w:tc>
        <w:tc>
          <w:tcPr>
            <w:tcW w:w="936" w:type="pct"/>
            <w:noWrap/>
          </w:tcPr>
          <w:p w14:paraId="12880401" w14:textId="5C5D2C3F" w:rsidR="002B5552" w:rsidRPr="00B0521D" w:rsidRDefault="630028A4" w:rsidP="002B5552">
            <w:pPr>
              <w:rPr>
                <w:rFonts w:ascii="Times New Roman" w:hAnsi="Times New Roman" w:cs="Times New Roman"/>
                <w:sz w:val="24"/>
                <w:szCs w:val="24"/>
              </w:rPr>
            </w:pPr>
            <w:r w:rsidRPr="00B0521D">
              <w:rPr>
                <w:rFonts w:ascii="Times New Roman" w:hAnsi="Times New Roman" w:cs="Times New Roman"/>
                <w:sz w:val="24"/>
                <w:szCs w:val="24"/>
              </w:rPr>
              <w:t>Backend</w:t>
            </w:r>
          </w:p>
        </w:tc>
        <w:tc>
          <w:tcPr>
            <w:tcW w:w="1566" w:type="pct"/>
            <w:noWrap/>
          </w:tcPr>
          <w:p w14:paraId="070E47B3" w14:textId="078E74EE" w:rsidR="00E70DA6" w:rsidRPr="00B0521D" w:rsidRDefault="3A5A56AC" w:rsidP="30D2EF6E">
            <w:pPr>
              <w:rPr>
                <w:rFonts w:ascii="Times New Roman" w:hAnsi="Times New Roman" w:cs="Times New Roman"/>
                <w:sz w:val="24"/>
                <w:szCs w:val="24"/>
              </w:rPr>
            </w:pPr>
            <w:r w:rsidRPr="00B0521D">
              <w:rPr>
                <w:rFonts w:ascii="Times New Roman" w:hAnsi="Times New Roman" w:cs="Times New Roman"/>
                <w:sz w:val="24"/>
                <w:szCs w:val="24"/>
              </w:rPr>
              <w:t xml:space="preserve">NodeJS version </w:t>
            </w:r>
            <w:r w:rsidR="00B97FED" w:rsidRPr="00B0521D">
              <w:rPr>
                <w:rFonts w:ascii="Times New Roman" w:hAnsi="Times New Roman" w:cs="Times New Roman"/>
                <w:sz w:val="24"/>
                <w:szCs w:val="24"/>
              </w:rPr>
              <w:t>22.2.0</w:t>
            </w:r>
          </w:p>
        </w:tc>
        <w:tc>
          <w:tcPr>
            <w:tcW w:w="2116" w:type="pct"/>
            <w:noWrap/>
          </w:tcPr>
          <w:p w14:paraId="49E14D62" w14:textId="7729F214" w:rsidR="00E70DA6" w:rsidRPr="00B0521D" w:rsidRDefault="00E70DA6" w:rsidP="002B5552">
            <w:pPr>
              <w:rPr>
                <w:rFonts w:ascii="Times New Roman" w:hAnsi="Times New Roman" w:cs="Times New Roman"/>
                <w:sz w:val="24"/>
                <w:szCs w:val="24"/>
              </w:rPr>
            </w:pPr>
          </w:p>
        </w:tc>
      </w:tr>
      <w:tr w:rsidR="00EF17AB" w:rsidRPr="00B0521D" w14:paraId="279C855A" w14:textId="77777777" w:rsidTr="005B2D6F">
        <w:trPr>
          <w:trHeight w:val="285"/>
        </w:trPr>
        <w:tc>
          <w:tcPr>
            <w:tcW w:w="382" w:type="pct"/>
            <w:noWrap/>
            <w:hideMark/>
          </w:tcPr>
          <w:p w14:paraId="5408082C" w14:textId="77777777" w:rsidR="002B5552" w:rsidRPr="00B0521D" w:rsidRDefault="002B5552" w:rsidP="002B5552">
            <w:pPr>
              <w:rPr>
                <w:rFonts w:ascii="Times New Roman" w:hAnsi="Times New Roman" w:cs="Times New Roman"/>
                <w:sz w:val="24"/>
                <w:szCs w:val="24"/>
              </w:rPr>
            </w:pPr>
            <w:r w:rsidRPr="00B0521D">
              <w:rPr>
                <w:rFonts w:ascii="Times New Roman" w:hAnsi="Times New Roman" w:cs="Times New Roman"/>
                <w:sz w:val="24"/>
                <w:szCs w:val="24"/>
              </w:rPr>
              <w:lastRenderedPageBreak/>
              <w:t>4</w:t>
            </w:r>
          </w:p>
        </w:tc>
        <w:tc>
          <w:tcPr>
            <w:tcW w:w="936" w:type="pct"/>
            <w:noWrap/>
          </w:tcPr>
          <w:p w14:paraId="532E5FF7" w14:textId="34DAFD3A" w:rsidR="002B5552" w:rsidRPr="00B0521D" w:rsidRDefault="4C76D43E" w:rsidP="002B5552">
            <w:pPr>
              <w:rPr>
                <w:rFonts w:ascii="Times New Roman" w:hAnsi="Times New Roman" w:cs="Times New Roman"/>
                <w:sz w:val="24"/>
                <w:szCs w:val="24"/>
              </w:rPr>
            </w:pPr>
            <w:r w:rsidRPr="00B0521D">
              <w:rPr>
                <w:rFonts w:ascii="Times New Roman" w:hAnsi="Times New Roman" w:cs="Times New Roman"/>
                <w:sz w:val="24"/>
                <w:szCs w:val="24"/>
              </w:rPr>
              <w:t>Kiến trúc hệ thống</w:t>
            </w:r>
          </w:p>
        </w:tc>
        <w:tc>
          <w:tcPr>
            <w:tcW w:w="1566" w:type="pct"/>
            <w:noWrap/>
          </w:tcPr>
          <w:p w14:paraId="35247AB8" w14:textId="4B2E573F" w:rsidR="002B5552" w:rsidRPr="00B0521D" w:rsidRDefault="1229D73C" w:rsidP="002B5552">
            <w:pPr>
              <w:rPr>
                <w:rFonts w:ascii="Times New Roman" w:hAnsi="Times New Roman" w:cs="Times New Roman"/>
                <w:sz w:val="24"/>
                <w:szCs w:val="24"/>
              </w:rPr>
            </w:pPr>
            <w:r w:rsidRPr="00B0521D">
              <w:rPr>
                <w:rFonts w:ascii="Times New Roman" w:hAnsi="Times New Roman" w:cs="Times New Roman"/>
                <w:sz w:val="24"/>
                <w:szCs w:val="24"/>
              </w:rPr>
              <w:t>MVC</w:t>
            </w:r>
          </w:p>
        </w:tc>
        <w:tc>
          <w:tcPr>
            <w:tcW w:w="2116" w:type="pct"/>
            <w:noWrap/>
          </w:tcPr>
          <w:p w14:paraId="5384C593" w14:textId="5EB22F33" w:rsidR="002B5552" w:rsidRPr="00B0521D" w:rsidRDefault="002B5552" w:rsidP="002B5552">
            <w:pPr>
              <w:rPr>
                <w:rFonts w:ascii="Times New Roman" w:hAnsi="Times New Roman" w:cs="Times New Roman"/>
                <w:sz w:val="24"/>
                <w:szCs w:val="24"/>
              </w:rPr>
            </w:pPr>
          </w:p>
        </w:tc>
      </w:tr>
      <w:tr w:rsidR="00EF17AB" w:rsidRPr="00B0521D" w14:paraId="7E6DA9FE" w14:textId="77777777" w:rsidTr="005B2D6F">
        <w:trPr>
          <w:trHeight w:val="285"/>
        </w:trPr>
        <w:tc>
          <w:tcPr>
            <w:tcW w:w="382" w:type="pct"/>
            <w:noWrap/>
          </w:tcPr>
          <w:p w14:paraId="1965AC7C" w14:textId="501F81FD" w:rsidR="002B5552" w:rsidRPr="00B0521D" w:rsidRDefault="002B5552" w:rsidP="002B5552">
            <w:pPr>
              <w:rPr>
                <w:rFonts w:ascii="Times New Roman" w:hAnsi="Times New Roman" w:cs="Times New Roman"/>
                <w:sz w:val="24"/>
                <w:szCs w:val="24"/>
              </w:rPr>
            </w:pPr>
            <w:r w:rsidRPr="00B0521D">
              <w:rPr>
                <w:rFonts w:ascii="Times New Roman" w:hAnsi="Times New Roman" w:cs="Times New Roman"/>
                <w:sz w:val="24"/>
                <w:szCs w:val="24"/>
              </w:rPr>
              <w:t>5</w:t>
            </w:r>
          </w:p>
        </w:tc>
        <w:tc>
          <w:tcPr>
            <w:tcW w:w="936" w:type="pct"/>
            <w:noWrap/>
          </w:tcPr>
          <w:p w14:paraId="6C96C75E" w14:textId="4138175D" w:rsidR="002B5552" w:rsidRPr="00B0521D" w:rsidRDefault="6D2099C4" w:rsidP="002B5552">
            <w:pPr>
              <w:rPr>
                <w:rFonts w:ascii="Times New Roman" w:hAnsi="Times New Roman" w:cs="Times New Roman"/>
                <w:sz w:val="24"/>
                <w:szCs w:val="24"/>
              </w:rPr>
            </w:pPr>
            <w:r w:rsidRPr="00B0521D">
              <w:rPr>
                <w:rFonts w:ascii="Times New Roman" w:hAnsi="Times New Roman" w:cs="Times New Roman"/>
                <w:sz w:val="24"/>
                <w:szCs w:val="24"/>
              </w:rPr>
              <w:t>Triển khai</w:t>
            </w:r>
          </w:p>
        </w:tc>
        <w:tc>
          <w:tcPr>
            <w:tcW w:w="1566" w:type="pct"/>
            <w:noWrap/>
          </w:tcPr>
          <w:p w14:paraId="62AB480F" w14:textId="28FF8C88" w:rsidR="002B5552" w:rsidRPr="00B0521D" w:rsidRDefault="6D2099C4" w:rsidP="002B5552">
            <w:pPr>
              <w:rPr>
                <w:rFonts w:ascii="Times New Roman" w:hAnsi="Times New Roman" w:cs="Times New Roman"/>
                <w:sz w:val="24"/>
                <w:szCs w:val="24"/>
              </w:rPr>
            </w:pPr>
            <w:r w:rsidRPr="00B0521D">
              <w:rPr>
                <w:rFonts w:ascii="Times New Roman" w:hAnsi="Times New Roman" w:cs="Times New Roman"/>
                <w:sz w:val="24"/>
                <w:szCs w:val="24"/>
              </w:rPr>
              <w:t>Trên websharing</w:t>
            </w:r>
          </w:p>
          <w:p w14:paraId="6F6B556F" w14:textId="7B05E268" w:rsidR="002B5552" w:rsidRPr="00B0521D" w:rsidRDefault="6D2099C4" w:rsidP="002B5552">
            <w:pPr>
              <w:rPr>
                <w:rFonts w:ascii="Times New Roman" w:hAnsi="Times New Roman" w:cs="Times New Roman"/>
                <w:sz w:val="24"/>
                <w:szCs w:val="24"/>
              </w:rPr>
            </w:pPr>
            <w:r w:rsidRPr="00B0521D">
              <w:rPr>
                <w:rFonts w:ascii="Times New Roman" w:hAnsi="Times New Roman" w:cs="Times New Roman"/>
                <w:sz w:val="24"/>
                <w:szCs w:val="24"/>
              </w:rPr>
              <w:t>Trên cloudAmazon</w:t>
            </w:r>
          </w:p>
        </w:tc>
        <w:tc>
          <w:tcPr>
            <w:tcW w:w="2116" w:type="pct"/>
            <w:noWrap/>
          </w:tcPr>
          <w:p w14:paraId="03B97FEF" w14:textId="62EA435F" w:rsidR="002B5552" w:rsidRPr="00B0521D" w:rsidRDefault="6D2099C4" w:rsidP="002B5552">
            <w:pPr>
              <w:rPr>
                <w:rFonts w:ascii="Times New Roman" w:hAnsi="Times New Roman" w:cs="Times New Roman"/>
                <w:sz w:val="24"/>
                <w:szCs w:val="24"/>
              </w:rPr>
            </w:pPr>
            <w:r w:rsidRPr="00B0521D">
              <w:rPr>
                <w:rFonts w:ascii="Times New Roman" w:hAnsi="Times New Roman" w:cs="Times New Roman"/>
                <w:sz w:val="24"/>
                <w:szCs w:val="24"/>
              </w:rPr>
              <w:t xml:space="preserve">Đăng ký tài khoản Amazon </w:t>
            </w:r>
          </w:p>
        </w:tc>
      </w:tr>
    </w:tbl>
    <w:p w14:paraId="3AB48538" w14:textId="77777777" w:rsidR="00431266" w:rsidRPr="00B0521D" w:rsidRDefault="00431266" w:rsidP="008B60D0">
      <w:pPr>
        <w:pStyle w:val="Heading2"/>
      </w:pPr>
      <w:bookmarkStart w:id="45" w:name="_Toc50884358"/>
      <w:bookmarkStart w:id="46" w:name="_Toc173188458"/>
      <w:r w:rsidRPr="00B0521D">
        <w:t>Bảng trách nhiệm</w:t>
      </w:r>
      <w:bookmarkEnd w:id="45"/>
      <w:bookmarkEnd w:id="46"/>
    </w:p>
    <w:p w14:paraId="3A677FAC" w14:textId="77777777" w:rsidR="00431266" w:rsidRPr="00B0521D" w:rsidRDefault="6DBA06F0" w:rsidP="008B60D0">
      <w:pPr>
        <w:pStyle w:val="Heading3"/>
      </w:pPr>
      <w:bookmarkStart w:id="47" w:name="_Toc50884359"/>
      <w:bookmarkStart w:id="48" w:name="_Toc173188459"/>
      <w:r>
        <w:t>Bảng trách nhiệm yêu cầu nghiệp vụ</w:t>
      </w:r>
      <w:bookmarkEnd w:id="47"/>
      <w:bookmarkEnd w:id="48"/>
    </w:p>
    <w:p w14:paraId="32CD3F62" w14:textId="52127FE2" w:rsidR="4C51B9BE" w:rsidRDefault="4C51B9BE" w:rsidP="4C51B9BE"/>
    <w:tbl>
      <w:tblPr>
        <w:tblStyle w:val="TableGrid"/>
        <w:tblW w:w="0" w:type="auto"/>
        <w:tblLook w:val="04A0" w:firstRow="1" w:lastRow="0" w:firstColumn="1" w:lastColumn="0" w:noHBand="0" w:noVBand="1"/>
      </w:tblPr>
      <w:tblGrid>
        <w:gridCol w:w="690"/>
        <w:gridCol w:w="2220"/>
        <w:gridCol w:w="1905"/>
        <w:gridCol w:w="2415"/>
        <w:gridCol w:w="1787"/>
      </w:tblGrid>
      <w:tr w:rsidR="4C51B9BE" w14:paraId="63970CF7" w14:textId="77777777" w:rsidTr="4C51B9BE">
        <w:trPr>
          <w:trHeight w:val="360"/>
        </w:trPr>
        <w:tc>
          <w:tcPr>
            <w:tcW w:w="9017" w:type="dxa"/>
            <w:gridSpan w:val="5"/>
            <w:shd w:val="clear" w:color="auto" w:fill="B6DDE8" w:themeFill="accent5" w:themeFillTint="66"/>
          </w:tcPr>
          <w:p w14:paraId="6EAB0016"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 xml:space="preserve">Bảng trách nhiệm </w:t>
            </w:r>
          </w:p>
          <w:p w14:paraId="1FA2E0F5" w14:textId="575E23BA"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Bộ phận: Điều hành</w:t>
            </w:r>
          </w:p>
        </w:tc>
      </w:tr>
      <w:tr w:rsidR="4C51B9BE" w14:paraId="155AE08A" w14:textId="77777777" w:rsidTr="4C51B9BE">
        <w:trPr>
          <w:trHeight w:val="360"/>
        </w:trPr>
        <w:tc>
          <w:tcPr>
            <w:tcW w:w="690" w:type="dxa"/>
            <w:shd w:val="clear" w:color="auto" w:fill="FFFF00"/>
          </w:tcPr>
          <w:p w14:paraId="4F25E07C"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STT</w:t>
            </w:r>
          </w:p>
        </w:tc>
        <w:tc>
          <w:tcPr>
            <w:tcW w:w="2220" w:type="dxa"/>
            <w:shd w:val="clear" w:color="auto" w:fill="FFFF00"/>
          </w:tcPr>
          <w:p w14:paraId="72762DC8"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Nghiệp vụ</w:t>
            </w:r>
          </w:p>
        </w:tc>
        <w:tc>
          <w:tcPr>
            <w:tcW w:w="1905" w:type="dxa"/>
            <w:shd w:val="clear" w:color="auto" w:fill="FFFF00"/>
          </w:tcPr>
          <w:p w14:paraId="6CB4D86F"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Người dùng</w:t>
            </w:r>
          </w:p>
        </w:tc>
        <w:tc>
          <w:tcPr>
            <w:tcW w:w="2415" w:type="dxa"/>
            <w:shd w:val="clear" w:color="auto" w:fill="FFFF00"/>
          </w:tcPr>
          <w:p w14:paraId="2FA4BE60"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Phần mềm</w:t>
            </w:r>
          </w:p>
        </w:tc>
        <w:tc>
          <w:tcPr>
            <w:tcW w:w="1787" w:type="dxa"/>
            <w:shd w:val="clear" w:color="auto" w:fill="FFFF00"/>
          </w:tcPr>
          <w:p w14:paraId="1963E896"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Ghi chú</w:t>
            </w:r>
          </w:p>
        </w:tc>
      </w:tr>
      <w:tr w:rsidR="4C51B9BE" w14:paraId="61555C1F" w14:textId="77777777" w:rsidTr="4C51B9BE">
        <w:trPr>
          <w:trHeight w:val="1207"/>
        </w:trPr>
        <w:tc>
          <w:tcPr>
            <w:tcW w:w="690" w:type="dxa"/>
          </w:tcPr>
          <w:p w14:paraId="66FC278B" w14:textId="59B4E707" w:rsidR="0A932634" w:rsidRDefault="0A932634" w:rsidP="4C51B9BE">
            <w:pPr>
              <w:rPr>
                <w:rFonts w:ascii="Times New Roman" w:hAnsi="Times New Roman" w:cs="Times New Roman"/>
              </w:rPr>
            </w:pPr>
            <w:r w:rsidRPr="4C51B9BE">
              <w:rPr>
                <w:rFonts w:ascii="Times New Roman" w:hAnsi="Times New Roman" w:cs="Times New Roman"/>
              </w:rPr>
              <w:t>1</w:t>
            </w:r>
          </w:p>
        </w:tc>
        <w:tc>
          <w:tcPr>
            <w:tcW w:w="2220" w:type="dxa"/>
            <w:vAlign w:val="center"/>
          </w:tcPr>
          <w:p w14:paraId="58DEE3B4" w14:textId="0F467DCA" w:rsidR="4C51B9BE" w:rsidRDefault="4C51B9BE" w:rsidP="4C51B9BE">
            <w:pPr>
              <w:spacing w:before="0"/>
              <w:rPr>
                <w:rFonts w:ascii="Times New Roman" w:eastAsia="Times New Roman" w:hAnsi="Times New Roman" w:cs="Times New Roman"/>
              </w:rPr>
            </w:pPr>
            <w:r w:rsidRPr="4C51B9BE">
              <w:rPr>
                <w:rFonts w:ascii="Times New Roman" w:eastAsia="Times New Roman" w:hAnsi="Times New Roman" w:cs="Times New Roman"/>
                <w:color w:val="000000" w:themeColor="text1"/>
              </w:rPr>
              <w:t>Xét duyệt yêu cầu hủy đặt phòng</w:t>
            </w:r>
          </w:p>
        </w:tc>
        <w:tc>
          <w:tcPr>
            <w:tcW w:w="1905" w:type="dxa"/>
          </w:tcPr>
          <w:p w14:paraId="021446F9" w14:textId="77E193F4" w:rsidR="4C51B9BE" w:rsidRDefault="4C51B9BE" w:rsidP="4C51B9BE">
            <w:pPr>
              <w:rPr>
                <w:rFonts w:ascii="Times New Roman" w:hAnsi="Times New Roman" w:cs="Times New Roman"/>
              </w:rPr>
            </w:pPr>
            <w:r w:rsidRPr="4C51B9BE">
              <w:rPr>
                <w:rFonts w:ascii="Times New Roman" w:hAnsi="Times New Roman" w:cs="Times New Roman"/>
              </w:rPr>
              <w:t xml:space="preserve">Cung cấp thông tin đơn đặt phòng </w:t>
            </w:r>
          </w:p>
        </w:tc>
        <w:tc>
          <w:tcPr>
            <w:tcW w:w="2415" w:type="dxa"/>
          </w:tcPr>
          <w:p w14:paraId="4FA53413" w14:textId="7D507862"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787" w:type="dxa"/>
          </w:tcPr>
          <w:p w14:paraId="41D3D246" w14:textId="6C5BD5A4" w:rsidR="4C51B9BE" w:rsidRDefault="4C51B9BE" w:rsidP="4C51B9BE">
            <w:pPr>
              <w:rPr>
                <w:rFonts w:ascii="Times New Roman" w:hAnsi="Times New Roman" w:cs="Times New Roman"/>
              </w:rPr>
            </w:pPr>
            <w:r w:rsidRPr="4C51B9BE">
              <w:rPr>
                <w:rFonts w:ascii="Times New Roman" w:hAnsi="Times New Roman" w:cs="Times New Roman"/>
              </w:rPr>
              <w:t>Cho phép hủy đơn đặt hàng</w:t>
            </w:r>
          </w:p>
        </w:tc>
      </w:tr>
      <w:tr w:rsidR="4C51B9BE" w14:paraId="634D36FB" w14:textId="77777777" w:rsidTr="4C51B9BE">
        <w:trPr>
          <w:trHeight w:val="1207"/>
        </w:trPr>
        <w:tc>
          <w:tcPr>
            <w:tcW w:w="690" w:type="dxa"/>
          </w:tcPr>
          <w:p w14:paraId="3F54F6DC" w14:textId="6CE6D415" w:rsidR="509879EE" w:rsidRDefault="509879EE" w:rsidP="4C51B9BE">
            <w:pPr>
              <w:rPr>
                <w:rFonts w:ascii="Times New Roman" w:hAnsi="Times New Roman" w:cs="Times New Roman"/>
              </w:rPr>
            </w:pPr>
            <w:r w:rsidRPr="4C51B9BE">
              <w:rPr>
                <w:rFonts w:ascii="Times New Roman" w:hAnsi="Times New Roman" w:cs="Times New Roman"/>
              </w:rPr>
              <w:t>2</w:t>
            </w:r>
          </w:p>
        </w:tc>
        <w:tc>
          <w:tcPr>
            <w:tcW w:w="2220" w:type="dxa"/>
            <w:vAlign w:val="center"/>
          </w:tcPr>
          <w:p w14:paraId="7AB54C27" w14:textId="4C4E20AF" w:rsidR="4C51B9BE" w:rsidRDefault="4C51B9BE" w:rsidP="4C51B9BE">
            <w:pPr>
              <w:spacing w:before="0"/>
              <w:rPr>
                <w:rFonts w:ascii="Times New Roman" w:eastAsia="Times New Roman" w:hAnsi="Times New Roman" w:cs="Times New Roman"/>
              </w:rPr>
            </w:pPr>
            <w:r w:rsidRPr="4C51B9BE">
              <w:rPr>
                <w:rFonts w:ascii="Times New Roman" w:eastAsia="Times New Roman" w:hAnsi="Times New Roman" w:cs="Times New Roman"/>
                <w:color w:val="000000" w:themeColor="text1"/>
              </w:rPr>
              <w:t>Kiểm duyệt thông tin Doanh Nghiệp</w:t>
            </w:r>
          </w:p>
          <w:p w14:paraId="214F8A60" w14:textId="0DA78D5D" w:rsidR="4C51B9BE" w:rsidRDefault="4C51B9BE" w:rsidP="4C51B9BE">
            <w:pPr>
              <w:rPr>
                <w:rFonts w:ascii="Times New Roman" w:hAnsi="Times New Roman" w:cs="Times New Roman"/>
                <w:b/>
                <w:bCs/>
                <w:i/>
                <w:iCs/>
                <w:color w:val="5F497A" w:themeColor="accent4" w:themeShade="BF"/>
                <w:u w:val="single"/>
              </w:rPr>
            </w:pPr>
          </w:p>
        </w:tc>
        <w:tc>
          <w:tcPr>
            <w:tcW w:w="1905" w:type="dxa"/>
          </w:tcPr>
          <w:p w14:paraId="4050CE07" w14:textId="2F53B1F5" w:rsidR="4C51B9BE" w:rsidRDefault="4C51B9BE" w:rsidP="4C51B9BE">
            <w:pPr>
              <w:rPr>
                <w:rFonts w:ascii="Times New Roman" w:hAnsi="Times New Roman" w:cs="Times New Roman"/>
              </w:rPr>
            </w:pPr>
            <w:r w:rsidRPr="4C51B9BE">
              <w:rPr>
                <w:rFonts w:ascii="Times New Roman" w:hAnsi="Times New Roman" w:cs="Times New Roman"/>
              </w:rPr>
              <w:t>Cung cấp thông tin Doanh Nghiệp</w:t>
            </w:r>
          </w:p>
        </w:tc>
        <w:tc>
          <w:tcPr>
            <w:tcW w:w="2415" w:type="dxa"/>
          </w:tcPr>
          <w:p w14:paraId="011BED15" w14:textId="606701E7"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787" w:type="dxa"/>
          </w:tcPr>
          <w:p w14:paraId="1622B114" w14:textId="7AAD6893" w:rsidR="4C51B9BE" w:rsidRDefault="4C51B9BE" w:rsidP="4C51B9BE">
            <w:pPr>
              <w:rPr>
                <w:rFonts w:ascii="Times New Roman" w:hAnsi="Times New Roman" w:cs="Times New Roman"/>
              </w:rPr>
            </w:pPr>
          </w:p>
        </w:tc>
      </w:tr>
      <w:tr w:rsidR="4C51B9BE" w14:paraId="26C508A1" w14:textId="77777777" w:rsidTr="4C51B9BE">
        <w:trPr>
          <w:trHeight w:val="285"/>
        </w:trPr>
        <w:tc>
          <w:tcPr>
            <w:tcW w:w="690" w:type="dxa"/>
          </w:tcPr>
          <w:p w14:paraId="22919125" w14:textId="141123AA" w:rsidR="3C619C39" w:rsidRDefault="3C619C39" w:rsidP="4C51B9BE">
            <w:pPr>
              <w:rPr>
                <w:rFonts w:ascii="Times New Roman" w:hAnsi="Times New Roman" w:cs="Times New Roman"/>
              </w:rPr>
            </w:pPr>
            <w:r w:rsidRPr="4C51B9BE">
              <w:rPr>
                <w:rFonts w:ascii="Times New Roman" w:hAnsi="Times New Roman" w:cs="Times New Roman"/>
              </w:rPr>
              <w:t>3</w:t>
            </w:r>
          </w:p>
        </w:tc>
        <w:tc>
          <w:tcPr>
            <w:tcW w:w="2220" w:type="dxa"/>
            <w:vAlign w:val="center"/>
          </w:tcPr>
          <w:p w14:paraId="62EB0A85" w14:textId="6D9D2E70" w:rsidR="7D270AC2" w:rsidRDefault="7D270AC2" w:rsidP="4C51B9BE">
            <w:pPr>
              <w:spacing w:before="0"/>
              <w:rPr>
                <w:rFonts w:ascii="Times New Roman" w:eastAsia="Times New Roman" w:hAnsi="Times New Roman" w:cs="Times New Roman"/>
              </w:rPr>
            </w:pPr>
            <w:r w:rsidRPr="4C51B9BE">
              <w:rPr>
                <w:rFonts w:ascii="Times New Roman" w:eastAsia="Times New Roman" w:hAnsi="Times New Roman" w:cs="Times New Roman"/>
                <w:color w:val="000000" w:themeColor="text1"/>
              </w:rPr>
              <w:t>Duyệt</w:t>
            </w:r>
            <w:r w:rsidR="4C51B9BE" w:rsidRPr="4C51B9BE">
              <w:rPr>
                <w:rFonts w:ascii="Times New Roman" w:eastAsia="Times New Roman" w:hAnsi="Times New Roman" w:cs="Times New Roman"/>
                <w:color w:val="000000" w:themeColor="text1"/>
              </w:rPr>
              <w:t xml:space="preserve"> căn phòng lên hệ thống</w:t>
            </w:r>
          </w:p>
        </w:tc>
        <w:tc>
          <w:tcPr>
            <w:tcW w:w="1905" w:type="dxa"/>
          </w:tcPr>
          <w:p w14:paraId="504F14F4" w14:textId="1B7D4058" w:rsidR="4C51B9BE" w:rsidRDefault="4C51B9BE" w:rsidP="4C51B9BE">
            <w:pPr>
              <w:rPr>
                <w:rFonts w:ascii="Times New Roman" w:hAnsi="Times New Roman" w:cs="Times New Roman"/>
              </w:rPr>
            </w:pPr>
            <w:r w:rsidRPr="4C51B9BE">
              <w:rPr>
                <w:rFonts w:ascii="Times New Roman" w:hAnsi="Times New Roman" w:cs="Times New Roman"/>
              </w:rPr>
              <w:t>Cung cấp thông tin phòng cho thuê</w:t>
            </w:r>
          </w:p>
        </w:tc>
        <w:tc>
          <w:tcPr>
            <w:tcW w:w="2415" w:type="dxa"/>
          </w:tcPr>
          <w:p w14:paraId="269F94C1" w14:textId="606701E7"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p w14:paraId="61C6748B" w14:textId="7CC9F8DF" w:rsidR="4C51B9BE" w:rsidRDefault="4C51B9BE" w:rsidP="4C51B9BE">
            <w:pPr>
              <w:rPr>
                <w:rFonts w:ascii="Times New Roman" w:hAnsi="Times New Roman" w:cs="Times New Roman"/>
              </w:rPr>
            </w:pPr>
          </w:p>
        </w:tc>
        <w:tc>
          <w:tcPr>
            <w:tcW w:w="1787" w:type="dxa"/>
          </w:tcPr>
          <w:p w14:paraId="694627B0" w14:textId="7F5D74AE" w:rsidR="6BDCC3E1" w:rsidRDefault="6BDCC3E1" w:rsidP="4C51B9BE">
            <w:pPr>
              <w:rPr>
                <w:rFonts w:ascii="Times New Roman" w:hAnsi="Times New Roman" w:cs="Times New Roman"/>
              </w:rPr>
            </w:pPr>
            <w:r w:rsidRPr="4C51B9BE">
              <w:rPr>
                <w:rFonts w:ascii="Times New Roman" w:hAnsi="Times New Roman" w:cs="Times New Roman"/>
              </w:rPr>
              <w:t>Cho phép cập nhập lại trạng thái căn phòng cho thuê</w:t>
            </w:r>
          </w:p>
        </w:tc>
      </w:tr>
      <w:tr w:rsidR="4C51B9BE" w14:paraId="136FDCB8" w14:textId="77777777" w:rsidTr="4C51B9BE">
        <w:trPr>
          <w:trHeight w:val="285"/>
        </w:trPr>
        <w:tc>
          <w:tcPr>
            <w:tcW w:w="690" w:type="dxa"/>
          </w:tcPr>
          <w:p w14:paraId="4239C5C2" w14:textId="41D65DB7" w:rsidR="13AFFDFB" w:rsidRDefault="13AFFDFB" w:rsidP="4C51B9BE">
            <w:pPr>
              <w:rPr>
                <w:rFonts w:ascii="Times New Roman" w:hAnsi="Times New Roman" w:cs="Times New Roman"/>
              </w:rPr>
            </w:pPr>
            <w:r w:rsidRPr="4C51B9BE">
              <w:rPr>
                <w:rFonts w:ascii="Times New Roman" w:hAnsi="Times New Roman" w:cs="Times New Roman"/>
              </w:rPr>
              <w:t>4</w:t>
            </w:r>
          </w:p>
        </w:tc>
        <w:tc>
          <w:tcPr>
            <w:tcW w:w="2220" w:type="dxa"/>
            <w:vAlign w:val="center"/>
          </w:tcPr>
          <w:p w14:paraId="20B6EF9C" w14:textId="738EFB61" w:rsidR="4C51B9BE" w:rsidRDefault="4C51B9BE" w:rsidP="4C51B9BE">
            <w:pPr>
              <w:spacing w:before="0"/>
              <w:rPr>
                <w:rFonts w:ascii="Times New Roman" w:eastAsia="Times New Roman" w:hAnsi="Times New Roman" w:cs="Times New Roman"/>
              </w:rPr>
            </w:pPr>
            <w:r w:rsidRPr="4C51B9BE">
              <w:rPr>
                <w:rFonts w:ascii="Times New Roman" w:eastAsia="Times New Roman" w:hAnsi="Times New Roman" w:cs="Times New Roman"/>
                <w:color w:val="000000" w:themeColor="text1"/>
              </w:rPr>
              <w:t>Chuyển trạng thái căn phòng sang vi phạm chính sách</w:t>
            </w:r>
          </w:p>
        </w:tc>
        <w:tc>
          <w:tcPr>
            <w:tcW w:w="1905" w:type="dxa"/>
          </w:tcPr>
          <w:p w14:paraId="475B12E7" w14:textId="53D9B297" w:rsidR="4C51B9BE" w:rsidRDefault="4C51B9BE" w:rsidP="4C51B9BE">
            <w:pPr>
              <w:rPr>
                <w:rFonts w:ascii="Times New Roman" w:hAnsi="Times New Roman" w:cs="Times New Roman"/>
              </w:rPr>
            </w:pPr>
            <w:r w:rsidRPr="4C51B9BE">
              <w:rPr>
                <w:rFonts w:ascii="Times New Roman" w:hAnsi="Times New Roman" w:cs="Times New Roman"/>
              </w:rPr>
              <w:t>Cung cấp thông tin căn phòng cho thuê</w:t>
            </w:r>
          </w:p>
        </w:tc>
        <w:tc>
          <w:tcPr>
            <w:tcW w:w="2415" w:type="dxa"/>
          </w:tcPr>
          <w:p w14:paraId="5AA94BFB" w14:textId="606701E7"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p w14:paraId="01CBFA62" w14:textId="561EDB17" w:rsidR="4C51B9BE" w:rsidRDefault="4C51B9BE" w:rsidP="4C51B9BE">
            <w:pPr>
              <w:rPr>
                <w:rFonts w:ascii="Times New Roman" w:hAnsi="Times New Roman" w:cs="Times New Roman"/>
              </w:rPr>
            </w:pPr>
          </w:p>
        </w:tc>
        <w:tc>
          <w:tcPr>
            <w:tcW w:w="1787" w:type="dxa"/>
          </w:tcPr>
          <w:p w14:paraId="18F19798" w14:textId="223CC114" w:rsidR="4C51B9BE" w:rsidRDefault="4C51B9BE" w:rsidP="4C51B9BE">
            <w:pPr>
              <w:rPr>
                <w:rFonts w:ascii="Times New Roman" w:hAnsi="Times New Roman" w:cs="Times New Roman"/>
              </w:rPr>
            </w:pPr>
          </w:p>
        </w:tc>
      </w:tr>
    </w:tbl>
    <w:p w14:paraId="619713A7" w14:textId="3E17A4E0" w:rsidR="003820D5" w:rsidRPr="002C3B1F" w:rsidRDefault="003820D5" w:rsidP="783C8348"/>
    <w:tbl>
      <w:tblPr>
        <w:tblStyle w:val="TableGrid"/>
        <w:tblW w:w="0" w:type="auto"/>
        <w:tblLook w:val="04A0" w:firstRow="1" w:lastRow="0" w:firstColumn="1" w:lastColumn="0" w:noHBand="0" w:noVBand="1"/>
      </w:tblPr>
      <w:tblGrid>
        <w:gridCol w:w="703"/>
        <w:gridCol w:w="2554"/>
        <w:gridCol w:w="1558"/>
        <w:gridCol w:w="2608"/>
        <w:gridCol w:w="1594"/>
      </w:tblGrid>
      <w:tr w:rsidR="4C51B9BE" w14:paraId="5BA512CA" w14:textId="77777777" w:rsidTr="4C51B9BE">
        <w:trPr>
          <w:trHeight w:val="360"/>
        </w:trPr>
        <w:tc>
          <w:tcPr>
            <w:tcW w:w="9017" w:type="dxa"/>
            <w:gridSpan w:val="5"/>
            <w:shd w:val="clear" w:color="auto" w:fill="B6DDE8" w:themeFill="accent5" w:themeFillTint="66"/>
          </w:tcPr>
          <w:p w14:paraId="36194BA5"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 xml:space="preserve">Bảng trách nhiệm </w:t>
            </w:r>
          </w:p>
          <w:p w14:paraId="5FB41740" w14:textId="00DDF1C8"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Bộ phận: Chăm sóc khách hàng</w:t>
            </w:r>
          </w:p>
        </w:tc>
      </w:tr>
      <w:tr w:rsidR="4C51B9BE" w14:paraId="7756E55B" w14:textId="77777777" w:rsidTr="4C51B9BE">
        <w:trPr>
          <w:trHeight w:val="360"/>
        </w:trPr>
        <w:tc>
          <w:tcPr>
            <w:tcW w:w="703" w:type="dxa"/>
            <w:shd w:val="clear" w:color="auto" w:fill="FFFF00"/>
          </w:tcPr>
          <w:p w14:paraId="369A6F09"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STT</w:t>
            </w:r>
          </w:p>
        </w:tc>
        <w:tc>
          <w:tcPr>
            <w:tcW w:w="2554" w:type="dxa"/>
            <w:shd w:val="clear" w:color="auto" w:fill="FFFF00"/>
          </w:tcPr>
          <w:p w14:paraId="0BC9249E"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Nghiệp vụ</w:t>
            </w:r>
          </w:p>
        </w:tc>
        <w:tc>
          <w:tcPr>
            <w:tcW w:w="1558" w:type="dxa"/>
            <w:shd w:val="clear" w:color="auto" w:fill="FFFF00"/>
          </w:tcPr>
          <w:p w14:paraId="4C27719B"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Người dùng</w:t>
            </w:r>
          </w:p>
        </w:tc>
        <w:tc>
          <w:tcPr>
            <w:tcW w:w="2608" w:type="dxa"/>
            <w:shd w:val="clear" w:color="auto" w:fill="FFFF00"/>
          </w:tcPr>
          <w:p w14:paraId="7AFCB829"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Phần mềm</w:t>
            </w:r>
          </w:p>
        </w:tc>
        <w:tc>
          <w:tcPr>
            <w:tcW w:w="1594" w:type="dxa"/>
            <w:shd w:val="clear" w:color="auto" w:fill="FFFF00"/>
          </w:tcPr>
          <w:p w14:paraId="022B5FBE"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Ghi chú</w:t>
            </w:r>
          </w:p>
        </w:tc>
      </w:tr>
      <w:tr w:rsidR="4C51B9BE" w14:paraId="3622711F" w14:textId="77777777" w:rsidTr="4C51B9BE">
        <w:trPr>
          <w:trHeight w:val="1820"/>
        </w:trPr>
        <w:tc>
          <w:tcPr>
            <w:tcW w:w="703" w:type="dxa"/>
          </w:tcPr>
          <w:p w14:paraId="50598B54" w14:textId="6FCF9E0E" w:rsidR="4C51B9BE" w:rsidRDefault="00496A64" w:rsidP="4C51B9BE">
            <w:pPr>
              <w:rPr>
                <w:rFonts w:ascii="Times New Roman" w:hAnsi="Times New Roman" w:cs="Times New Roman"/>
              </w:rPr>
            </w:pPr>
            <w:r>
              <w:rPr>
                <w:rFonts w:ascii="Times New Roman" w:hAnsi="Times New Roman" w:cs="Times New Roman"/>
              </w:rPr>
              <w:lastRenderedPageBreak/>
              <w:t>1</w:t>
            </w:r>
          </w:p>
        </w:tc>
        <w:tc>
          <w:tcPr>
            <w:tcW w:w="2554" w:type="dxa"/>
            <w:vAlign w:val="center"/>
          </w:tcPr>
          <w:p w14:paraId="605EAD48" w14:textId="164AD5D8" w:rsidR="4C51B9BE" w:rsidRDefault="4C51B9BE" w:rsidP="4C51B9BE">
            <w:pPr>
              <w:spacing w:before="0" w:line="240" w:lineRule="auto"/>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Tra cứu thông tin khách hàng</w:t>
            </w:r>
          </w:p>
        </w:tc>
        <w:tc>
          <w:tcPr>
            <w:tcW w:w="1558" w:type="dxa"/>
          </w:tcPr>
          <w:p w14:paraId="095E295C" w14:textId="1F6BF9BF" w:rsidR="4C51B9BE" w:rsidRDefault="4C51B9BE" w:rsidP="4C51B9BE">
            <w:pPr>
              <w:rPr>
                <w:rFonts w:ascii="Times New Roman" w:hAnsi="Times New Roman" w:cs="Times New Roman"/>
              </w:rPr>
            </w:pPr>
            <w:r w:rsidRPr="4C51B9BE">
              <w:rPr>
                <w:rFonts w:ascii="Times New Roman" w:hAnsi="Times New Roman" w:cs="Times New Roman"/>
              </w:rPr>
              <w:t>Cung cấp thông tin tài khoản khách hàng</w:t>
            </w:r>
          </w:p>
        </w:tc>
        <w:tc>
          <w:tcPr>
            <w:tcW w:w="2608" w:type="dxa"/>
          </w:tcPr>
          <w:p w14:paraId="67575D9E" w14:textId="3C2D0A44" w:rsidR="4C51B9BE" w:rsidRDefault="4C51B9BE" w:rsidP="4C51B9BE">
            <w:pPr>
              <w:rPr>
                <w:rFonts w:ascii="Times New Roman" w:hAnsi="Times New Roman" w:cs="Times New Roman"/>
              </w:rPr>
            </w:pPr>
            <w:r w:rsidRPr="4C51B9BE">
              <w:rPr>
                <w:rFonts w:ascii="Times New Roman" w:hAnsi="Times New Roman" w:cs="Times New Roman"/>
              </w:rPr>
              <w:t>Tìm,xuất thông tin liên quan</w:t>
            </w:r>
          </w:p>
          <w:p w14:paraId="6B46E33B" w14:textId="74BB6C0D" w:rsidR="4C51B9BE" w:rsidRDefault="4C51B9BE" w:rsidP="4C51B9BE">
            <w:pPr>
              <w:rPr>
                <w:rFonts w:ascii="Times New Roman" w:hAnsi="Times New Roman" w:cs="Times New Roman"/>
              </w:rPr>
            </w:pPr>
          </w:p>
        </w:tc>
        <w:tc>
          <w:tcPr>
            <w:tcW w:w="1594" w:type="dxa"/>
          </w:tcPr>
          <w:p w14:paraId="4E4BF8E9" w14:textId="43AC4838" w:rsidR="4C51B9BE" w:rsidRDefault="4C51B9BE" w:rsidP="4C51B9BE">
            <w:pPr>
              <w:rPr>
                <w:rFonts w:ascii="Times New Roman" w:hAnsi="Times New Roman" w:cs="Times New Roman"/>
                <w:sz w:val="24"/>
                <w:szCs w:val="24"/>
              </w:rPr>
            </w:pPr>
          </w:p>
        </w:tc>
      </w:tr>
      <w:tr w:rsidR="4C51B9BE" w14:paraId="2E1ADC2C" w14:textId="77777777" w:rsidTr="4C51B9BE">
        <w:trPr>
          <w:trHeight w:val="285"/>
        </w:trPr>
        <w:tc>
          <w:tcPr>
            <w:tcW w:w="703" w:type="dxa"/>
          </w:tcPr>
          <w:p w14:paraId="4270387D" w14:textId="1E7D87E1" w:rsidR="4C51B9BE" w:rsidRDefault="00496A64" w:rsidP="4C51B9BE">
            <w:pPr>
              <w:rPr>
                <w:rFonts w:ascii="Times New Roman" w:hAnsi="Times New Roman" w:cs="Times New Roman"/>
              </w:rPr>
            </w:pPr>
            <w:r>
              <w:rPr>
                <w:rFonts w:ascii="Times New Roman" w:hAnsi="Times New Roman" w:cs="Times New Roman"/>
              </w:rPr>
              <w:t>2</w:t>
            </w:r>
          </w:p>
        </w:tc>
        <w:tc>
          <w:tcPr>
            <w:tcW w:w="2554" w:type="dxa"/>
            <w:vAlign w:val="center"/>
          </w:tcPr>
          <w:p w14:paraId="207D456B" w14:textId="280E0073" w:rsidR="4C51B9BE" w:rsidRDefault="4C51B9BE" w:rsidP="4C51B9BE">
            <w:pPr>
              <w:spacing w:before="0"/>
              <w:jc w:val="center"/>
              <w:rPr>
                <w:rFonts w:ascii="Times New Roman" w:eastAsia="Times New Roman" w:hAnsi="Times New Roman" w:cs="Times New Roman"/>
              </w:rPr>
            </w:pPr>
            <w:r w:rsidRPr="4C51B9BE">
              <w:rPr>
                <w:rFonts w:ascii="Times New Roman" w:eastAsia="Bahnschrift" w:hAnsi="Times New Roman" w:cs="Times New Roman"/>
                <w:color w:val="000000" w:themeColor="text1"/>
              </w:rPr>
              <w:t>Thống kê số lượng yêu cầu hỗ trợ</w:t>
            </w:r>
          </w:p>
        </w:tc>
        <w:tc>
          <w:tcPr>
            <w:tcW w:w="1558" w:type="dxa"/>
          </w:tcPr>
          <w:p w14:paraId="70FC3912" w14:textId="1B140788" w:rsidR="4C51B9BE" w:rsidRDefault="4C51B9BE" w:rsidP="4C51B9BE">
            <w:pPr>
              <w:rPr>
                <w:rFonts w:ascii="Times New Roman" w:hAnsi="Times New Roman" w:cs="Times New Roman"/>
              </w:rPr>
            </w:pPr>
            <w:r w:rsidRPr="4C51B9BE">
              <w:rPr>
                <w:rFonts w:ascii="Times New Roman" w:hAnsi="Times New Roman" w:cs="Times New Roman"/>
              </w:rPr>
              <w:t>Cung cấp thông tin vấn đề khách hàng</w:t>
            </w:r>
          </w:p>
        </w:tc>
        <w:tc>
          <w:tcPr>
            <w:tcW w:w="2608" w:type="dxa"/>
          </w:tcPr>
          <w:p w14:paraId="46FD2015" w14:textId="149AB395"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543BD5AC" w14:textId="0D2E26C3" w:rsidR="4C51B9BE" w:rsidRDefault="4C51B9BE" w:rsidP="4C51B9BE">
            <w:pPr>
              <w:rPr>
                <w:rFonts w:ascii="Times New Roman" w:hAnsi="Times New Roman" w:cs="Times New Roman"/>
                <w:sz w:val="24"/>
                <w:szCs w:val="24"/>
              </w:rPr>
            </w:pPr>
          </w:p>
        </w:tc>
      </w:tr>
      <w:tr w:rsidR="4C51B9BE" w14:paraId="058BD896" w14:textId="77777777" w:rsidTr="4C51B9BE">
        <w:trPr>
          <w:trHeight w:val="285"/>
        </w:trPr>
        <w:tc>
          <w:tcPr>
            <w:tcW w:w="703" w:type="dxa"/>
          </w:tcPr>
          <w:p w14:paraId="6DFE445C" w14:textId="3801EBA4" w:rsidR="4C51B9BE" w:rsidRDefault="00496A64" w:rsidP="4C51B9BE">
            <w:pPr>
              <w:rPr>
                <w:rFonts w:ascii="Times New Roman" w:hAnsi="Times New Roman" w:cs="Times New Roman"/>
              </w:rPr>
            </w:pPr>
            <w:r>
              <w:rPr>
                <w:rFonts w:ascii="Times New Roman" w:hAnsi="Times New Roman" w:cs="Times New Roman"/>
              </w:rPr>
              <w:t>3</w:t>
            </w:r>
          </w:p>
        </w:tc>
        <w:tc>
          <w:tcPr>
            <w:tcW w:w="2554" w:type="dxa"/>
            <w:vAlign w:val="center"/>
          </w:tcPr>
          <w:p w14:paraId="28F9505A" w14:textId="0D654BFC" w:rsidR="4C51B9BE" w:rsidRDefault="4C51B9BE" w:rsidP="4C51B9BE">
            <w:pPr>
              <w:jc w:val="center"/>
              <w:rPr>
                <w:rFonts w:ascii="Times New Roman" w:eastAsia="Bahnschrift" w:hAnsi="Times New Roman" w:cs="Times New Roman"/>
                <w:color w:val="000000" w:themeColor="text1"/>
              </w:rPr>
            </w:pPr>
            <w:r w:rsidRPr="4C51B9BE">
              <w:rPr>
                <w:rFonts w:ascii="Times New Roman" w:eastAsia="Bahnschrift" w:hAnsi="Times New Roman" w:cs="Times New Roman"/>
                <w:color w:val="000000" w:themeColor="text1"/>
              </w:rPr>
              <w:t>Thống kê mức độ hài lòng của khách hàng</w:t>
            </w:r>
          </w:p>
        </w:tc>
        <w:tc>
          <w:tcPr>
            <w:tcW w:w="1558" w:type="dxa"/>
          </w:tcPr>
          <w:p w14:paraId="4D5BB750" w14:textId="5DDA7F0C" w:rsidR="4C51B9BE" w:rsidRDefault="4C51B9BE" w:rsidP="4C51B9BE">
            <w:pPr>
              <w:rPr>
                <w:rFonts w:ascii="Times New Roman" w:hAnsi="Times New Roman" w:cs="Times New Roman"/>
              </w:rPr>
            </w:pPr>
            <w:r w:rsidRPr="4C51B9BE">
              <w:rPr>
                <w:rFonts w:ascii="Times New Roman" w:hAnsi="Times New Roman" w:cs="Times New Roman"/>
              </w:rPr>
              <w:t xml:space="preserve">Cung cấp thông tin phản hồi của khách hàng </w:t>
            </w:r>
          </w:p>
        </w:tc>
        <w:tc>
          <w:tcPr>
            <w:tcW w:w="2608" w:type="dxa"/>
          </w:tcPr>
          <w:p w14:paraId="526B4572" w14:textId="5EB60F16"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085C9650" w14:textId="6C22E51A" w:rsidR="4C51B9BE" w:rsidRDefault="4C51B9BE" w:rsidP="4C51B9BE">
            <w:pPr>
              <w:rPr>
                <w:rFonts w:ascii="Times New Roman" w:hAnsi="Times New Roman" w:cs="Times New Roman"/>
                <w:sz w:val="24"/>
                <w:szCs w:val="24"/>
              </w:rPr>
            </w:pPr>
          </w:p>
        </w:tc>
      </w:tr>
    </w:tbl>
    <w:p w14:paraId="0D71C1AC" w14:textId="3C51695D" w:rsidR="4C51B9BE" w:rsidRDefault="4C51B9BE" w:rsidP="4C51B9BE">
      <w:pPr>
        <w:rPr>
          <w:rFonts w:ascii="Times New Roman" w:hAnsi="Times New Roman" w:cs="Times New Roman"/>
        </w:rPr>
      </w:pPr>
    </w:p>
    <w:tbl>
      <w:tblPr>
        <w:tblStyle w:val="TableGrid"/>
        <w:tblW w:w="0" w:type="auto"/>
        <w:tblLook w:val="04A0" w:firstRow="1" w:lastRow="0" w:firstColumn="1" w:lastColumn="0" w:noHBand="0" w:noVBand="1"/>
      </w:tblPr>
      <w:tblGrid>
        <w:gridCol w:w="690"/>
        <w:gridCol w:w="2220"/>
        <w:gridCol w:w="1905"/>
        <w:gridCol w:w="2415"/>
        <w:gridCol w:w="1787"/>
      </w:tblGrid>
      <w:tr w:rsidR="4C51B9BE" w14:paraId="17424817" w14:textId="77777777" w:rsidTr="4C51B9BE">
        <w:trPr>
          <w:trHeight w:val="360"/>
        </w:trPr>
        <w:tc>
          <w:tcPr>
            <w:tcW w:w="9017" w:type="dxa"/>
            <w:gridSpan w:val="5"/>
            <w:shd w:val="clear" w:color="auto" w:fill="B6DDE8" w:themeFill="accent5" w:themeFillTint="66"/>
          </w:tcPr>
          <w:p w14:paraId="2E8779A5"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 xml:space="preserve">Bảng trách nhiệm </w:t>
            </w:r>
          </w:p>
          <w:p w14:paraId="0C46DABC" w14:textId="7199B6EF"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 xml:space="preserve">Bộ phận: </w:t>
            </w:r>
            <w:r w:rsidR="715BC3E5" w:rsidRPr="4C51B9BE">
              <w:rPr>
                <w:rFonts w:ascii="Times New Roman" w:hAnsi="Times New Roman" w:cs="Times New Roman"/>
                <w:b/>
                <w:bCs/>
                <w:sz w:val="24"/>
                <w:szCs w:val="24"/>
              </w:rPr>
              <w:t>Kế Toán</w:t>
            </w:r>
          </w:p>
        </w:tc>
      </w:tr>
      <w:tr w:rsidR="4C51B9BE" w14:paraId="67B700CB" w14:textId="77777777" w:rsidTr="4C51B9BE">
        <w:trPr>
          <w:trHeight w:val="360"/>
        </w:trPr>
        <w:tc>
          <w:tcPr>
            <w:tcW w:w="690" w:type="dxa"/>
            <w:shd w:val="clear" w:color="auto" w:fill="FFFF00"/>
          </w:tcPr>
          <w:p w14:paraId="21F2D781"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STT</w:t>
            </w:r>
          </w:p>
        </w:tc>
        <w:tc>
          <w:tcPr>
            <w:tcW w:w="2220" w:type="dxa"/>
            <w:shd w:val="clear" w:color="auto" w:fill="FFFF00"/>
          </w:tcPr>
          <w:p w14:paraId="7B3644A3"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Nghiệp vụ</w:t>
            </w:r>
          </w:p>
        </w:tc>
        <w:tc>
          <w:tcPr>
            <w:tcW w:w="1905" w:type="dxa"/>
            <w:shd w:val="clear" w:color="auto" w:fill="FFFF00"/>
          </w:tcPr>
          <w:p w14:paraId="3A2C69A6"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Người dùng</w:t>
            </w:r>
          </w:p>
        </w:tc>
        <w:tc>
          <w:tcPr>
            <w:tcW w:w="2415" w:type="dxa"/>
            <w:shd w:val="clear" w:color="auto" w:fill="FFFF00"/>
          </w:tcPr>
          <w:p w14:paraId="193B2BE9"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Phần mềm</w:t>
            </w:r>
          </w:p>
        </w:tc>
        <w:tc>
          <w:tcPr>
            <w:tcW w:w="1787" w:type="dxa"/>
            <w:shd w:val="clear" w:color="auto" w:fill="FFFF00"/>
          </w:tcPr>
          <w:p w14:paraId="6C5B9E54"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Ghi chú</w:t>
            </w:r>
          </w:p>
        </w:tc>
      </w:tr>
      <w:tr w:rsidR="4C51B9BE" w14:paraId="1B63FB46" w14:textId="77777777" w:rsidTr="4C51B9BE">
        <w:trPr>
          <w:trHeight w:val="1207"/>
        </w:trPr>
        <w:tc>
          <w:tcPr>
            <w:tcW w:w="690" w:type="dxa"/>
          </w:tcPr>
          <w:p w14:paraId="0F58ACE1" w14:textId="59B4E707" w:rsidR="4C51B9BE" w:rsidRDefault="4C51B9BE" w:rsidP="4C51B9BE">
            <w:pPr>
              <w:rPr>
                <w:rFonts w:ascii="Times New Roman" w:hAnsi="Times New Roman" w:cs="Times New Roman"/>
              </w:rPr>
            </w:pPr>
            <w:r w:rsidRPr="4C51B9BE">
              <w:rPr>
                <w:rFonts w:ascii="Times New Roman" w:hAnsi="Times New Roman" w:cs="Times New Roman"/>
              </w:rPr>
              <w:t>1</w:t>
            </w:r>
          </w:p>
        </w:tc>
        <w:tc>
          <w:tcPr>
            <w:tcW w:w="2220" w:type="dxa"/>
            <w:vAlign w:val="center"/>
          </w:tcPr>
          <w:p w14:paraId="01BC55D8" w14:textId="67FFA6B6" w:rsidR="365619DE" w:rsidRDefault="365619DE"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Hoàn tiền đặt phòng</w:t>
            </w:r>
          </w:p>
        </w:tc>
        <w:tc>
          <w:tcPr>
            <w:tcW w:w="1905" w:type="dxa"/>
          </w:tcPr>
          <w:p w14:paraId="6E6B0771" w14:textId="77E193F4" w:rsidR="4C51B9BE" w:rsidRDefault="4C51B9BE" w:rsidP="4C51B9BE">
            <w:pPr>
              <w:rPr>
                <w:rFonts w:ascii="Times New Roman" w:hAnsi="Times New Roman" w:cs="Times New Roman"/>
              </w:rPr>
            </w:pPr>
            <w:r w:rsidRPr="4C51B9BE">
              <w:rPr>
                <w:rFonts w:ascii="Times New Roman" w:hAnsi="Times New Roman" w:cs="Times New Roman"/>
              </w:rPr>
              <w:t xml:space="preserve">Cung cấp thông tin đơn đặt phòng </w:t>
            </w:r>
          </w:p>
        </w:tc>
        <w:tc>
          <w:tcPr>
            <w:tcW w:w="2415" w:type="dxa"/>
          </w:tcPr>
          <w:p w14:paraId="1C4C99EC" w14:textId="7D507862"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787" w:type="dxa"/>
          </w:tcPr>
          <w:p w14:paraId="3221FB43" w14:textId="62BB64E4" w:rsidR="4C51B9BE" w:rsidRDefault="4C51B9BE" w:rsidP="4C51B9BE">
            <w:pPr>
              <w:rPr>
                <w:rFonts w:ascii="Times New Roman" w:hAnsi="Times New Roman" w:cs="Times New Roman"/>
              </w:rPr>
            </w:pPr>
          </w:p>
        </w:tc>
      </w:tr>
      <w:tr w:rsidR="4C51B9BE" w14:paraId="2C440BE0" w14:textId="77777777" w:rsidTr="4C51B9BE">
        <w:trPr>
          <w:trHeight w:val="1207"/>
        </w:trPr>
        <w:tc>
          <w:tcPr>
            <w:tcW w:w="690" w:type="dxa"/>
          </w:tcPr>
          <w:p w14:paraId="73AEFA81" w14:textId="6CE6D415" w:rsidR="4C51B9BE" w:rsidRDefault="4C51B9BE" w:rsidP="4C51B9BE">
            <w:pPr>
              <w:rPr>
                <w:rFonts w:ascii="Times New Roman" w:hAnsi="Times New Roman" w:cs="Times New Roman"/>
              </w:rPr>
            </w:pPr>
            <w:r w:rsidRPr="4C51B9BE">
              <w:rPr>
                <w:rFonts w:ascii="Times New Roman" w:hAnsi="Times New Roman" w:cs="Times New Roman"/>
              </w:rPr>
              <w:t>2</w:t>
            </w:r>
          </w:p>
        </w:tc>
        <w:tc>
          <w:tcPr>
            <w:tcW w:w="2220" w:type="dxa"/>
            <w:vAlign w:val="center"/>
          </w:tcPr>
          <w:p w14:paraId="6C0D5174" w14:textId="2D9DF78A" w:rsidR="2C187460" w:rsidRDefault="2C187460" w:rsidP="4C51B9BE">
            <w:pPr>
              <w:spacing w:before="0" w:line="240" w:lineRule="auto"/>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Thống kê doanh thu</w:t>
            </w:r>
          </w:p>
          <w:p w14:paraId="2F5E3509" w14:textId="23312012" w:rsidR="4C51B9BE" w:rsidRDefault="4C51B9BE" w:rsidP="4C51B9BE">
            <w:pPr>
              <w:spacing w:before="0"/>
              <w:rPr>
                <w:rFonts w:ascii="Times New Roman" w:eastAsia="Times New Roman" w:hAnsi="Times New Roman" w:cs="Times New Roman"/>
                <w:color w:val="000000" w:themeColor="text1"/>
              </w:rPr>
            </w:pPr>
          </w:p>
          <w:p w14:paraId="07E96BA2" w14:textId="0DA78D5D" w:rsidR="4C51B9BE" w:rsidRDefault="4C51B9BE" w:rsidP="4C51B9BE">
            <w:pPr>
              <w:rPr>
                <w:rFonts w:ascii="Times New Roman" w:hAnsi="Times New Roman" w:cs="Times New Roman"/>
                <w:b/>
                <w:bCs/>
                <w:i/>
                <w:iCs/>
                <w:color w:val="5F497A" w:themeColor="accent4" w:themeShade="BF"/>
                <w:u w:val="single"/>
              </w:rPr>
            </w:pPr>
          </w:p>
        </w:tc>
        <w:tc>
          <w:tcPr>
            <w:tcW w:w="1905" w:type="dxa"/>
          </w:tcPr>
          <w:p w14:paraId="2F812A69" w14:textId="0A6A6326" w:rsidR="4C51B9BE" w:rsidRDefault="4C51B9BE" w:rsidP="4C51B9BE">
            <w:pPr>
              <w:rPr>
                <w:rFonts w:ascii="Times New Roman" w:hAnsi="Times New Roman" w:cs="Times New Roman"/>
              </w:rPr>
            </w:pPr>
            <w:r w:rsidRPr="4C51B9BE">
              <w:rPr>
                <w:rFonts w:ascii="Times New Roman" w:hAnsi="Times New Roman" w:cs="Times New Roman"/>
              </w:rPr>
              <w:t xml:space="preserve">Cung cấp thông tin </w:t>
            </w:r>
            <w:r w:rsidR="6C07EB9B" w:rsidRPr="4C51B9BE">
              <w:rPr>
                <w:rFonts w:ascii="Times New Roman" w:hAnsi="Times New Roman" w:cs="Times New Roman"/>
              </w:rPr>
              <w:t>hồ sơ phòng cho thuê</w:t>
            </w:r>
          </w:p>
        </w:tc>
        <w:tc>
          <w:tcPr>
            <w:tcW w:w="2415" w:type="dxa"/>
          </w:tcPr>
          <w:p w14:paraId="2817AE9B" w14:textId="606701E7"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787" w:type="dxa"/>
          </w:tcPr>
          <w:p w14:paraId="58C9377D" w14:textId="7AAD6893" w:rsidR="4C51B9BE" w:rsidRDefault="4C51B9BE" w:rsidP="4C51B9BE">
            <w:pPr>
              <w:rPr>
                <w:rFonts w:ascii="Times New Roman" w:hAnsi="Times New Roman" w:cs="Times New Roman"/>
              </w:rPr>
            </w:pPr>
          </w:p>
        </w:tc>
      </w:tr>
    </w:tbl>
    <w:p w14:paraId="0C2BDFB5" w14:textId="1CC37730" w:rsidR="4C51B9BE" w:rsidRDefault="4C51B9BE"/>
    <w:tbl>
      <w:tblPr>
        <w:tblStyle w:val="TableGrid"/>
        <w:tblW w:w="0" w:type="auto"/>
        <w:tblLook w:val="04A0" w:firstRow="1" w:lastRow="0" w:firstColumn="1" w:lastColumn="0" w:noHBand="0" w:noVBand="1"/>
      </w:tblPr>
      <w:tblGrid>
        <w:gridCol w:w="703"/>
        <w:gridCol w:w="2554"/>
        <w:gridCol w:w="1558"/>
        <w:gridCol w:w="2608"/>
        <w:gridCol w:w="1594"/>
      </w:tblGrid>
      <w:tr w:rsidR="4C51B9BE" w14:paraId="040A5E3B" w14:textId="77777777" w:rsidTr="4C51B9BE">
        <w:trPr>
          <w:trHeight w:val="360"/>
        </w:trPr>
        <w:tc>
          <w:tcPr>
            <w:tcW w:w="9017" w:type="dxa"/>
            <w:gridSpan w:val="5"/>
            <w:shd w:val="clear" w:color="auto" w:fill="B6DDE8" w:themeFill="accent5" w:themeFillTint="66"/>
          </w:tcPr>
          <w:p w14:paraId="4C458107"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 xml:space="preserve">Bảng trách nhiệm </w:t>
            </w:r>
          </w:p>
          <w:p w14:paraId="79563B04" w14:textId="37299EE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Bộ phận: Chủ Nhà</w:t>
            </w:r>
          </w:p>
        </w:tc>
      </w:tr>
      <w:tr w:rsidR="4C51B9BE" w14:paraId="23BD4D72" w14:textId="77777777" w:rsidTr="4C51B9BE">
        <w:trPr>
          <w:trHeight w:val="360"/>
        </w:trPr>
        <w:tc>
          <w:tcPr>
            <w:tcW w:w="703" w:type="dxa"/>
            <w:shd w:val="clear" w:color="auto" w:fill="FFFF00"/>
          </w:tcPr>
          <w:p w14:paraId="5BA41476"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STT</w:t>
            </w:r>
          </w:p>
        </w:tc>
        <w:tc>
          <w:tcPr>
            <w:tcW w:w="2554" w:type="dxa"/>
            <w:shd w:val="clear" w:color="auto" w:fill="FFFF00"/>
          </w:tcPr>
          <w:p w14:paraId="4BC330A5"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Nghiệp vụ</w:t>
            </w:r>
          </w:p>
        </w:tc>
        <w:tc>
          <w:tcPr>
            <w:tcW w:w="1558" w:type="dxa"/>
            <w:shd w:val="clear" w:color="auto" w:fill="FFFF00"/>
          </w:tcPr>
          <w:p w14:paraId="46E3DCB0"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Người dùng</w:t>
            </w:r>
          </w:p>
        </w:tc>
        <w:tc>
          <w:tcPr>
            <w:tcW w:w="2608" w:type="dxa"/>
            <w:shd w:val="clear" w:color="auto" w:fill="FFFF00"/>
          </w:tcPr>
          <w:p w14:paraId="4492855C"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Phần mềm</w:t>
            </w:r>
          </w:p>
        </w:tc>
        <w:tc>
          <w:tcPr>
            <w:tcW w:w="1594" w:type="dxa"/>
            <w:shd w:val="clear" w:color="auto" w:fill="FFFF00"/>
          </w:tcPr>
          <w:p w14:paraId="38208680" w14:textId="77777777" w:rsidR="4C51B9BE" w:rsidRDefault="4C51B9BE" w:rsidP="4C51B9BE">
            <w:pPr>
              <w:jc w:val="center"/>
              <w:rPr>
                <w:rFonts w:ascii="Times New Roman" w:hAnsi="Times New Roman" w:cs="Times New Roman"/>
                <w:b/>
                <w:bCs/>
                <w:sz w:val="24"/>
                <w:szCs w:val="24"/>
              </w:rPr>
            </w:pPr>
            <w:r w:rsidRPr="4C51B9BE">
              <w:rPr>
                <w:rFonts w:ascii="Times New Roman" w:hAnsi="Times New Roman" w:cs="Times New Roman"/>
                <w:b/>
                <w:bCs/>
                <w:sz w:val="24"/>
                <w:szCs w:val="24"/>
              </w:rPr>
              <w:t>Ghi chú</w:t>
            </w:r>
          </w:p>
        </w:tc>
      </w:tr>
      <w:tr w:rsidR="4C51B9BE" w14:paraId="026453E1" w14:textId="77777777" w:rsidTr="4C51B9BE">
        <w:trPr>
          <w:trHeight w:val="1207"/>
        </w:trPr>
        <w:tc>
          <w:tcPr>
            <w:tcW w:w="703" w:type="dxa"/>
          </w:tcPr>
          <w:p w14:paraId="0B8A2457" w14:textId="77777777" w:rsidR="4C51B9BE" w:rsidRDefault="4C51B9BE" w:rsidP="4C51B9BE">
            <w:pPr>
              <w:rPr>
                <w:rFonts w:ascii="Times New Roman" w:hAnsi="Times New Roman" w:cs="Times New Roman"/>
                <w:sz w:val="24"/>
                <w:szCs w:val="24"/>
              </w:rPr>
            </w:pPr>
            <w:r w:rsidRPr="4C51B9BE">
              <w:rPr>
                <w:rFonts w:ascii="Times New Roman" w:hAnsi="Times New Roman" w:cs="Times New Roman"/>
                <w:sz w:val="24"/>
                <w:szCs w:val="24"/>
              </w:rPr>
              <w:t>1</w:t>
            </w:r>
          </w:p>
        </w:tc>
        <w:tc>
          <w:tcPr>
            <w:tcW w:w="2554" w:type="dxa"/>
            <w:vAlign w:val="center"/>
          </w:tcPr>
          <w:p w14:paraId="1438F101" w14:textId="4A8E645C" w:rsidR="4C51B9BE" w:rsidRDefault="4C51B9BE" w:rsidP="4C51B9BE">
            <w:pPr>
              <w:spacing w:before="0" w:line="240" w:lineRule="auto"/>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Đăng ký tài khoản Chủ Nhà</w:t>
            </w:r>
          </w:p>
        </w:tc>
        <w:tc>
          <w:tcPr>
            <w:tcW w:w="1558" w:type="dxa"/>
          </w:tcPr>
          <w:p w14:paraId="1577C0FE" w14:textId="45FC216B" w:rsidR="4C51B9BE" w:rsidRDefault="4C51B9BE" w:rsidP="4C51B9BE">
            <w:pPr>
              <w:rPr>
                <w:rFonts w:ascii="Times New Roman" w:hAnsi="Times New Roman" w:cs="Times New Roman"/>
              </w:rPr>
            </w:pPr>
            <w:r w:rsidRPr="4C51B9BE">
              <w:rPr>
                <w:rFonts w:ascii="Times New Roman" w:hAnsi="Times New Roman" w:cs="Times New Roman"/>
              </w:rPr>
              <w:t>Cung cấp thông tin</w:t>
            </w:r>
          </w:p>
          <w:p w14:paraId="045363AE" w14:textId="5E8D57A0" w:rsidR="4C51B9BE" w:rsidRDefault="4C51B9BE" w:rsidP="4C51B9BE">
            <w:pPr>
              <w:rPr>
                <w:rFonts w:ascii="Times New Roman" w:hAnsi="Times New Roman" w:cs="Times New Roman"/>
              </w:rPr>
            </w:pPr>
            <w:r w:rsidRPr="4C51B9BE">
              <w:rPr>
                <w:rFonts w:ascii="Times New Roman" w:hAnsi="Times New Roman" w:cs="Times New Roman"/>
              </w:rPr>
              <w:t>Chủ nhà</w:t>
            </w:r>
          </w:p>
        </w:tc>
        <w:tc>
          <w:tcPr>
            <w:tcW w:w="2608" w:type="dxa"/>
          </w:tcPr>
          <w:p w14:paraId="66336C3D" w14:textId="606701E7" w:rsidR="4C51B9BE" w:rsidRDefault="4C51B9B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2E165E51" w14:textId="1AAB6B3C" w:rsidR="4C51B9BE" w:rsidRDefault="4C51B9BE" w:rsidP="4C51B9BE">
            <w:pPr>
              <w:rPr>
                <w:rFonts w:ascii="Times New Roman" w:hAnsi="Times New Roman" w:cs="Times New Roman"/>
              </w:rPr>
            </w:pPr>
          </w:p>
        </w:tc>
      </w:tr>
      <w:tr w:rsidR="4C51B9BE" w14:paraId="6D2EDE66" w14:textId="77777777" w:rsidTr="4C51B9BE">
        <w:trPr>
          <w:trHeight w:val="1207"/>
        </w:trPr>
        <w:tc>
          <w:tcPr>
            <w:tcW w:w="703" w:type="dxa"/>
          </w:tcPr>
          <w:p w14:paraId="66192F4A" w14:textId="39F55774" w:rsidR="6FAEDB67" w:rsidRDefault="6FAEDB67" w:rsidP="4C51B9BE">
            <w:pPr>
              <w:rPr>
                <w:rFonts w:ascii="Times New Roman" w:hAnsi="Times New Roman" w:cs="Times New Roman"/>
                <w:sz w:val="24"/>
                <w:szCs w:val="24"/>
              </w:rPr>
            </w:pPr>
            <w:r w:rsidRPr="4C51B9BE">
              <w:rPr>
                <w:rFonts w:ascii="Times New Roman" w:hAnsi="Times New Roman" w:cs="Times New Roman"/>
                <w:sz w:val="24"/>
                <w:szCs w:val="24"/>
              </w:rPr>
              <w:t>2</w:t>
            </w:r>
          </w:p>
        </w:tc>
        <w:tc>
          <w:tcPr>
            <w:tcW w:w="2554" w:type="dxa"/>
            <w:vAlign w:val="center"/>
          </w:tcPr>
          <w:p w14:paraId="01DD0EC7" w14:textId="13E4224A" w:rsidR="6FAEDB67" w:rsidRDefault="6FAEDB67"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Liên kết ngân hàng</w:t>
            </w:r>
          </w:p>
        </w:tc>
        <w:tc>
          <w:tcPr>
            <w:tcW w:w="1558" w:type="dxa"/>
          </w:tcPr>
          <w:p w14:paraId="677A86B0" w14:textId="1A76EA71" w:rsidR="57EF3148" w:rsidRDefault="57EF3148" w:rsidP="4C51B9BE">
            <w:pPr>
              <w:rPr>
                <w:rFonts w:ascii="Times New Roman" w:hAnsi="Times New Roman" w:cs="Times New Roman"/>
              </w:rPr>
            </w:pPr>
            <w:r w:rsidRPr="4C51B9BE">
              <w:rPr>
                <w:rFonts w:ascii="Times New Roman" w:hAnsi="Times New Roman" w:cs="Times New Roman"/>
              </w:rPr>
              <w:t>Cung c</w:t>
            </w:r>
            <w:r w:rsidR="750D35EC" w:rsidRPr="4C51B9BE">
              <w:rPr>
                <w:rFonts w:ascii="Times New Roman" w:hAnsi="Times New Roman" w:cs="Times New Roman"/>
              </w:rPr>
              <w:t>ấp</w:t>
            </w:r>
            <w:r w:rsidRPr="4C51B9BE">
              <w:rPr>
                <w:rFonts w:ascii="Times New Roman" w:hAnsi="Times New Roman" w:cs="Times New Roman"/>
              </w:rPr>
              <w:t xml:space="preserve"> thông tin </w:t>
            </w:r>
            <w:r w:rsidR="33016F1E" w:rsidRPr="4C51B9BE">
              <w:rPr>
                <w:rFonts w:ascii="Times New Roman" w:hAnsi="Times New Roman" w:cs="Times New Roman"/>
              </w:rPr>
              <w:t>tài khoản ngân hàng</w:t>
            </w:r>
          </w:p>
        </w:tc>
        <w:tc>
          <w:tcPr>
            <w:tcW w:w="2608" w:type="dxa"/>
          </w:tcPr>
          <w:p w14:paraId="42AF71CA" w14:textId="7A93AD7A" w:rsidR="3C1070B3" w:rsidRDefault="3C1070B3"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5154629F" w14:textId="19FAED4E" w:rsidR="4C51B9BE" w:rsidRDefault="4C51B9BE" w:rsidP="4C51B9BE">
            <w:pPr>
              <w:rPr>
                <w:rFonts w:ascii="Times New Roman" w:hAnsi="Times New Roman" w:cs="Times New Roman"/>
              </w:rPr>
            </w:pPr>
          </w:p>
        </w:tc>
      </w:tr>
      <w:tr w:rsidR="4C51B9BE" w14:paraId="5E379DD1" w14:textId="77777777" w:rsidTr="4C51B9BE">
        <w:trPr>
          <w:trHeight w:val="1207"/>
        </w:trPr>
        <w:tc>
          <w:tcPr>
            <w:tcW w:w="703" w:type="dxa"/>
          </w:tcPr>
          <w:p w14:paraId="00A3F4AD" w14:textId="07136D2F" w:rsidR="6FAEDB67" w:rsidRDefault="6FAEDB67" w:rsidP="4C51B9BE">
            <w:pPr>
              <w:rPr>
                <w:rFonts w:ascii="Times New Roman" w:hAnsi="Times New Roman" w:cs="Times New Roman"/>
                <w:sz w:val="24"/>
                <w:szCs w:val="24"/>
              </w:rPr>
            </w:pPr>
            <w:r w:rsidRPr="4C51B9BE">
              <w:rPr>
                <w:rFonts w:ascii="Times New Roman" w:hAnsi="Times New Roman" w:cs="Times New Roman"/>
                <w:sz w:val="24"/>
                <w:szCs w:val="24"/>
              </w:rPr>
              <w:lastRenderedPageBreak/>
              <w:t>3</w:t>
            </w:r>
          </w:p>
        </w:tc>
        <w:tc>
          <w:tcPr>
            <w:tcW w:w="2554" w:type="dxa"/>
            <w:vAlign w:val="center"/>
          </w:tcPr>
          <w:p w14:paraId="4F2E7706" w14:textId="485253A7" w:rsidR="6FAEDB67" w:rsidRDefault="6FAEDB67"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Tạo hồ sơ phòng cho thuê</w:t>
            </w:r>
          </w:p>
        </w:tc>
        <w:tc>
          <w:tcPr>
            <w:tcW w:w="1558" w:type="dxa"/>
          </w:tcPr>
          <w:p w14:paraId="2DEB16B4" w14:textId="3F360766" w:rsidR="13DF4A27" w:rsidRDefault="13DF4A27" w:rsidP="4C51B9BE">
            <w:pPr>
              <w:rPr>
                <w:rFonts w:ascii="Times New Roman" w:hAnsi="Times New Roman" w:cs="Times New Roman"/>
              </w:rPr>
            </w:pPr>
            <w:r w:rsidRPr="4C51B9BE">
              <w:rPr>
                <w:rFonts w:ascii="Times New Roman" w:hAnsi="Times New Roman" w:cs="Times New Roman"/>
              </w:rPr>
              <w:t>Cung cấp thông tin hồ sơ phòng cho thuê</w:t>
            </w:r>
          </w:p>
        </w:tc>
        <w:tc>
          <w:tcPr>
            <w:tcW w:w="2608" w:type="dxa"/>
          </w:tcPr>
          <w:p w14:paraId="52765DF9" w14:textId="29F8D476" w:rsidR="7D88D49B" w:rsidRDefault="7D88D49B"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05C37C36" w14:textId="15466BAB" w:rsidR="4C51B9BE" w:rsidRDefault="4C51B9BE" w:rsidP="4C51B9BE">
            <w:pPr>
              <w:rPr>
                <w:rFonts w:ascii="Times New Roman" w:hAnsi="Times New Roman" w:cs="Times New Roman"/>
              </w:rPr>
            </w:pPr>
          </w:p>
        </w:tc>
      </w:tr>
      <w:tr w:rsidR="4C51B9BE" w14:paraId="08FAB986" w14:textId="77777777" w:rsidTr="4C51B9BE">
        <w:trPr>
          <w:trHeight w:val="1207"/>
        </w:trPr>
        <w:tc>
          <w:tcPr>
            <w:tcW w:w="703" w:type="dxa"/>
          </w:tcPr>
          <w:p w14:paraId="2B6D2307" w14:textId="1FDD5E67" w:rsidR="6FAEDB67" w:rsidRDefault="6FAEDB67" w:rsidP="4C51B9BE">
            <w:pPr>
              <w:rPr>
                <w:rFonts w:ascii="Times New Roman" w:hAnsi="Times New Roman" w:cs="Times New Roman"/>
                <w:sz w:val="24"/>
                <w:szCs w:val="24"/>
              </w:rPr>
            </w:pPr>
            <w:r w:rsidRPr="4C51B9BE">
              <w:rPr>
                <w:rFonts w:ascii="Times New Roman" w:hAnsi="Times New Roman" w:cs="Times New Roman"/>
                <w:sz w:val="24"/>
                <w:szCs w:val="24"/>
              </w:rPr>
              <w:t>4</w:t>
            </w:r>
          </w:p>
        </w:tc>
        <w:tc>
          <w:tcPr>
            <w:tcW w:w="2554" w:type="dxa"/>
            <w:vAlign w:val="center"/>
          </w:tcPr>
          <w:p w14:paraId="31915344" w14:textId="703DCB14" w:rsidR="6FAEDB67" w:rsidRDefault="6FAEDB67"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Cập nhật hồ sơ</w:t>
            </w:r>
          </w:p>
        </w:tc>
        <w:tc>
          <w:tcPr>
            <w:tcW w:w="1558" w:type="dxa"/>
          </w:tcPr>
          <w:p w14:paraId="7134F532" w14:textId="7B047D26" w:rsidR="7EE834D1" w:rsidRDefault="7EE834D1" w:rsidP="4C51B9BE">
            <w:pPr>
              <w:rPr>
                <w:rFonts w:ascii="Times New Roman" w:hAnsi="Times New Roman" w:cs="Times New Roman"/>
              </w:rPr>
            </w:pPr>
            <w:r w:rsidRPr="4C51B9BE">
              <w:rPr>
                <w:rFonts w:ascii="Times New Roman" w:hAnsi="Times New Roman" w:cs="Times New Roman"/>
              </w:rPr>
              <w:t xml:space="preserve">Cung cấp thông tin hồ sơ tài khoản </w:t>
            </w:r>
          </w:p>
        </w:tc>
        <w:tc>
          <w:tcPr>
            <w:tcW w:w="2608" w:type="dxa"/>
          </w:tcPr>
          <w:p w14:paraId="7CEED300" w14:textId="6CD9ECBF" w:rsidR="50B38573" w:rsidRDefault="50B38573"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5C646217" w14:textId="0BE44F4B" w:rsidR="0C5DA50A" w:rsidRDefault="0C5DA50A" w:rsidP="4C51B9BE">
            <w:pPr>
              <w:rPr>
                <w:rFonts w:ascii="Times New Roman" w:hAnsi="Times New Roman" w:cs="Times New Roman"/>
              </w:rPr>
            </w:pPr>
            <w:r w:rsidRPr="4C51B9BE">
              <w:rPr>
                <w:rFonts w:ascii="Times New Roman" w:hAnsi="Times New Roman" w:cs="Times New Roman"/>
              </w:rPr>
              <w:t>Cho phép cập nhật lại hồ sơ tài khoản</w:t>
            </w:r>
          </w:p>
          <w:p w14:paraId="2A8C0622" w14:textId="41739E73" w:rsidR="4C51B9BE" w:rsidRDefault="4C51B9BE" w:rsidP="4C51B9BE">
            <w:pPr>
              <w:rPr>
                <w:rFonts w:ascii="Times New Roman" w:hAnsi="Times New Roman" w:cs="Times New Roman"/>
              </w:rPr>
            </w:pPr>
          </w:p>
        </w:tc>
      </w:tr>
      <w:tr w:rsidR="4C51B9BE" w14:paraId="31E59E50" w14:textId="77777777" w:rsidTr="4C51B9BE">
        <w:trPr>
          <w:trHeight w:val="1207"/>
        </w:trPr>
        <w:tc>
          <w:tcPr>
            <w:tcW w:w="703" w:type="dxa"/>
          </w:tcPr>
          <w:p w14:paraId="3AA8DC7F" w14:textId="3D06A7E5" w:rsidR="6FAEDB67" w:rsidRDefault="00503347" w:rsidP="4C51B9BE">
            <w:pPr>
              <w:rPr>
                <w:rFonts w:ascii="Times New Roman" w:hAnsi="Times New Roman" w:cs="Times New Roman"/>
                <w:sz w:val="24"/>
                <w:szCs w:val="24"/>
              </w:rPr>
            </w:pPr>
            <w:r>
              <w:rPr>
                <w:rFonts w:ascii="Times New Roman" w:hAnsi="Times New Roman" w:cs="Times New Roman"/>
                <w:sz w:val="24"/>
                <w:szCs w:val="24"/>
              </w:rPr>
              <w:t>5</w:t>
            </w:r>
          </w:p>
        </w:tc>
        <w:tc>
          <w:tcPr>
            <w:tcW w:w="2554" w:type="dxa"/>
            <w:vAlign w:val="center"/>
          </w:tcPr>
          <w:p w14:paraId="392462F0" w14:textId="5ECF47EF" w:rsidR="6FAEDB67" w:rsidRDefault="6FAEDB67"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Thống kê doanh thu các phòng</w:t>
            </w:r>
          </w:p>
        </w:tc>
        <w:tc>
          <w:tcPr>
            <w:tcW w:w="1558" w:type="dxa"/>
          </w:tcPr>
          <w:p w14:paraId="7317BDB2" w14:textId="366058B2" w:rsidR="4E56A248" w:rsidRDefault="4E56A248" w:rsidP="4C51B9BE">
            <w:pPr>
              <w:rPr>
                <w:rFonts w:ascii="Times New Roman" w:hAnsi="Times New Roman" w:cs="Times New Roman"/>
              </w:rPr>
            </w:pPr>
            <w:r w:rsidRPr="4C51B9BE">
              <w:rPr>
                <w:rFonts w:ascii="Times New Roman" w:hAnsi="Times New Roman" w:cs="Times New Roman"/>
              </w:rPr>
              <w:t>Cung cấp thông tin phòng cho thuê</w:t>
            </w:r>
          </w:p>
        </w:tc>
        <w:tc>
          <w:tcPr>
            <w:tcW w:w="2608" w:type="dxa"/>
          </w:tcPr>
          <w:p w14:paraId="6E4230E2" w14:textId="645BBF24" w:rsidR="1C356890" w:rsidRDefault="1C356890"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68D742D9" w14:textId="3699D5FD" w:rsidR="4C51B9BE" w:rsidRDefault="4C51B9BE" w:rsidP="4C51B9BE">
            <w:pPr>
              <w:rPr>
                <w:rFonts w:ascii="Times New Roman" w:hAnsi="Times New Roman" w:cs="Times New Roman"/>
              </w:rPr>
            </w:pPr>
          </w:p>
        </w:tc>
      </w:tr>
      <w:tr w:rsidR="4C51B9BE" w14:paraId="56663A21" w14:textId="77777777" w:rsidTr="4C51B9BE">
        <w:trPr>
          <w:trHeight w:val="1207"/>
        </w:trPr>
        <w:tc>
          <w:tcPr>
            <w:tcW w:w="703" w:type="dxa"/>
          </w:tcPr>
          <w:p w14:paraId="5381303A" w14:textId="6595BF6A" w:rsidR="6FAEDB67" w:rsidRDefault="00503347" w:rsidP="4C51B9BE">
            <w:pPr>
              <w:rPr>
                <w:rFonts w:ascii="Times New Roman" w:hAnsi="Times New Roman" w:cs="Times New Roman"/>
                <w:sz w:val="24"/>
                <w:szCs w:val="24"/>
              </w:rPr>
            </w:pPr>
            <w:r>
              <w:rPr>
                <w:rFonts w:ascii="Times New Roman" w:hAnsi="Times New Roman" w:cs="Times New Roman"/>
                <w:sz w:val="24"/>
                <w:szCs w:val="24"/>
              </w:rPr>
              <w:t>6</w:t>
            </w:r>
          </w:p>
        </w:tc>
        <w:tc>
          <w:tcPr>
            <w:tcW w:w="2554" w:type="dxa"/>
            <w:vAlign w:val="center"/>
          </w:tcPr>
          <w:p w14:paraId="477263E8" w14:textId="6D0CF1DC" w:rsidR="6FAEDB67" w:rsidRDefault="6FAEDB67"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xem thông tin khách thuê</w:t>
            </w:r>
          </w:p>
        </w:tc>
        <w:tc>
          <w:tcPr>
            <w:tcW w:w="1558" w:type="dxa"/>
          </w:tcPr>
          <w:p w14:paraId="32D59E36" w14:textId="43025E84" w:rsidR="7232F3AA" w:rsidRDefault="7232F3AA" w:rsidP="4C51B9BE">
            <w:pPr>
              <w:rPr>
                <w:rFonts w:ascii="Times New Roman" w:hAnsi="Times New Roman" w:cs="Times New Roman"/>
              </w:rPr>
            </w:pPr>
            <w:r w:rsidRPr="4C51B9BE">
              <w:rPr>
                <w:rFonts w:ascii="Times New Roman" w:hAnsi="Times New Roman" w:cs="Times New Roman"/>
              </w:rPr>
              <w:t>Cung cấp thông tin khách thuê phòng</w:t>
            </w:r>
          </w:p>
        </w:tc>
        <w:tc>
          <w:tcPr>
            <w:tcW w:w="2608" w:type="dxa"/>
          </w:tcPr>
          <w:p w14:paraId="7CB9DE1D" w14:textId="2894E330" w:rsidR="2F2D18DE" w:rsidRDefault="2F2D18DE"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1F37C69D" w14:textId="214EE21B" w:rsidR="4C51B9BE" w:rsidRDefault="4C51B9BE" w:rsidP="4C51B9BE">
            <w:pPr>
              <w:rPr>
                <w:rFonts w:ascii="Times New Roman" w:hAnsi="Times New Roman" w:cs="Times New Roman"/>
              </w:rPr>
            </w:pPr>
          </w:p>
        </w:tc>
      </w:tr>
      <w:tr w:rsidR="4C51B9BE" w14:paraId="4057BC92" w14:textId="77777777" w:rsidTr="4C51B9BE">
        <w:trPr>
          <w:trHeight w:val="1207"/>
        </w:trPr>
        <w:tc>
          <w:tcPr>
            <w:tcW w:w="703" w:type="dxa"/>
          </w:tcPr>
          <w:p w14:paraId="5209D0C2" w14:textId="0F74CC8B" w:rsidR="6FAEDB67" w:rsidRDefault="00503347" w:rsidP="4C51B9BE">
            <w:pPr>
              <w:rPr>
                <w:rFonts w:ascii="Times New Roman" w:hAnsi="Times New Roman" w:cs="Times New Roman"/>
                <w:sz w:val="24"/>
                <w:szCs w:val="24"/>
              </w:rPr>
            </w:pPr>
            <w:r>
              <w:rPr>
                <w:rFonts w:ascii="Times New Roman" w:hAnsi="Times New Roman" w:cs="Times New Roman"/>
                <w:sz w:val="24"/>
                <w:szCs w:val="24"/>
              </w:rPr>
              <w:t>7</w:t>
            </w:r>
          </w:p>
        </w:tc>
        <w:tc>
          <w:tcPr>
            <w:tcW w:w="2554" w:type="dxa"/>
            <w:vAlign w:val="center"/>
          </w:tcPr>
          <w:p w14:paraId="5212F30D" w14:textId="17756F74" w:rsidR="1FB8F013" w:rsidRDefault="1FB8F013"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xem danh sách phòng theo trạng thái</w:t>
            </w:r>
          </w:p>
        </w:tc>
        <w:tc>
          <w:tcPr>
            <w:tcW w:w="1558" w:type="dxa"/>
          </w:tcPr>
          <w:p w14:paraId="1D598D21" w14:textId="69F69256" w:rsidR="5B20173A" w:rsidRDefault="5B20173A" w:rsidP="4C51B9BE">
            <w:pPr>
              <w:rPr>
                <w:rFonts w:ascii="Times New Roman" w:hAnsi="Times New Roman" w:cs="Times New Roman"/>
              </w:rPr>
            </w:pPr>
            <w:r w:rsidRPr="4C51B9BE">
              <w:rPr>
                <w:rFonts w:ascii="Times New Roman" w:hAnsi="Times New Roman" w:cs="Times New Roman"/>
              </w:rPr>
              <w:t>Cung cấp thông tin phòng cho thuê</w:t>
            </w:r>
          </w:p>
        </w:tc>
        <w:tc>
          <w:tcPr>
            <w:tcW w:w="2608" w:type="dxa"/>
          </w:tcPr>
          <w:p w14:paraId="731D3F70" w14:textId="1727BFCD" w:rsidR="6848E784" w:rsidRDefault="6848E784"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7D2A7400" w14:textId="0E3F3C9C" w:rsidR="4C51B9BE" w:rsidRDefault="4C51B9BE" w:rsidP="4C51B9BE">
            <w:pPr>
              <w:rPr>
                <w:rFonts w:ascii="Times New Roman" w:hAnsi="Times New Roman" w:cs="Times New Roman"/>
              </w:rPr>
            </w:pPr>
          </w:p>
        </w:tc>
      </w:tr>
      <w:tr w:rsidR="4C51B9BE" w14:paraId="71ADC55B" w14:textId="77777777" w:rsidTr="4C51B9BE">
        <w:trPr>
          <w:trHeight w:val="1207"/>
        </w:trPr>
        <w:tc>
          <w:tcPr>
            <w:tcW w:w="703" w:type="dxa"/>
          </w:tcPr>
          <w:p w14:paraId="43B9A138" w14:textId="77B94A11" w:rsidR="6FAEDB67" w:rsidRDefault="4DA16D9D" w:rsidP="4C51B9BE">
            <w:pPr>
              <w:rPr>
                <w:rFonts w:ascii="Times New Roman" w:hAnsi="Times New Roman" w:cs="Times New Roman"/>
                <w:sz w:val="24"/>
                <w:szCs w:val="24"/>
              </w:rPr>
            </w:pPr>
            <w:r w:rsidRPr="40C59B3B">
              <w:rPr>
                <w:rFonts w:ascii="Times New Roman" w:hAnsi="Times New Roman" w:cs="Times New Roman"/>
                <w:sz w:val="24"/>
                <w:szCs w:val="24"/>
              </w:rPr>
              <w:t>8</w:t>
            </w:r>
          </w:p>
        </w:tc>
        <w:tc>
          <w:tcPr>
            <w:tcW w:w="2554" w:type="dxa"/>
            <w:vAlign w:val="center"/>
          </w:tcPr>
          <w:p w14:paraId="796381FE" w14:textId="471ED2A3" w:rsidR="6C172AF6" w:rsidRDefault="6C172AF6" w:rsidP="4C51B9BE">
            <w:pPr>
              <w:spacing w:before="0"/>
              <w:jc w:val="center"/>
              <w:rPr>
                <w:rFonts w:ascii="Times New Roman" w:eastAsia="Times New Roman" w:hAnsi="Times New Roman" w:cs="Times New Roman"/>
              </w:rPr>
            </w:pPr>
            <w:r w:rsidRPr="4C51B9BE">
              <w:rPr>
                <w:rFonts w:ascii="Times New Roman" w:eastAsia="Times New Roman" w:hAnsi="Times New Roman" w:cs="Times New Roman"/>
                <w:color w:val="000000" w:themeColor="text1"/>
              </w:rPr>
              <w:t>Đẩy các phòng sở hữu lên trang nhất tìm kiếm</w:t>
            </w:r>
          </w:p>
        </w:tc>
        <w:tc>
          <w:tcPr>
            <w:tcW w:w="1558" w:type="dxa"/>
          </w:tcPr>
          <w:p w14:paraId="52B5339C" w14:textId="0F3F1B9B" w:rsidR="2D99A4CA" w:rsidRDefault="2D99A4CA" w:rsidP="4C51B9BE">
            <w:pPr>
              <w:rPr>
                <w:rFonts w:ascii="Times New Roman" w:hAnsi="Times New Roman" w:cs="Times New Roman"/>
              </w:rPr>
            </w:pPr>
            <w:r w:rsidRPr="4C51B9BE">
              <w:rPr>
                <w:rFonts w:ascii="Times New Roman" w:hAnsi="Times New Roman" w:cs="Times New Roman"/>
              </w:rPr>
              <w:t xml:space="preserve">Cung cấp thông tin </w:t>
            </w:r>
            <w:r w:rsidR="0925F5B0" w:rsidRPr="4C51B9BE">
              <w:rPr>
                <w:rFonts w:ascii="Times New Roman" w:hAnsi="Times New Roman" w:cs="Times New Roman"/>
              </w:rPr>
              <w:t>phòng cho thuê</w:t>
            </w:r>
          </w:p>
        </w:tc>
        <w:tc>
          <w:tcPr>
            <w:tcW w:w="2608" w:type="dxa"/>
          </w:tcPr>
          <w:p w14:paraId="79918E3E" w14:textId="383A76D7" w:rsidR="624608F7" w:rsidRDefault="624608F7" w:rsidP="4C51B9BE">
            <w:pPr>
              <w:rPr>
                <w:rFonts w:ascii="Times New Roman" w:hAnsi="Times New Roman" w:cs="Times New Roman"/>
              </w:rPr>
            </w:pPr>
            <w:r w:rsidRPr="4C51B9BE">
              <w:rPr>
                <w:rFonts w:ascii="Times New Roman" w:hAnsi="Times New Roman" w:cs="Times New Roman"/>
              </w:rPr>
              <w:t>Kiểm tra quy định và ghi nhận, lưu trữ lại</w:t>
            </w:r>
          </w:p>
        </w:tc>
        <w:tc>
          <w:tcPr>
            <w:tcW w:w="1594" w:type="dxa"/>
          </w:tcPr>
          <w:p w14:paraId="169C6701" w14:textId="257D8F99" w:rsidR="4C51B9BE" w:rsidRDefault="4C51B9BE" w:rsidP="4C51B9BE">
            <w:pPr>
              <w:rPr>
                <w:rFonts w:ascii="Times New Roman" w:hAnsi="Times New Roman" w:cs="Times New Roman"/>
              </w:rPr>
            </w:pPr>
          </w:p>
        </w:tc>
      </w:tr>
    </w:tbl>
    <w:p w14:paraId="663E0397" w14:textId="266754ED" w:rsidR="4C51B9BE" w:rsidRDefault="4C51B9BE" w:rsidP="4C51B9BE"/>
    <w:tbl>
      <w:tblPr>
        <w:tblStyle w:val="TableGrid"/>
        <w:tblW w:w="0" w:type="auto"/>
        <w:tblLook w:val="04A0" w:firstRow="1" w:lastRow="0" w:firstColumn="1" w:lastColumn="0" w:noHBand="0" w:noVBand="1"/>
      </w:tblPr>
      <w:tblGrid>
        <w:gridCol w:w="703"/>
        <w:gridCol w:w="2554"/>
        <w:gridCol w:w="1558"/>
        <w:gridCol w:w="2608"/>
        <w:gridCol w:w="1594"/>
      </w:tblGrid>
      <w:tr w:rsidR="3C7BCC22" w14:paraId="7775CA5E" w14:textId="77777777" w:rsidTr="3C7BCC22">
        <w:trPr>
          <w:trHeight w:val="360"/>
        </w:trPr>
        <w:tc>
          <w:tcPr>
            <w:tcW w:w="9017" w:type="dxa"/>
            <w:gridSpan w:val="5"/>
            <w:shd w:val="clear" w:color="auto" w:fill="B6DDE8" w:themeFill="accent5" w:themeFillTint="66"/>
          </w:tcPr>
          <w:p w14:paraId="6839900D" w14:textId="77777777"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 xml:space="preserve">Bảng trách nhiệm </w:t>
            </w:r>
          </w:p>
          <w:p w14:paraId="48E8D75E" w14:textId="63DCCDDC"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 xml:space="preserve">Bộ phận: </w:t>
            </w:r>
            <w:r w:rsidR="573B877F" w:rsidRPr="3C7BCC22">
              <w:rPr>
                <w:rFonts w:ascii="Times New Roman" w:hAnsi="Times New Roman" w:cs="Times New Roman"/>
                <w:b/>
                <w:bCs/>
                <w:sz w:val="24"/>
                <w:szCs w:val="24"/>
              </w:rPr>
              <w:t>Khách thuê phòng</w:t>
            </w:r>
          </w:p>
        </w:tc>
      </w:tr>
      <w:tr w:rsidR="3C7BCC22" w14:paraId="41B5F09A" w14:textId="77777777" w:rsidTr="3C7BCC22">
        <w:trPr>
          <w:trHeight w:val="360"/>
        </w:trPr>
        <w:tc>
          <w:tcPr>
            <w:tcW w:w="703" w:type="dxa"/>
            <w:shd w:val="clear" w:color="auto" w:fill="FFFF00"/>
          </w:tcPr>
          <w:p w14:paraId="68FE4EBF" w14:textId="77777777"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STT</w:t>
            </w:r>
          </w:p>
        </w:tc>
        <w:tc>
          <w:tcPr>
            <w:tcW w:w="2554" w:type="dxa"/>
            <w:shd w:val="clear" w:color="auto" w:fill="FFFF00"/>
          </w:tcPr>
          <w:p w14:paraId="491C6A1C" w14:textId="77777777"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Nghiệp vụ</w:t>
            </w:r>
          </w:p>
        </w:tc>
        <w:tc>
          <w:tcPr>
            <w:tcW w:w="1558" w:type="dxa"/>
            <w:shd w:val="clear" w:color="auto" w:fill="FFFF00"/>
          </w:tcPr>
          <w:p w14:paraId="308E530F" w14:textId="77777777"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Người dùng</w:t>
            </w:r>
          </w:p>
        </w:tc>
        <w:tc>
          <w:tcPr>
            <w:tcW w:w="2608" w:type="dxa"/>
            <w:shd w:val="clear" w:color="auto" w:fill="FFFF00"/>
          </w:tcPr>
          <w:p w14:paraId="557E346F" w14:textId="77777777"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Phần mềm</w:t>
            </w:r>
          </w:p>
        </w:tc>
        <w:tc>
          <w:tcPr>
            <w:tcW w:w="1594" w:type="dxa"/>
            <w:shd w:val="clear" w:color="auto" w:fill="FFFF00"/>
          </w:tcPr>
          <w:p w14:paraId="111FE0AD" w14:textId="77777777" w:rsidR="3C7BCC22" w:rsidRDefault="3C7BCC22" w:rsidP="3C7BCC22">
            <w:pPr>
              <w:jc w:val="center"/>
              <w:rPr>
                <w:rFonts w:ascii="Times New Roman" w:hAnsi="Times New Roman" w:cs="Times New Roman"/>
                <w:b/>
                <w:bCs/>
                <w:sz w:val="24"/>
                <w:szCs w:val="24"/>
              </w:rPr>
            </w:pPr>
            <w:r w:rsidRPr="3C7BCC22">
              <w:rPr>
                <w:rFonts w:ascii="Times New Roman" w:hAnsi="Times New Roman" w:cs="Times New Roman"/>
                <w:b/>
                <w:bCs/>
                <w:sz w:val="24"/>
                <w:szCs w:val="24"/>
              </w:rPr>
              <w:t>Ghi chú</w:t>
            </w:r>
          </w:p>
        </w:tc>
      </w:tr>
      <w:tr w:rsidR="3C7BCC22" w14:paraId="373EAEBD" w14:textId="77777777" w:rsidTr="3C7BCC22">
        <w:trPr>
          <w:trHeight w:val="1207"/>
        </w:trPr>
        <w:tc>
          <w:tcPr>
            <w:tcW w:w="703" w:type="dxa"/>
          </w:tcPr>
          <w:p w14:paraId="0A8D2F03" w14:textId="77777777"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1</w:t>
            </w:r>
          </w:p>
        </w:tc>
        <w:tc>
          <w:tcPr>
            <w:tcW w:w="2554" w:type="dxa"/>
            <w:vAlign w:val="center"/>
          </w:tcPr>
          <w:p w14:paraId="2528459E" w14:textId="722C5FFD" w:rsidR="75DC2DC1" w:rsidRDefault="75DC2DC1" w:rsidP="3C7BCC22">
            <w:pPr>
              <w:spacing w:before="0"/>
              <w:jc w:val="center"/>
              <w:rPr>
                <w:rFonts w:ascii="Times New Roman" w:eastAsia="Times New Roman" w:hAnsi="Times New Roman" w:cs="Times New Roman"/>
                <w:sz w:val="24"/>
                <w:szCs w:val="24"/>
              </w:rPr>
            </w:pPr>
            <w:r w:rsidRPr="3C7BCC22">
              <w:rPr>
                <w:rFonts w:ascii="Times New Roman" w:eastAsia="Times New Roman" w:hAnsi="Times New Roman" w:cs="Times New Roman"/>
                <w:color w:val="000000" w:themeColor="text1"/>
              </w:rPr>
              <w:t>Đăng ký tài khoản Khách thuê phòng</w:t>
            </w:r>
          </w:p>
          <w:p w14:paraId="7401F11C" w14:textId="4E54B5BC" w:rsidR="3C7BCC22" w:rsidRDefault="3C7BCC22" w:rsidP="3C7BCC22">
            <w:pPr>
              <w:spacing w:before="0" w:line="240" w:lineRule="auto"/>
              <w:jc w:val="center"/>
              <w:rPr>
                <w:rFonts w:ascii="Times New Roman" w:eastAsia="Times New Roman" w:hAnsi="Times New Roman" w:cs="Times New Roman"/>
                <w:color w:val="000000" w:themeColor="text1"/>
                <w:sz w:val="24"/>
                <w:szCs w:val="24"/>
              </w:rPr>
            </w:pPr>
          </w:p>
        </w:tc>
        <w:tc>
          <w:tcPr>
            <w:tcW w:w="1558" w:type="dxa"/>
          </w:tcPr>
          <w:p w14:paraId="44650691" w14:textId="6628CF8A"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 xml:space="preserve">Cung cấp thông tin </w:t>
            </w:r>
            <w:r w:rsidR="2B3B3412" w:rsidRPr="3C7BCC22">
              <w:rPr>
                <w:rFonts w:ascii="Times New Roman" w:hAnsi="Times New Roman" w:cs="Times New Roman"/>
                <w:sz w:val="24"/>
                <w:szCs w:val="24"/>
              </w:rPr>
              <w:t>khách thuê phòng</w:t>
            </w:r>
          </w:p>
        </w:tc>
        <w:tc>
          <w:tcPr>
            <w:tcW w:w="2608" w:type="dxa"/>
          </w:tcPr>
          <w:p w14:paraId="4849D863" w14:textId="606701E7"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54DDB9E1" w14:textId="1D2890A4" w:rsidR="3C7BCC22" w:rsidRDefault="3C7BCC22" w:rsidP="3C7BCC22">
            <w:pPr>
              <w:rPr>
                <w:rFonts w:ascii="Times New Roman" w:hAnsi="Times New Roman" w:cs="Times New Roman"/>
                <w:sz w:val="24"/>
                <w:szCs w:val="24"/>
              </w:rPr>
            </w:pPr>
          </w:p>
        </w:tc>
      </w:tr>
      <w:tr w:rsidR="3C7BCC22" w14:paraId="4561B6A3" w14:textId="77777777" w:rsidTr="3C7BCC22">
        <w:trPr>
          <w:trHeight w:val="1820"/>
        </w:trPr>
        <w:tc>
          <w:tcPr>
            <w:tcW w:w="703" w:type="dxa"/>
          </w:tcPr>
          <w:p w14:paraId="5B2FBFE9" w14:textId="77777777"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lastRenderedPageBreak/>
              <w:t>2</w:t>
            </w:r>
          </w:p>
        </w:tc>
        <w:tc>
          <w:tcPr>
            <w:tcW w:w="2554" w:type="dxa"/>
            <w:vAlign w:val="center"/>
          </w:tcPr>
          <w:p w14:paraId="2FB52E9C" w14:textId="6931921A" w:rsidR="3CFCF846" w:rsidRDefault="3CFCF846" w:rsidP="3C7BCC22">
            <w:pPr>
              <w:spacing w:before="0"/>
              <w:jc w:val="center"/>
              <w:rPr>
                <w:rFonts w:ascii="Times New Roman" w:eastAsia="Times New Roman" w:hAnsi="Times New Roman" w:cs="Times New Roman"/>
                <w:sz w:val="24"/>
                <w:szCs w:val="24"/>
              </w:rPr>
            </w:pPr>
            <w:r w:rsidRPr="3C7BCC22">
              <w:rPr>
                <w:rFonts w:ascii="Times New Roman" w:eastAsia="Times New Roman" w:hAnsi="Times New Roman" w:cs="Times New Roman"/>
                <w:color w:val="000000" w:themeColor="text1"/>
              </w:rPr>
              <w:t>Tìm khách sạn</w:t>
            </w:r>
          </w:p>
          <w:p w14:paraId="1676E170" w14:textId="05608074" w:rsidR="3C7BCC22" w:rsidRDefault="3C7BCC22" w:rsidP="3C7BCC22">
            <w:pPr>
              <w:spacing w:before="0" w:line="240" w:lineRule="auto"/>
              <w:jc w:val="center"/>
              <w:rPr>
                <w:rFonts w:ascii="Times New Roman" w:eastAsia="Times New Roman" w:hAnsi="Times New Roman" w:cs="Times New Roman"/>
                <w:color w:val="000000" w:themeColor="text1"/>
                <w:sz w:val="24"/>
                <w:szCs w:val="24"/>
              </w:rPr>
            </w:pPr>
          </w:p>
        </w:tc>
        <w:tc>
          <w:tcPr>
            <w:tcW w:w="1558" w:type="dxa"/>
          </w:tcPr>
          <w:p w14:paraId="37071CE1" w14:textId="3F96C2A7"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 xml:space="preserve">Cung cấp thông tin </w:t>
            </w:r>
            <w:r w:rsidR="35CB2C72" w:rsidRPr="3C7BCC22">
              <w:rPr>
                <w:rFonts w:ascii="Times New Roman" w:hAnsi="Times New Roman" w:cs="Times New Roman"/>
                <w:sz w:val="24"/>
                <w:szCs w:val="24"/>
              </w:rPr>
              <w:t>Khách sạn</w:t>
            </w:r>
          </w:p>
        </w:tc>
        <w:tc>
          <w:tcPr>
            <w:tcW w:w="2608" w:type="dxa"/>
          </w:tcPr>
          <w:p w14:paraId="6AF72C26" w14:textId="79498205" w:rsidR="152B377B" w:rsidRDefault="152B377B"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7D3F8042" w14:textId="53A49FA7"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Cho phép hủy, cập nhập lại tài khoản chủ nhà</w:t>
            </w:r>
          </w:p>
          <w:p w14:paraId="6208B29E" w14:textId="43AC4838" w:rsidR="3C7BCC22" w:rsidRDefault="3C7BCC22" w:rsidP="3C7BCC22">
            <w:pPr>
              <w:rPr>
                <w:rFonts w:ascii="Times New Roman" w:hAnsi="Times New Roman" w:cs="Times New Roman"/>
                <w:sz w:val="24"/>
                <w:szCs w:val="24"/>
              </w:rPr>
            </w:pPr>
          </w:p>
        </w:tc>
      </w:tr>
      <w:tr w:rsidR="3C7BCC22" w14:paraId="3D3F61BC" w14:textId="77777777" w:rsidTr="3C7BCC22">
        <w:trPr>
          <w:trHeight w:val="285"/>
        </w:trPr>
        <w:tc>
          <w:tcPr>
            <w:tcW w:w="703" w:type="dxa"/>
          </w:tcPr>
          <w:p w14:paraId="2B511A65" w14:textId="77777777"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3</w:t>
            </w:r>
          </w:p>
        </w:tc>
        <w:tc>
          <w:tcPr>
            <w:tcW w:w="2554" w:type="dxa"/>
            <w:vAlign w:val="center"/>
          </w:tcPr>
          <w:p w14:paraId="4983D92D" w14:textId="4E4C9BFB" w:rsidR="34F1BAAC" w:rsidRDefault="34F1BAAC" w:rsidP="3C7BCC22">
            <w:pPr>
              <w:spacing w:before="0"/>
              <w:jc w:val="center"/>
              <w:rPr>
                <w:rFonts w:ascii="Times New Roman" w:eastAsia="Times New Roman" w:hAnsi="Times New Roman" w:cs="Times New Roman"/>
                <w:sz w:val="20"/>
                <w:szCs w:val="20"/>
              </w:rPr>
            </w:pPr>
            <w:r w:rsidRPr="3C7BCC22">
              <w:rPr>
                <w:rFonts w:ascii="Times New Roman" w:eastAsia="Times New Roman" w:hAnsi="Times New Roman" w:cs="Times New Roman"/>
                <w:color w:val="000000" w:themeColor="text1"/>
              </w:rPr>
              <w:t>Đặt phòng khách sạn</w:t>
            </w:r>
          </w:p>
          <w:p w14:paraId="0147AD8C" w14:textId="52D52C83" w:rsidR="3C7BCC22" w:rsidRDefault="3C7BCC22" w:rsidP="3C7BCC22">
            <w:pPr>
              <w:spacing w:before="0"/>
              <w:jc w:val="center"/>
              <w:rPr>
                <w:rFonts w:ascii="Times New Roman" w:eastAsia="Bahnschrift" w:hAnsi="Times New Roman" w:cs="Times New Roman"/>
                <w:color w:val="000000" w:themeColor="text1"/>
                <w:sz w:val="20"/>
                <w:szCs w:val="20"/>
              </w:rPr>
            </w:pPr>
          </w:p>
        </w:tc>
        <w:tc>
          <w:tcPr>
            <w:tcW w:w="1558" w:type="dxa"/>
          </w:tcPr>
          <w:p w14:paraId="25F9B7D6" w14:textId="1B140788" w:rsidR="3C7BCC22" w:rsidRDefault="3C7BCC22" w:rsidP="3C7BCC22">
            <w:pPr>
              <w:rPr>
                <w:rFonts w:ascii="Times New Roman" w:hAnsi="Times New Roman" w:cs="Times New Roman"/>
                <w:sz w:val="24"/>
                <w:szCs w:val="24"/>
              </w:rPr>
            </w:pPr>
            <w:r w:rsidRPr="3C7BCC22">
              <w:rPr>
                <w:rFonts w:ascii="Times New Roman" w:hAnsi="Times New Roman" w:cs="Times New Roman"/>
                <w:sz w:val="24"/>
                <w:szCs w:val="24"/>
              </w:rPr>
              <w:t>Cung cấp thông tin vấn đề khách hàng</w:t>
            </w:r>
          </w:p>
        </w:tc>
        <w:tc>
          <w:tcPr>
            <w:tcW w:w="2608" w:type="dxa"/>
          </w:tcPr>
          <w:p w14:paraId="37B04CBF" w14:textId="164348CF" w:rsidR="599E3562" w:rsidRDefault="599E3562"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44FED998" w14:textId="0D2E26C3" w:rsidR="3C7BCC22" w:rsidRDefault="3C7BCC22" w:rsidP="3C7BCC22">
            <w:pPr>
              <w:rPr>
                <w:rFonts w:ascii="Times New Roman" w:hAnsi="Times New Roman" w:cs="Times New Roman"/>
                <w:sz w:val="24"/>
                <w:szCs w:val="24"/>
              </w:rPr>
            </w:pPr>
          </w:p>
        </w:tc>
      </w:tr>
      <w:tr w:rsidR="3C7BCC22" w14:paraId="34115B38" w14:textId="77777777" w:rsidTr="3C7BCC22">
        <w:trPr>
          <w:trHeight w:val="285"/>
        </w:trPr>
        <w:tc>
          <w:tcPr>
            <w:tcW w:w="703" w:type="dxa"/>
          </w:tcPr>
          <w:p w14:paraId="2E2E0E56" w14:textId="0A57AB85" w:rsidR="591A636C" w:rsidRDefault="591A636C" w:rsidP="3C7BCC22">
            <w:pPr>
              <w:rPr>
                <w:rFonts w:ascii="Times New Roman" w:hAnsi="Times New Roman" w:cs="Times New Roman"/>
                <w:sz w:val="24"/>
                <w:szCs w:val="24"/>
              </w:rPr>
            </w:pPr>
            <w:r w:rsidRPr="3C7BCC22">
              <w:rPr>
                <w:rFonts w:ascii="Times New Roman" w:hAnsi="Times New Roman" w:cs="Times New Roman"/>
                <w:sz w:val="24"/>
                <w:szCs w:val="24"/>
              </w:rPr>
              <w:t>4</w:t>
            </w:r>
          </w:p>
        </w:tc>
        <w:tc>
          <w:tcPr>
            <w:tcW w:w="2554" w:type="dxa"/>
            <w:vAlign w:val="center"/>
          </w:tcPr>
          <w:p w14:paraId="50FD9197" w14:textId="3EA6192A" w:rsidR="64D07B7D" w:rsidRDefault="64D07B7D" w:rsidP="3C7BCC22">
            <w:pPr>
              <w:jc w:val="center"/>
              <w:rPr>
                <w:rFonts w:ascii="Times New Roman" w:eastAsia="Times New Roman" w:hAnsi="Times New Roman" w:cs="Times New Roman"/>
                <w:sz w:val="20"/>
                <w:szCs w:val="20"/>
              </w:rPr>
            </w:pPr>
            <w:r w:rsidRPr="3C7BCC22">
              <w:rPr>
                <w:rFonts w:ascii="Times New Roman" w:eastAsia="Times New Roman" w:hAnsi="Times New Roman" w:cs="Times New Roman"/>
                <w:color w:val="000000" w:themeColor="text1"/>
              </w:rPr>
              <w:t>Thanh toán biên lai đặt phòng</w:t>
            </w:r>
          </w:p>
        </w:tc>
        <w:tc>
          <w:tcPr>
            <w:tcW w:w="1558" w:type="dxa"/>
          </w:tcPr>
          <w:p w14:paraId="100EB8CF" w14:textId="3AA5C42F" w:rsidR="1EC791B1" w:rsidRDefault="1EC791B1" w:rsidP="3C7BCC22">
            <w:pPr>
              <w:rPr>
                <w:rFonts w:ascii="Times New Roman" w:hAnsi="Times New Roman" w:cs="Times New Roman"/>
                <w:sz w:val="24"/>
                <w:szCs w:val="24"/>
              </w:rPr>
            </w:pPr>
            <w:r w:rsidRPr="3C7BCC22">
              <w:rPr>
                <w:rFonts w:ascii="Times New Roman" w:hAnsi="Times New Roman" w:cs="Times New Roman"/>
                <w:sz w:val="24"/>
                <w:szCs w:val="24"/>
              </w:rPr>
              <w:t xml:space="preserve">Cung cấp thông tin </w:t>
            </w:r>
            <w:r w:rsidR="0C83F553" w:rsidRPr="3C7BCC22">
              <w:rPr>
                <w:rFonts w:ascii="Times New Roman" w:hAnsi="Times New Roman" w:cs="Times New Roman"/>
                <w:sz w:val="24"/>
                <w:szCs w:val="24"/>
              </w:rPr>
              <w:t>hóa đơn phòng</w:t>
            </w:r>
          </w:p>
        </w:tc>
        <w:tc>
          <w:tcPr>
            <w:tcW w:w="2608" w:type="dxa"/>
          </w:tcPr>
          <w:p w14:paraId="49328652" w14:textId="0F4D6E11" w:rsidR="7E6AB8DD" w:rsidRDefault="7E6AB8DD"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516869D1" w14:textId="70141C80" w:rsidR="3C7BCC22" w:rsidRDefault="3C7BCC22" w:rsidP="3C7BCC22">
            <w:pPr>
              <w:rPr>
                <w:rFonts w:ascii="Times New Roman" w:hAnsi="Times New Roman" w:cs="Times New Roman"/>
                <w:sz w:val="24"/>
                <w:szCs w:val="24"/>
              </w:rPr>
            </w:pPr>
          </w:p>
        </w:tc>
      </w:tr>
      <w:tr w:rsidR="3C7BCC22" w14:paraId="30F0AA2A" w14:textId="77777777" w:rsidTr="3C7BCC22">
        <w:trPr>
          <w:trHeight w:val="285"/>
        </w:trPr>
        <w:tc>
          <w:tcPr>
            <w:tcW w:w="703" w:type="dxa"/>
          </w:tcPr>
          <w:p w14:paraId="256DA74A" w14:textId="67DDAB2C" w:rsidR="591A636C" w:rsidRDefault="591A636C" w:rsidP="3C7BCC22">
            <w:pPr>
              <w:rPr>
                <w:rFonts w:ascii="Times New Roman" w:hAnsi="Times New Roman" w:cs="Times New Roman"/>
                <w:sz w:val="24"/>
                <w:szCs w:val="24"/>
              </w:rPr>
            </w:pPr>
            <w:r w:rsidRPr="3C7BCC22">
              <w:rPr>
                <w:rFonts w:ascii="Times New Roman" w:hAnsi="Times New Roman" w:cs="Times New Roman"/>
                <w:sz w:val="24"/>
                <w:szCs w:val="24"/>
              </w:rPr>
              <w:t>5</w:t>
            </w:r>
          </w:p>
        </w:tc>
        <w:tc>
          <w:tcPr>
            <w:tcW w:w="2554" w:type="dxa"/>
            <w:vAlign w:val="center"/>
          </w:tcPr>
          <w:p w14:paraId="087011AE" w14:textId="03CC3D66" w:rsidR="295A0B98" w:rsidRDefault="295A0B98" w:rsidP="3C7BCC22">
            <w:pPr>
              <w:spacing w:before="0"/>
              <w:jc w:val="center"/>
              <w:rPr>
                <w:rFonts w:ascii="Times New Roman" w:eastAsia="Times New Roman" w:hAnsi="Times New Roman" w:cs="Times New Roman"/>
                <w:sz w:val="20"/>
                <w:szCs w:val="20"/>
              </w:rPr>
            </w:pPr>
            <w:r w:rsidRPr="3C7BCC22">
              <w:rPr>
                <w:rFonts w:ascii="Times New Roman" w:eastAsia="Times New Roman" w:hAnsi="Times New Roman" w:cs="Times New Roman"/>
                <w:color w:val="000000" w:themeColor="text1"/>
              </w:rPr>
              <w:t>Hủy phòng đã đặt</w:t>
            </w:r>
          </w:p>
        </w:tc>
        <w:tc>
          <w:tcPr>
            <w:tcW w:w="1558" w:type="dxa"/>
          </w:tcPr>
          <w:p w14:paraId="145174D7" w14:textId="5B0BF38A" w:rsidR="7E7B8572" w:rsidRDefault="7E7B8572" w:rsidP="3C7BCC22">
            <w:pPr>
              <w:rPr>
                <w:rFonts w:ascii="Times New Roman" w:hAnsi="Times New Roman" w:cs="Times New Roman"/>
                <w:sz w:val="24"/>
                <w:szCs w:val="24"/>
              </w:rPr>
            </w:pPr>
            <w:r w:rsidRPr="3C7BCC22">
              <w:rPr>
                <w:rFonts w:ascii="Times New Roman" w:hAnsi="Times New Roman" w:cs="Times New Roman"/>
                <w:sz w:val="24"/>
                <w:szCs w:val="24"/>
              </w:rPr>
              <w:t>Cu</w:t>
            </w:r>
            <w:r w:rsidR="132B0DD7" w:rsidRPr="3C7BCC22">
              <w:rPr>
                <w:rFonts w:ascii="Times New Roman" w:hAnsi="Times New Roman" w:cs="Times New Roman"/>
                <w:sz w:val="24"/>
                <w:szCs w:val="24"/>
              </w:rPr>
              <w:t>ng cấp thông tin phòng đã đặt</w:t>
            </w:r>
          </w:p>
        </w:tc>
        <w:tc>
          <w:tcPr>
            <w:tcW w:w="2608" w:type="dxa"/>
          </w:tcPr>
          <w:p w14:paraId="65575006" w14:textId="5D3A884B" w:rsidR="0EFAA35C" w:rsidRDefault="0EFAA35C"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3849B9AA" w14:textId="7B089466" w:rsidR="1DDFFC09" w:rsidRDefault="1DDFFC09" w:rsidP="3C7BCC22">
            <w:pPr>
              <w:rPr>
                <w:rFonts w:ascii="Times New Roman" w:hAnsi="Times New Roman" w:cs="Times New Roman"/>
                <w:sz w:val="24"/>
                <w:szCs w:val="24"/>
              </w:rPr>
            </w:pPr>
            <w:r w:rsidRPr="3C7BCC22">
              <w:rPr>
                <w:rFonts w:ascii="Times New Roman" w:hAnsi="Times New Roman" w:cs="Times New Roman"/>
                <w:sz w:val="24"/>
                <w:szCs w:val="24"/>
              </w:rPr>
              <w:t>Cho phép hủy</w:t>
            </w:r>
            <w:r w:rsidR="25E2DE49" w:rsidRPr="3C7BCC22">
              <w:rPr>
                <w:rFonts w:ascii="Times New Roman" w:hAnsi="Times New Roman" w:cs="Times New Roman"/>
                <w:sz w:val="24"/>
                <w:szCs w:val="24"/>
              </w:rPr>
              <w:t xml:space="preserve"> thông tin phòng đã đặt</w:t>
            </w:r>
          </w:p>
        </w:tc>
      </w:tr>
      <w:tr w:rsidR="3C7BCC22" w14:paraId="062F711D" w14:textId="77777777" w:rsidTr="3C7BCC22">
        <w:trPr>
          <w:trHeight w:val="285"/>
        </w:trPr>
        <w:tc>
          <w:tcPr>
            <w:tcW w:w="703" w:type="dxa"/>
          </w:tcPr>
          <w:p w14:paraId="5FAF1856" w14:textId="67000225" w:rsidR="591A636C" w:rsidRDefault="591A636C" w:rsidP="3C7BCC22">
            <w:pPr>
              <w:rPr>
                <w:rFonts w:ascii="Times New Roman" w:hAnsi="Times New Roman" w:cs="Times New Roman"/>
                <w:sz w:val="24"/>
                <w:szCs w:val="24"/>
              </w:rPr>
            </w:pPr>
            <w:r w:rsidRPr="3C7BCC22">
              <w:rPr>
                <w:rFonts w:ascii="Times New Roman" w:hAnsi="Times New Roman" w:cs="Times New Roman"/>
                <w:sz w:val="24"/>
                <w:szCs w:val="24"/>
              </w:rPr>
              <w:t>6</w:t>
            </w:r>
          </w:p>
        </w:tc>
        <w:tc>
          <w:tcPr>
            <w:tcW w:w="2554" w:type="dxa"/>
            <w:vAlign w:val="center"/>
          </w:tcPr>
          <w:p w14:paraId="04D23028" w14:textId="38C5A027" w:rsidR="3B09E952" w:rsidRDefault="3B09E952" w:rsidP="3C7BCC22">
            <w:pPr>
              <w:spacing w:before="0"/>
              <w:jc w:val="center"/>
              <w:rPr>
                <w:rFonts w:ascii="Times New Roman" w:eastAsia="Times New Roman" w:hAnsi="Times New Roman" w:cs="Times New Roman"/>
                <w:sz w:val="20"/>
                <w:szCs w:val="20"/>
              </w:rPr>
            </w:pPr>
            <w:r w:rsidRPr="3C7BCC22">
              <w:rPr>
                <w:rFonts w:ascii="Times New Roman" w:eastAsia="Times New Roman" w:hAnsi="Times New Roman" w:cs="Times New Roman"/>
                <w:color w:val="000000" w:themeColor="text1"/>
              </w:rPr>
              <w:t>Đánh giá căn phòng đã thuê</w:t>
            </w:r>
          </w:p>
          <w:p w14:paraId="73996C7C" w14:textId="52D0E047" w:rsidR="3C7BCC22" w:rsidRDefault="3C7BCC22" w:rsidP="3C7BCC22">
            <w:pPr>
              <w:jc w:val="center"/>
              <w:rPr>
                <w:rFonts w:ascii="Times New Roman" w:eastAsia="Bahnschrift" w:hAnsi="Times New Roman" w:cs="Times New Roman"/>
                <w:color w:val="000000" w:themeColor="text1"/>
                <w:sz w:val="20"/>
                <w:szCs w:val="20"/>
              </w:rPr>
            </w:pPr>
          </w:p>
        </w:tc>
        <w:tc>
          <w:tcPr>
            <w:tcW w:w="1558" w:type="dxa"/>
          </w:tcPr>
          <w:p w14:paraId="518045C5" w14:textId="52F95E2C" w:rsidR="20C2B858" w:rsidRDefault="20C2B858" w:rsidP="3C7BCC22">
            <w:pPr>
              <w:rPr>
                <w:rFonts w:ascii="Times New Roman" w:hAnsi="Times New Roman" w:cs="Times New Roman"/>
                <w:sz w:val="24"/>
                <w:szCs w:val="24"/>
              </w:rPr>
            </w:pPr>
            <w:r w:rsidRPr="3C7BCC22">
              <w:rPr>
                <w:rFonts w:ascii="Times New Roman" w:hAnsi="Times New Roman" w:cs="Times New Roman"/>
                <w:sz w:val="24"/>
                <w:szCs w:val="24"/>
              </w:rPr>
              <w:t>Cung cấp thông tin phòng đã đặt</w:t>
            </w:r>
          </w:p>
        </w:tc>
        <w:tc>
          <w:tcPr>
            <w:tcW w:w="2608" w:type="dxa"/>
          </w:tcPr>
          <w:p w14:paraId="1B580F45" w14:textId="3C82E40F" w:rsidR="61EBAEC0" w:rsidRDefault="61EBAEC0"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0AA73CFF" w14:textId="182C2FDA" w:rsidR="3C7BCC22" w:rsidRDefault="3C7BCC22" w:rsidP="3C7BCC22">
            <w:pPr>
              <w:rPr>
                <w:rFonts w:ascii="Times New Roman" w:hAnsi="Times New Roman" w:cs="Times New Roman"/>
                <w:sz w:val="24"/>
                <w:szCs w:val="24"/>
              </w:rPr>
            </w:pPr>
          </w:p>
        </w:tc>
      </w:tr>
      <w:tr w:rsidR="3C7BCC22" w14:paraId="78E7654A" w14:textId="77777777" w:rsidTr="40C59B3B">
        <w:trPr>
          <w:trHeight w:val="1500"/>
        </w:trPr>
        <w:tc>
          <w:tcPr>
            <w:tcW w:w="703" w:type="dxa"/>
          </w:tcPr>
          <w:p w14:paraId="493A9061" w14:textId="54CB9D01" w:rsidR="591A636C" w:rsidRDefault="591A636C" w:rsidP="3C7BCC22">
            <w:pPr>
              <w:rPr>
                <w:rFonts w:ascii="Times New Roman" w:hAnsi="Times New Roman" w:cs="Times New Roman"/>
                <w:sz w:val="24"/>
                <w:szCs w:val="24"/>
              </w:rPr>
            </w:pPr>
            <w:r w:rsidRPr="3C7BCC22">
              <w:rPr>
                <w:rFonts w:ascii="Times New Roman" w:hAnsi="Times New Roman" w:cs="Times New Roman"/>
                <w:sz w:val="24"/>
                <w:szCs w:val="24"/>
              </w:rPr>
              <w:t>7</w:t>
            </w:r>
          </w:p>
        </w:tc>
        <w:tc>
          <w:tcPr>
            <w:tcW w:w="2554" w:type="dxa"/>
            <w:vAlign w:val="center"/>
          </w:tcPr>
          <w:p w14:paraId="4AC7C768" w14:textId="68B08906" w:rsidR="00D742EE" w:rsidRDefault="00D742EE" w:rsidP="3C7BCC22">
            <w:pPr>
              <w:spacing w:before="0"/>
              <w:jc w:val="center"/>
              <w:rPr>
                <w:rFonts w:ascii="Times New Roman" w:eastAsia="Times New Roman" w:hAnsi="Times New Roman" w:cs="Times New Roman"/>
                <w:sz w:val="20"/>
                <w:szCs w:val="20"/>
              </w:rPr>
            </w:pPr>
            <w:r w:rsidRPr="3C7BCC22">
              <w:rPr>
                <w:rFonts w:ascii="Times New Roman" w:eastAsia="Times New Roman" w:hAnsi="Times New Roman" w:cs="Times New Roman"/>
                <w:color w:val="000000" w:themeColor="text1"/>
              </w:rPr>
              <w:t>l</w:t>
            </w:r>
            <w:r w:rsidR="1FFB1F01" w:rsidRPr="3C7BCC22">
              <w:rPr>
                <w:rFonts w:ascii="Times New Roman" w:eastAsia="Times New Roman" w:hAnsi="Times New Roman" w:cs="Times New Roman"/>
                <w:color w:val="000000" w:themeColor="text1"/>
              </w:rPr>
              <w:t>l</w:t>
            </w:r>
            <w:r w:rsidRPr="3C7BCC22">
              <w:rPr>
                <w:rFonts w:ascii="Times New Roman" w:eastAsia="Times New Roman" w:hAnsi="Times New Roman" w:cs="Times New Roman"/>
                <w:color w:val="000000" w:themeColor="text1"/>
              </w:rPr>
              <w:t>ên hệ qua Kênh hỏi đáp</w:t>
            </w:r>
          </w:p>
        </w:tc>
        <w:tc>
          <w:tcPr>
            <w:tcW w:w="1558" w:type="dxa"/>
          </w:tcPr>
          <w:p w14:paraId="155F9138" w14:textId="489779ED" w:rsidR="2DEC2AE1" w:rsidRDefault="2DEC2AE1" w:rsidP="3C7BCC22">
            <w:pPr>
              <w:rPr>
                <w:rFonts w:ascii="Times New Roman" w:hAnsi="Times New Roman" w:cs="Times New Roman"/>
                <w:sz w:val="24"/>
                <w:szCs w:val="24"/>
              </w:rPr>
            </w:pPr>
            <w:r w:rsidRPr="3C7BCC22">
              <w:rPr>
                <w:rFonts w:ascii="Times New Roman" w:hAnsi="Times New Roman" w:cs="Times New Roman"/>
                <w:sz w:val="24"/>
                <w:szCs w:val="24"/>
              </w:rPr>
              <w:t>Cung cấp thông tin yêu cầu khách hàng hỗ trợ</w:t>
            </w:r>
          </w:p>
          <w:p w14:paraId="1BDF5F6B" w14:textId="5A16A864" w:rsidR="3C7BCC22" w:rsidRDefault="3C7BCC22" w:rsidP="3C7BCC22">
            <w:pPr>
              <w:rPr>
                <w:rFonts w:ascii="Times New Roman" w:hAnsi="Times New Roman" w:cs="Times New Roman"/>
                <w:sz w:val="24"/>
                <w:szCs w:val="24"/>
              </w:rPr>
            </w:pPr>
          </w:p>
        </w:tc>
        <w:tc>
          <w:tcPr>
            <w:tcW w:w="2608" w:type="dxa"/>
          </w:tcPr>
          <w:p w14:paraId="02FF1B33" w14:textId="6EFE698C" w:rsidR="665B23E8" w:rsidRDefault="665B23E8" w:rsidP="3C7BCC22">
            <w:pPr>
              <w:rPr>
                <w:rFonts w:ascii="Times New Roman" w:hAnsi="Times New Roman" w:cs="Times New Roman"/>
                <w:sz w:val="24"/>
                <w:szCs w:val="24"/>
              </w:rPr>
            </w:pPr>
            <w:r w:rsidRPr="3C7BCC22">
              <w:rPr>
                <w:rFonts w:ascii="Times New Roman" w:hAnsi="Times New Roman" w:cs="Times New Roman"/>
                <w:sz w:val="24"/>
                <w:szCs w:val="24"/>
              </w:rPr>
              <w:t>Kiểm tra quy định và ghi nhận, lưu trữ lại</w:t>
            </w:r>
          </w:p>
        </w:tc>
        <w:tc>
          <w:tcPr>
            <w:tcW w:w="1594" w:type="dxa"/>
          </w:tcPr>
          <w:p w14:paraId="5775B22D" w14:textId="105FFC0F" w:rsidR="3C7BCC22" w:rsidRDefault="3C7BCC22" w:rsidP="3C7BCC22">
            <w:pPr>
              <w:rPr>
                <w:rFonts w:ascii="Times New Roman" w:hAnsi="Times New Roman" w:cs="Times New Roman"/>
                <w:sz w:val="24"/>
                <w:szCs w:val="24"/>
              </w:rPr>
            </w:pPr>
          </w:p>
        </w:tc>
      </w:tr>
    </w:tbl>
    <w:p w14:paraId="6FDBF8DE" w14:textId="7201C66E" w:rsidR="3C7BCC22" w:rsidRDefault="3C7BCC22" w:rsidP="4C51B9BE">
      <w:pPr>
        <w:rPr>
          <w:rFonts w:ascii="Times New Roman" w:hAnsi="Times New Roman" w:cs="Times New Roman"/>
        </w:rPr>
      </w:pPr>
    </w:p>
    <w:p w14:paraId="716E1CFB" w14:textId="1E745EEA" w:rsidR="0083153B" w:rsidRPr="00B0521D" w:rsidRDefault="0980E14C" w:rsidP="008B60D0">
      <w:pPr>
        <w:pStyle w:val="Heading3"/>
      </w:pPr>
      <w:bookmarkStart w:id="49" w:name="_Toc50884360"/>
      <w:bookmarkStart w:id="50" w:name="_Toc173188460"/>
      <w:r>
        <w:t>Bảng trách nhiệm yêu cầu tiến hóa</w:t>
      </w:r>
      <w:bookmarkEnd w:id="49"/>
      <w:bookmarkEnd w:id="50"/>
    </w:p>
    <w:tbl>
      <w:tblPr>
        <w:tblStyle w:val="TableGrid"/>
        <w:tblW w:w="9017" w:type="dxa"/>
        <w:tblLook w:val="04A0" w:firstRow="1" w:lastRow="0" w:firstColumn="1" w:lastColumn="0" w:noHBand="0" w:noVBand="1"/>
      </w:tblPr>
      <w:tblGrid>
        <w:gridCol w:w="690"/>
        <w:gridCol w:w="1531"/>
        <w:gridCol w:w="2198"/>
        <w:gridCol w:w="2217"/>
        <w:gridCol w:w="2381"/>
      </w:tblGrid>
      <w:tr w:rsidR="0083153B" w:rsidRPr="00B0521D" w14:paraId="7F27B9E9" w14:textId="77777777" w:rsidTr="4C51B9BE">
        <w:trPr>
          <w:trHeight w:val="360"/>
        </w:trPr>
        <w:tc>
          <w:tcPr>
            <w:tcW w:w="9017" w:type="dxa"/>
            <w:gridSpan w:val="5"/>
            <w:shd w:val="clear" w:color="auto" w:fill="B6DDE8" w:themeFill="accent5" w:themeFillTint="66"/>
            <w:noWrap/>
            <w:hideMark/>
          </w:tcPr>
          <w:p w14:paraId="6C93DA39" w14:textId="77777777" w:rsidR="0083153B" w:rsidRPr="00B0521D" w:rsidRDefault="0083153B" w:rsidP="0083153B">
            <w:pPr>
              <w:jc w:val="center"/>
              <w:rPr>
                <w:rFonts w:ascii="Times New Roman" w:hAnsi="Times New Roman" w:cs="Times New Roman"/>
                <w:b/>
                <w:bCs/>
              </w:rPr>
            </w:pPr>
            <w:r w:rsidRPr="00B0521D">
              <w:rPr>
                <w:rFonts w:ascii="Times New Roman" w:hAnsi="Times New Roman" w:cs="Times New Roman"/>
                <w:b/>
                <w:bCs/>
              </w:rPr>
              <w:t>Bảng trách nhiệm yêu cầu tiến hóa</w:t>
            </w:r>
          </w:p>
        </w:tc>
      </w:tr>
      <w:tr w:rsidR="0083153B" w:rsidRPr="00B0521D" w14:paraId="4507DF19" w14:textId="77777777" w:rsidTr="4C51B9BE">
        <w:trPr>
          <w:trHeight w:val="360"/>
        </w:trPr>
        <w:tc>
          <w:tcPr>
            <w:tcW w:w="690" w:type="dxa"/>
            <w:shd w:val="clear" w:color="auto" w:fill="FFFF00"/>
            <w:noWrap/>
            <w:hideMark/>
          </w:tcPr>
          <w:p w14:paraId="32140D91" w14:textId="77777777" w:rsidR="0083153B" w:rsidRPr="00B0521D" w:rsidRDefault="0083153B" w:rsidP="0083153B">
            <w:pPr>
              <w:jc w:val="center"/>
              <w:rPr>
                <w:rFonts w:ascii="Times New Roman" w:hAnsi="Times New Roman" w:cs="Times New Roman"/>
                <w:b/>
                <w:bCs/>
              </w:rPr>
            </w:pPr>
            <w:r w:rsidRPr="00B0521D">
              <w:rPr>
                <w:rFonts w:ascii="Times New Roman" w:hAnsi="Times New Roman" w:cs="Times New Roman"/>
                <w:b/>
                <w:bCs/>
              </w:rPr>
              <w:t>STT</w:t>
            </w:r>
          </w:p>
        </w:tc>
        <w:tc>
          <w:tcPr>
            <w:tcW w:w="1531" w:type="dxa"/>
            <w:shd w:val="clear" w:color="auto" w:fill="FFFF00"/>
            <w:noWrap/>
            <w:hideMark/>
          </w:tcPr>
          <w:p w14:paraId="46593922" w14:textId="77777777" w:rsidR="0083153B" w:rsidRPr="00B0521D" w:rsidRDefault="0083153B" w:rsidP="0083153B">
            <w:pPr>
              <w:jc w:val="center"/>
              <w:rPr>
                <w:rFonts w:ascii="Times New Roman" w:hAnsi="Times New Roman" w:cs="Times New Roman"/>
                <w:b/>
                <w:bCs/>
              </w:rPr>
            </w:pPr>
            <w:r w:rsidRPr="00B0521D">
              <w:rPr>
                <w:rFonts w:ascii="Times New Roman" w:hAnsi="Times New Roman" w:cs="Times New Roman"/>
                <w:b/>
                <w:bCs/>
              </w:rPr>
              <w:t>Nghiệp vụ</w:t>
            </w:r>
          </w:p>
        </w:tc>
        <w:tc>
          <w:tcPr>
            <w:tcW w:w="2198" w:type="dxa"/>
            <w:shd w:val="clear" w:color="auto" w:fill="FFFF00"/>
            <w:noWrap/>
            <w:hideMark/>
          </w:tcPr>
          <w:p w14:paraId="67F1B5CD" w14:textId="77777777" w:rsidR="0083153B" w:rsidRPr="00B0521D" w:rsidRDefault="0083153B" w:rsidP="0083153B">
            <w:pPr>
              <w:jc w:val="center"/>
              <w:rPr>
                <w:rFonts w:ascii="Times New Roman" w:hAnsi="Times New Roman" w:cs="Times New Roman"/>
                <w:b/>
                <w:bCs/>
              </w:rPr>
            </w:pPr>
            <w:r w:rsidRPr="00B0521D">
              <w:rPr>
                <w:rFonts w:ascii="Times New Roman" w:hAnsi="Times New Roman" w:cs="Times New Roman"/>
                <w:b/>
                <w:bCs/>
              </w:rPr>
              <w:t>Người dùng</w:t>
            </w:r>
          </w:p>
        </w:tc>
        <w:tc>
          <w:tcPr>
            <w:tcW w:w="2217" w:type="dxa"/>
            <w:shd w:val="clear" w:color="auto" w:fill="FFFF00"/>
            <w:noWrap/>
            <w:hideMark/>
          </w:tcPr>
          <w:p w14:paraId="3ED85B41" w14:textId="77777777" w:rsidR="0083153B" w:rsidRPr="00B0521D" w:rsidRDefault="0083153B" w:rsidP="0083153B">
            <w:pPr>
              <w:jc w:val="center"/>
              <w:rPr>
                <w:rFonts w:ascii="Times New Roman" w:hAnsi="Times New Roman" w:cs="Times New Roman"/>
                <w:b/>
                <w:bCs/>
              </w:rPr>
            </w:pPr>
            <w:r w:rsidRPr="00B0521D">
              <w:rPr>
                <w:rFonts w:ascii="Times New Roman" w:hAnsi="Times New Roman" w:cs="Times New Roman"/>
                <w:b/>
                <w:bCs/>
              </w:rPr>
              <w:t>Phần mềm</w:t>
            </w:r>
          </w:p>
        </w:tc>
        <w:tc>
          <w:tcPr>
            <w:tcW w:w="2381" w:type="dxa"/>
            <w:shd w:val="clear" w:color="auto" w:fill="FFFF00"/>
            <w:noWrap/>
            <w:hideMark/>
          </w:tcPr>
          <w:p w14:paraId="0D31A807" w14:textId="77777777" w:rsidR="0083153B" w:rsidRPr="00B0521D" w:rsidRDefault="0083153B" w:rsidP="0083153B">
            <w:pPr>
              <w:jc w:val="center"/>
              <w:rPr>
                <w:rFonts w:ascii="Times New Roman" w:hAnsi="Times New Roman" w:cs="Times New Roman"/>
                <w:b/>
                <w:bCs/>
              </w:rPr>
            </w:pPr>
            <w:r w:rsidRPr="00B0521D">
              <w:rPr>
                <w:rFonts w:ascii="Times New Roman" w:hAnsi="Times New Roman" w:cs="Times New Roman"/>
                <w:b/>
                <w:bCs/>
              </w:rPr>
              <w:t>Ghi chú</w:t>
            </w:r>
          </w:p>
        </w:tc>
      </w:tr>
      <w:tr w:rsidR="0083153B" w:rsidRPr="00B0521D" w14:paraId="37A9D04F" w14:textId="77777777" w:rsidTr="4C51B9BE">
        <w:trPr>
          <w:trHeight w:val="70"/>
        </w:trPr>
        <w:tc>
          <w:tcPr>
            <w:tcW w:w="690" w:type="dxa"/>
            <w:noWrap/>
            <w:hideMark/>
          </w:tcPr>
          <w:p w14:paraId="5A0691A8" w14:textId="77777777" w:rsidR="0083153B" w:rsidRPr="00B0521D" w:rsidRDefault="0083153B" w:rsidP="0083153B">
            <w:pPr>
              <w:rPr>
                <w:rFonts w:ascii="Times New Roman" w:hAnsi="Times New Roman" w:cs="Times New Roman"/>
              </w:rPr>
            </w:pPr>
            <w:r w:rsidRPr="00B0521D">
              <w:rPr>
                <w:rFonts w:ascii="Times New Roman" w:hAnsi="Times New Roman" w:cs="Times New Roman"/>
              </w:rPr>
              <w:t>1</w:t>
            </w:r>
          </w:p>
        </w:tc>
        <w:tc>
          <w:tcPr>
            <w:tcW w:w="1531" w:type="dxa"/>
            <w:noWrap/>
          </w:tcPr>
          <w:p w14:paraId="490EB020" w14:textId="57B1DF4E" w:rsidR="0083153B" w:rsidRPr="00B0521D" w:rsidRDefault="06F686E4" w:rsidP="192A85D5">
            <w:pPr>
              <w:spacing w:before="0" w:line="240" w:lineRule="auto"/>
              <w:jc w:val="center"/>
              <w:rPr>
                <w:rFonts w:ascii="Times New Roman" w:eastAsia="Times New Roman" w:hAnsi="Times New Roman" w:cs="Times New Roman"/>
                <w:sz w:val="24"/>
                <w:szCs w:val="24"/>
              </w:rPr>
            </w:pPr>
            <w:r w:rsidRPr="00B0521D">
              <w:rPr>
                <w:rFonts w:ascii="Times New Roman" w:eastAsia="Times New Roman" w:hAnsi="Times New Roman" w:cs="Times New Roman"/>
                <w:b/>
                <w:bCs/>
                <w:color w:val="000000" w:themeColor="text1"/>
              </w:rPr>
              <w:t>Thay đổi quy định</w:t>
            </w:r>
            <w:r w:rsidRPr="00B0521D">
              <w:rPr>
                <w:rFonts w:ascii="Times New Roman" w:eastAsia="Times New Roman" w:hAnsi="Times New Roman" w:cs="Times New Roman"/>
                <w:color w:val="000000" w:themeColor="text1"/>
              </w:rPr>
              <w:t xml:space="preserve"> Tìm khách sạn</w:t>
            </w:r>
          </w:p>
        </w:tc>
        <w:tc>
          <w:tcPr>
            <w:tcW w:w="2198" w:type="dxa"/>
          </w:tcPr>
          <w:p w14:paraId="480C5EC6" w14:textId="56C87441" w:rsidR="0083153B" w:rsidRPr="00B0521D" w:rsidRDefault="0F6DBC40" w:rsidP="192A85D5">
            <w:pPr>
              <w:rPr>
                <w:rFonts w:ascii="Times New Roman" w:hAnsi="Times New Roman" w:cs="Times New Roman"/>
              </w:rPr>
            </w:pPr>
            <w:r w:rsidRPr="4C51B9BE">
              <w:rPr>
                <w:rFonts w:ascii="Times New Roman" w:hAnsi="Times New Roman" w:cs="Times New Roman"/>
              </w:rPr>
              <w:t>Cho biết giá trị mới</w:t>
            </w:r>
            <w:r w:rsidR="061A6797" w:rsidRPr="4C51B9BE">
              <w:rPr>
                <w:rFonts w:ascii="Times New Roman" w:hAnsi="Times New Roman" w:cs="Times New Roman"/>
              </w:rPr>
              <w:t xml:space="preserve"> của</w:t>
            </w:r>
            <w:r w:rsidR="1A7472B6" w:rsidRPr="4C51B9BE">
              <w:rPr>
                <w:rFonts w:ascii="Times New Roman" w:hAnsi="Times New Roman" w:cs="Times New Roman"/>
              </w:rPr>
              <w:t>:</w:t>
            </w:r>
          </w:p>
          <w:p w14:paraId="6B6C3B6F" w14:textId="68D7DA90" w:rsidR="0083153B" w:rsidRPr="00B0521D" w:rsidRDefault="341BE1AD" w:rsidP="192A85D5">
            <w:pPr>
              <w:rPr>
                <w:rFonts w:ascii="Times New Roman" w:hAnsi="Times New Roman" w:cs="Times New Roman"/>
              </w:rPr>
            </w:pPr>
            <w:r w:rsidRPr="00B0521D">
              <w:rPr>
                <w:rFonts w:ascii="Times New Roman" w:hAnsi="Times New Roman" w:cs="Times New Roman"/>
              </w:rPr>
              <w:t>Số phòng tối thiểu</w:t>
            </w:r>
          </w:p>
          <w:p w14:paraId="01EA6E70" w14:textId="1C3DE6F0" w:rsidR="0083153B" w:rsidRPr="00B0521D" w:rsidRDefault="341BE1AD" w:rsidP="192A85D5">
            <w:pPr>
              <w:rPr>
                <w:rFonts w:ascii="Times New Roman" w:hAnsi="Times New Roman" w:cs="Times New Roman"/>
              </w:rPr>
            </w:pPr>
            <w:r w:rsidRPr="00B0521D">
              <w:rPr>
                <w:rFonts w:ascii="Times New Roman" w:hAnsi="Times New Roman" w:cs="Times New Roman"/>
              </w:rPr>
              <w:t>Số người tối thiểu</w:t>
            </w:r>
          </w:p>
          <w:p w14:paraId="53878A26" w14:textId="625697D3" w:rsidR="0083153B" w:rsidRPr="00B0521D" w:rsidRDefault="341BE1AD" w:rsidP="192A85D5">
            <w:pPr>
              <w:rPr>
                <w:rFonts w:ascii="Times New Roman" w:hAnsi="Times New Roman" w:cs="Times New Roman"/>
              </w:rPr>
            </w:pPr>
            <w:r w:rsidRPr="00B0521D">
              <w:rPr>
                <w:rFonts w:ascii="Times New Roman" w:hAnsi="Times New Roman" w:cs="Times New Roman"/>
              </w:rPr>
              <w:t>Số ngày đặt phòng tối thiểu</w:t>
            </w:r>
          </w:p>
        </w:tc>
        <w:tc>
          <w:tcPr>
            <w:tcW w:w="2217" w:type="dxa"/>
            <w:noWrap/>
          </w:tcPr>
          <w:p w14:paraId="11CBBB6F" w14:textId="0E2F4FF2" w:rsidR="0083153B" w:rsidRPr="00B0521D" w:rsidRDefault="1E57256D">
            <w:pPr>
              <w:rPr>
                <w:rFonts w:ascii="Times New Roman" w:hAnsi="Times New Roman" w:cs="Times New Roman"/>
              </w:rPr>
            </w:pPr>
            <w:r w:rsidRPr="00B0521D">
              <w:rPr>
                <w:rFonts w:ascii="Times New Roman" w:hAnsi="Times New Roman" w:cs="Times New Roman"/>
              </w:rPr>
              <w:t>Ghi nhận giá trị mới và thay đổi cách thức kiểm tra</w:t>
            </w:r>
          </w:p>
        </w:tc>
        <w:tc>
          <w:tcPr>
            <w:tcW w:w="2381" w:type="dxa"/>
            <w:noWrap/>
            <w:hideMark/>
          </w:tcPr>
          <w:p w14:paraId="5A7F0DB5" w14:textId="1377A0BD" w:rsidR="0083153B" w:rsidRPr="00B0521D" w:rsidRDefault="0980E14C" w:rsidP="4C51B9BE">
            <w:pPr>
              <w:rPr>
                <w:rFonts w:ascii="Times New Roman" w:hAnsi="Times New Roman" w:cs="Times New Roman"/>
                <w:sz w:val="24"/>
                <w:szCs w:val="24"/>
              </w:rPr>
            </w:pPr>
            <w:r w:rsidRPr="4C51B9BE">
              <w:rPr>
                <w:rFonts w:ascii="Times New Roman" w:hAnsi="Times New Roman" w:cs="Times New Roman"/>
              </w:rPr>
              <w:t> </w:t>
            </w:r>
            <w:r w:rsidR="41D1DF01" w:rsidRPr="4C51B9BE">
              <w:rPr>
                <w:rFonts w:ascii="Times New Roman" w:hAnsi="Times New Roman" w:cs="Times New Roman"/>
                <w:sz w:val="24"/>
                <w:szCs w:val="24"/>
              </w:rPr>
              <w:t xml:space="preserve"> </w:t>
            </w:r>
          </w:p>
          <w:p w14:paraId="4FE24CD1" w14:textId="38C90B86" w:rsidR="0083153B" w:rsidRPr="00B0521D" w:rsidRDefault="0083153B" w:rsidP="4C51B9BE">
            <w:pPr>
              <w:rPr>
                <w:rFonts w:ascii="Times New Roman" w:hAnsi="Times New Roman" w:cs="Times New Roman"/>
              </w:rPr>
            </w:pPr>
          </w:p>
        </w:tc>
      </w:tr>
      <w:tr w:rsidR="0083153B" w:rsidRPr="00B0521D" w14:paraId="55C85BFE" w14:textId="77777777" w:rsidTr="4C51B9BE">
        <w:trPr>
          <w:trHeight w:val="285"/>
        </w:trPr>
        <w:tc>
          <w:tcPr>
            <w:tcW w:w="690" w:type="dxa"/>
            <w:noWrap/>
            <w:hideMark/>
          </w:tcPr>
          <w:p w14:paraId="08A92D23" w14:textId="77777777" w:rsidR="0083153B" w:rsidRPr="00B0521D" w:rsidRDefault="0083153B" w:rsidP="0083153B">
            <w:pPr>
              <w:rPr>
                <w:rFonts w:ascii="Times New Roman" w:hAnsi="Times New Roman" w:cs="Times New Roman"/>
              </w:rPr>
            </w:pPr>
            <w:r w:rsidRPr="00B0521D">
              <w:rPr>
                <w:rFonts w:ascii="Times New Roman" w:hAnsi="Times New Roman" w:cs="Times New Roman"/>
              </w:rPr>
              <w:lastRenderedPageBreak/>
              <w:t>2</w:t>
            </w:r>
          </w:p>
        </w:tc>
        <w:tc>
          <w:tcPr>
            <w:tcW w:w="1531" w:type="dxa"/>
            <w:noWrap/>
          </w:tcPr>
          <w:p w14:paraId="5D35414C" w14:textId="35103273" w:rsidR="0083153B" w:rsidRPr="00B0521D" w:rsidRDefault="3AC10321"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b/>
                <w:bCs/>
                <w:color w:val="000000" w:themeColor="text1"/>
              </w:rPr>
              <w:t>Thay đổi quy định</w:t>
            </w:r>
            <w:r w:rsidRPr="4C51B9BE">
              <w:rPr>
                <w:rFonts w:ascii="Times New Roman" w:eastAsia="Times New Roman" w:hAnsi="Times New Roman" w:cs="Times New Roman"/>
                <w:color w:val="000000" w:themeColor="text1"/>
              </w:rPr>
              <w:t xml:space="preserve"> </w:t>
            </w:r>
            <w:r w:rsidR="4269BAC3" w:rsidRPr="4C51B9BE">
              <w:rPr>
                <w:rFonts w:ascii="Times New Roman" w:eastAsia="Times New Roman" w:hAnsi="Times New Roman" w:cs="Times New Roman"/>
                <w:color w:val="000000" w:themeColor="text1"/>
              </w:rPr>
              <w:t>đặt phòng khách sạn</w:t>
            </w:r>
          </w:p>
        </w:tc>
        <w:tc>
          <w:tcPr>
            <w:tcW w:w="2198" w:type="dxa"/>
            <w:noWrap/>
          </w:tcPr>
          <w:p w14:paraId="055FF5D8" w14:textId="582D22B8" w:rsidR="0083153B" w:rsidRPr="00B0521D" w:rsidRDefault="4269BAC3" w:rsidP="4C51B9BE">
            <w:pPr>
              <w:rPr>
                <w:rFonts w:ascii="Times New Roman" w:hAnsi="Times New Roman" w:cs="Times New Roman"/>
              </w:rPr>
            </w:pPr>
            <w:r w:rsidRPr="4C51B9BE">
              <w:rPr>
                <w:rFonts w:ascii="Times New Roman" w:hAnsi="Times New Roman" w:cs="Times New Roman"/>
              </w:rPr>
              <w:t>Cho biết giá trị mới của</w:t>
            </w:r>
            <w:r w:rsidR="42E2361C" w:rsidRPr="4C51B9BE">
              <w:rPr>
                <w:rFonts w:ascii="Times New Roman" w:hAnsi="Times New Roman" w:cs="Times New Roman"/>
              </w:rPr>
              <w:t>:</w:t>
            </w:r>
          </w:p>
          <w:p w14:paraId="1B7A8641" w14:textId="77777777" w:rsidR="0083153B" w:rsidRDefault="4269BAC3" w:rsidP="4C51B9BE">
            <w:pPr>
              <w:rPr>
                <w:rFonts w:ascii="Times New Roman" w:eastAsia="Times New Roman" w:hAnsi="Times New Roman" w:cs="Times New Roman"/>
                <w:color w:val="000000" w:themeColor="text1"/>
              </w:rPr>
            </w:pPr>
            <w:r w:rsidRPr="4C51B9BE">
              <w:rPr>
                <w:rFonts w:ascii="Times New Roman" w:hAnsi="Times New Roman" w:cs="Times New Roman"/>
              </w:rPr>
              <w:t xml:space="preserve"> </w:t>
            </w:r>
            <w:r w:rsidR="0EDF6102" w:rsidRPr="4C51B9BE">
              <w:rPr>
                <w:rFonts w:ascii="Times New Roman" w:hAnsi="Times New Roman" w:cs="Times New Roman"/>
              </w:rPr>
              <w:t>T</w:t>
            </w:r>
            <w:r w:rsidRPr="4C51B9BE">
              <w:rPr>
                <w:rFonts w:ascii="Times New Roman" w:eastAsia="Times New Roman" w:hAnsi="Times New Roman" w:cs="Times New Roman"/>
                <w:color w:val="000000" w:themeColor="text1"/>
              </w:rPr>
              <w:t>hời gian đặt phòng trước lúc nhận phòng tối thiểu</w:t>
            </w:r>
          </w:p>
          <w:p w14:paraId="5F16F98B" w14:textId="467D375E" w:rsidR="0083153B" w:rsidRPr="00B0521D" w:rsidRDefault="001607D7" w:rsidP="4C51B9BE">
            <w:pPr>
              <w:rPr>
                <w:rFonts w:ascii="Times New Roman" w:eastAsia="Times New Roman" w:hAnsi="Times New Roman" w:cs="Times New Roman"/>
              </w:rPr>
            </w:pPr>
            <w:r>
              <w:rPr>
                <w:rFonts w:ascii="Times New Roman" w:eastAsia="Times New Roman" w:hAnsi="Times New Roman" w:cs="Times New Roman"/>
                <w:color w:val="000000"/>
              </w:rPr>
              <w:t>Số lần tối đa đặt phòng</w:t>
            </w:r>
          </w:p>
        </w:tc>
        <w:tc>
          <w:tcPr>
            <w:tcW w:w="2217" w:type="dxa"/>
            <w:noWrap/>
          </w:tcPr>
          <w:p w14:paraId="0F7029C8" w14:textId="7F71E309" w:rsidR="0083153B" w:rsidRPr="00B0521D" w:rsidRDefault="4D48435F"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tc>
        <w:tc>
          <w:tcPr>
            <w:tcW w:w="2381" w:type="dxa"/>
            <w:noWrap/>
            <w:hideMark/>
          </w:tcPr>
          <w:p w14:paraId="5CFFA0CA" w14:textId="77777777" w:rsidR="0083153B" w:rsidRPr="00B0521D" w:rsidRDefault="0083153B">
            <w:pPr>
              <w:rPr>
                <w:rFonts w:ascii="Times New Roman" w:hAnsi="Times New Roman" w:cs="Times New Roman"/>
              </w:rPr>
            </w:pPr>
            <w:r w:rsidRPr="00B0521D">
              <w:rPr>
                <w:rFonts w:ascii="Times New Roman" w:hAnsi="Times New Roman" w:cs="Times New Roman"/>
              </w:rPr>
              <w:t> </w:t>
            </w:r>
          </w:p>
        </w:tc>
      </w:tr>
      <w:tr w:rsidR="0083153B" w:rsidRPr="00B0521D" w14:paraId="61EDBC8E" w14:textId="77777777" w:rsidTr="4C51B9BE">
        <w:trPr>
          <w:trHeight w:val="285"/>
        </w:trPr>
        <w:tc>
          <w:tcPr>
            <w:tcW w:w="690" w:type="dxa"/>
            <w:noWrap/>
            <w:hideMark/>
          </w:tcPr>
          <w:p w14:paraId="027E0DB9" w14:textId="77777777" w:rsidR="0083153B" w:rsidRPr="00B0521D" w:rsidRDefault="0083153B" w:rsidP="0083153B">
            <w:pPr>
              <w:rPr>
                <w:rFonts w:ascii="Times New Roman" w:hAnsi="Times New Roman" w:cs="Times New Roman"/>
              </w:rPr>
            </w:pPr>
            <w:r w:rsidRPr="00B0521D">
              <w:rPr>
                <w:rFonts w:ascii="Times New Roman" w:hAnsi="Times New Roman" w:cs="Times New Roman"/>
              </w:rPr>
              <w:t>3</w:t>
            </w:r>
          </w:p>
        </w:tc>
        <w:tc>
          <w:tcPr>
            <w:tcW w:w="1531" w:type="dxa"/>
            <w:noWrap/>
          </w:tcPr>
          <w:p w14:paraId="38E11BA5" w14:textId="51F83B6B" w:rsidR="0083153B" w:rsidRPr="00B0521D" w:rsidRDefault="1443E039"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b/>
                <w:bCs/>
                <w:color w:val="000000" w:themeColor="text1"/>
              </w:rPr>
              <w:t>Thay đổi quy định</w:t>
            </w:r>
            <w:r w:rsidRPr="4C51B9BE">
              <w:rPr>
                <w:rFonts w:ascii="Times New Roman" w:eastAsia="Times New Roman" w:hAnsi="Times New Roman" w:cs="Times New Roman"/>
                <w:color w:val="000000" w:themeColor="text1"/>
              </w:rPr>
              <w:t xml:space="preserve"> thanh toán biên lai đặt phòng</w:t>
            </w:r>
          </w:p>
        </w:tc>
        <w:tc>
          <w:tcPr>
            <w:tcW w:w="2198" w:type="dxa"/>
            <w:noWrap/>
          </w:tcPr>
          <w:p w14:paraId="132D24C1" w14:textId="3D816263" w:rsidR="0083153B" w:rsidRPr="00B0521D" w:rsidRDefault="6EC18BC1" w:rsidP="4C51B9BE">
            <w:pPr>
              <w:rPr>
                <w:rFonts w:ascii="Times New Roman" w:eastAsia="Times New Roman" w:hAnsi="Times New Roman" w:cs="Times New Roman"/>
              </w:rPr>
            </w:pPr>
            <w:r w:rsidRPr="4C51B9BE">
              <w:rPr>
                <w:rFonts w:ascii="Times New Roman" w:hAnsi="Times New Roman" w:cs="Times New Roman"/>
              </w:rPr>
              <w:t>Cho biết giá trị mới của:</w:t>
            </w:r>
          </w:p>
          <w:p w14:paraId="3278F6E6" w14:textId="51757D5B" w:rsidR="0083153B" w:rsidRPr="00B0521D" w:rsidRDefault="6EC18BC1" w:rsidP="4C51B9BE">
            <w:pPr>
              <w:rPr>
                <w:rFonts w:ascii="Times New Roman" w:eastAsia="Times New Roman" w:hAnsi="Times New Roman" w:cs="Times New Roman"/>
              </w:rPr>
            </w:pPr>
            <w:r w:rsidRPr="4C51B9BE">
              <w:rPr>
                <w:rFonts w:ascii="Times New Roman" w:eastAsia="Times New Roman" w:hAnsi="Times New Roman" w:cs="Times New Roman"/>
                <w:color w:val="000000" w:themeColor="text1"/>
              </w:rPr>
              <w:t>Số tiền đặt phòng bắt buộc phải thanh toán tối thiểu</w:t>
            </w:r>
          </w:p>
          <w:p w14:paraId="2EEE4D94" w14:textId="053F1481" w:rsidR="0083153B" w:rsidRPr="00B0521D" w:rsidRDefault="0083153B" w:rsidP="4C51B9BE">
            <w:pPr>
              <w:rPr>
                <w:rFonts w:ascii="Times New Roman" w:hAnsi="Times New Roman" w:cs="Times New Roman"/>
              </w:rPr>
            </w:pPr>
          </w:p>
        </w:tc>
        <w:tc>
          <w:tcPr>
            <w:tcW w:w="2217" w:type="dxa"/>
            <w:noWrap/>
          </w:tcPr>
          <w:p w14:paraId="0722FFEF" w14:textId="6DF48221" w:rsidR="0083153B" w:rsidRPr="00B0521D" w:rsidRDefault="738459A1"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tc>
        <w:tc>
          <w:tcPr>
            <w:tcW w:w="2381" w:type="dxa"/>
            <w:noWrap/>
            <w:hideMark/>
          </w:tcPr>
          <w:p w14:paraId="64C12D24" w14:textId="5E5B6C67" w:rsidR="0083153B" w:rsidRPr="00B0521D" w:rsidRDefault="0083153B">
            <w:pPr>
              <w:rPr>
                <w:rFonts w:ascii="Times New Roman" w:hAnsi="Times New Roman" w:cs="Times New Roman"/>
              </w:rPr>
            </w:pPr>
            <w:r w:rsidRPr="3F8DAFFE">
              <w:rPr>
                <w:rFonts w:ascii="Times New Roman" w:hAnsi="Times New Roman" w:cs="Times New Roman"/>
              </w:rPr>
              <w:t> </w:t>
            </w:r>
            <w:r w:rsidR="0971D3FC" w:rsidRPr="3F8DAFFE">
              <w:rPr>
                <w:rFonts w:ascii="Times New Roman" w:hAnsi="Times New Roman" w:cs="Times New Roman"/>
              </w:rPr>
              <w:t xml:space="preserve"> </w:t>
            </w:r>
          </w:p>
        </w:tc>
      </w:tr>
      <w:tr w:rsidR="0083153B" w:rsidRPr="00B0521D" w14:paraId="19C87A22" w14:textId="77777777" w:rsidTr="4C51B9BE">
        <w:trPr>
          <w:trHeight w:val="285"/>
        </w:trPr>
        <w:tc>
          <w:tcPr>
            <w:tcW w:w="690" w:type="dxa"/>
            <w:noWrap/>
            <w:hideMark/>
          </w:tcPr>
          <w:p w14:paraId="786784CD" w14:textId="77777777" w:rsidR="0083153B" w:rsidRPr="00B0521D" w:rsidRDefault="0083153B" w:rsidP="0083153B">
            <w:pPr>
              <w:rPr>
                <w:rFonts w:ascii="Times New Roman" w:hAnsi="Times New Roman" w:cs="Times New Roman"/>
              </w:rPr>
            </w:pPr>
            <w:r w:rsidRPr="00B0521D">
              <w:rPr>
                <w:rFonts w:ascii="Times New Roman" w:hAnsi="Times New Roman" w:cs="Times New Roman"/>
              </w:rPr>
              <w:t>4</w:t>
            </w:r>
          </w:p>
        </w:tc>
        <w:tc>
          <w:tcPr>
            <w:tcW w:w="1531" w:type="dxa"/>
            <w:noWrap/>
          </w:tcPr>
          <w:p w14:paraId="05B5AAE8" w14:textId="5C863863" w:rsidR="0083153B" w:rsidRPr="00B0521D" w:rsidRDefault="47D22151"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b/>
                <w:bCs/>
                <w:color w:val="000000" w:themeColor="text1"/>
              </w:rPr>
              <w:t>Thay đổi quy định</w:t>
            </w:r>
            <w:r w:rsidRPr="4C51B9BE">
              <w:rPr>
                <w:rFonts w:ascii="Times New Roman" w:eastAsia="Times New Roman" w:hAnsi="Times New Roman" w:cs="Times New Roman"/>
                <w:color w:val="000000" w:themeColor="text1"/>
              </w:rPr>
              <w:t xml:space="preserve"> Hủy phòng đã đặt,</w:t>
            </w:r>
          </w:p>
          <w:p w14:paraId="7DA3CED9" w14:textId="4BC5F355" w:rsidR="0083153B" w:rsidRPr="00B0521D" w:rsidRDefault="47D22151"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Xét duyệt yêu cầu hủy phòng,</w:t>
            </w:r>
          </w:p>
          <w:p w14:paraId="365E97EC" w14:textId="62EF53F1" w:rsidR="0083153B" w:rsidRPr="00B0521D" w:rsidRDefault="47D22151"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Hoàn tiền đặt phòng</w:t>
            </w:r>
          </w:p>
        </w:tc>
        <w:tc>
          <w:tcPr>
            <w:tcW w:w="2198" w:type="dxa"/>
            <w:noWrap/>
          </w:tcPr>
          <w:p w14:paraId="333938D1" w14:textId="068872C3" w:rsidR="0083153B" w:rsidRPr="00B0521D" w:rsidRDefault="47D22151" w:rsidP="4C51B9BE">
            <w:pPr>
              <w:rPr>
                <w:rFonts w:ascii="Times New Roman" w:eastAsia="Times New Roman" w:hAnsi="Times New Roman" w:cs="Times New Roman"/>
              </w:rPr>
            </w:pPr>
            <w:r w:rsidRPr="4C51B9BE">
              <w:rPr>
                <w:rFonts w:ascii="Times New Roman" w:hAnsi="Times New Roman" w:cs="Times New Roman"/>
              </w:rPr>
              <w:t>Cho biết giá trị mới của:</w:t>
            </w:r>
          </w:p>
          <w:p w14:paraId="4ECED31C" w14:textId="1FCBB40E" w:rsidR="0083153B" w:rsidRPr="00B0521D" w:rsidRDefault="47D22151"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Số tiền được hoàn tối đa khi hủy phòng</w:t>
            </w:r>
          </w:p>
          <w:p w14:paraId="65F6FE7E" w14:textId="7C106950" w:rsidR="0083153B" w:rsidRPr="00B0521D" w:rsidRDefault="47D22151"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Thời gian tối đa để hoàn tiền trước khi nhận phòng</w:t>
            </w:r>
          </w:p>
        </w:tc>
        <w:tc>
          <w:tcPr>
            <w:tcW w:w="2217" w:type="dxa"/>
            <w:noWrap/>
          </w:tcPr>
          <w:p w14:paraId="5C632E03" w14:textId="6DF48221" w:rsidR="0083153B" w:rsidRPr="00B0521D" w:rsidRDefault="2EF85AA9"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4F8E05BC" w14:textId="7AF86A7C" w:rsidR="0083153B" w:rsidRPr="00B0521D" w:rsidRDefault="0083153B" w:rsidP="4C51B9BE">
            <w:pPr>
              <w:rPr>
                <w:rFonts w:ascii="Times New Roman" w:hAnsi="Times New Roman" w:cs="Times New Roman"/>
                <w:sz w:val="24"/>
                <w:szCs w:val="24"/>
              </w:rPr>
            </w:pPr>
          </w:p>
        </w:tc>
        <w:tc>
          <w:tcPr>
            <w:tcW w:w="2381" w:type="dxa"/>
            <w:noWrap/>
            <w:hideMark/>
          </w:tcPr>
          <w:p w14:paraId="167ECE99" w14:textId="77777777" w:rsidR="0083153B" w:rsidRPr="00B0521D" w:rsidRDefault="0083153B">
            <w:pPr>
              <w:rPr>
                <w:rFonts w:ascii="Times New Roman" w:hAnsi="Times New Roman" w:cs="Times New Roman"/>
              </w:rPr>
            </w:pPr>
            <w:r w:rsidRPr="00B0521D">
              <w:rPr>
                <w:rFonts w:ascii="Times New Roman" w:hAnsi="Times New Roman" w:cs="Times New Roman"/>
              </w:rPr>
              <w:t> </w:t>
            </w:r>
          </w:p>
        </w:tc>
      </w:tr>
      <w:tr w:rsidR="4C51B9BE" w14:paraId="7D81DEFA" w14:textId="77777777" w:rsidTr="4C51B9BE">
        <w:trPr>
          <w:trHeight w:val="285"/>
        </w:trPr>
        <w:tc>
          <w:tcPr>
            <w:tcW w:w="690" w:type="dxa"/>
            <w:noWrap/>
            <w:hideMark/>
          </w:tcPr>
          <w:p w14:paraId="3325EA34" w14:textId="0700327A" w:rsidR="1DAF2EFA" w:rsidRDefault="1DAF2EFA" w:rsidP="4C51B9BE">
            <w:pPr>
              <w:rPr>
                <w:rFonts w:ascii="Times New Roman" w:hAnsi="Times New Roman" w:cs="Times New Roman"/>
              </w:rPr>
            </w:pPr>
            <w:r w:rsidRPr="4C51B9BE">
              <w:rPr>
                <w:rFonts w:ascii="Times New Roman" w:hAnsi="Times New Roman" w:cs="Times New Roman"/>
              </w:rPr>
              <w:t>5</w:t>
            </w:r>
          </w:p>
        </w:tc>
        <w:tc>
          <w:tcPr>
            <w:tcW w:w="1531" w:type="dxa"/>
            <w:noWrap/>
          </w:tcPr>
          <w:p w14:paraId="02D68BA9" w14:textId="3797524D" w:rsidR="1DAF2EFA" w:rsidRDefault="1DAF2EFA" w:rsidP="4C51B9BE">
            <w:pPr>
              <w:rPr>
                <w:rFonts w:ascii="Times New Roman" w:eastAsia="Times New Roman" w:hAnsi="Times New Roman" w:cs="Times New Roman"/>
              </w:rPr>
            </w:pPr>
            <w:r w:rsidRPr="4C51B9BE">
              <w:rPr>
                <w:rFonts w:ascii="Times New Roman" w:eastAsia="Times New Roman" w:hAnsi="Times New Roman" w:cs="Times New Roman"/>
                <w:b/>
                <w:bCs/>
                <w:color w:val="000000" w:themeColor="text1"/>
              </w:rPr>
              <w:t xml:space="preserve">Thay đổi quy định </w:t>
            </w:r>
            <w:r w:rsidRPr="4C51B9BE">
              <w:rPr>
                <w:rFonts w:ascii="Times New Roman" w:eastAsia="Times New Roman" w:hAnsi="Times New Roman" w:cs="Times New Roman"/>
                <w:color w:val="000000" w:themeColor="text1"/>
              </w:rPr>
              <w:t>Kiểm duyệt thông tin doanh nghiệp</w:t>
            </w:r>
          </w:p>
        </w:tc>
        <w:tc>
          <w:tcPr>
            <w:tcW w:w="2198" w:type="dxa"/>
            <w:noWrap/>
          </w:tcPr>
          <w:p w14:paraId="2BCE6CCB" w14:textId="01C2F600" w:rsidR="1DAF2EFA" w:rsidRDefault="1DAF2EFA" w:rsidP="4C51B9BE">
            <w:pPr>
              <w:rPr>
                <w:rFonts w:ascii="Times New Roman" w:eastAsia="Times New Roman" w:hAnsi="Times New Roman" w:cs="Times New Roman"/>
              </w:rPr>
            </w:pPr>
            <w:r w:rsidRPr="4C51B9BE">
              <w:rPr>
                <w:rFonts w:ascii="Times New Roman" w:hAnsi="Times New Roman" w:cs="Times New Roman"/>
              </w:rPr>
              <w:t>Cho biết giá trị mới của:</w:t>
            </w:r>
            <w:r w:rsidRPr="4C51B9BE">
              <w:rPr>
                <w:rFonts w:ascii="Times New Roman" w:eastAsia="Times New Roman" w:hAnsi="Times New Roman" w:cs="Times New Roman"/>
                <w:color w:val="000000" w:themeColor="text1"/>
              </w:rPr>
              <w:t xml:space="preserve"> </w:t>
            </w:r>
          </w:p>
          <w:p w14:paraId="634E8F59" w14:textId="5A08E02D" w:rsidR="1DAF2EFA" w:rsidRDefault="1DAF2EFA"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 xml:space="preserve">Thời gian tối </w:t>
            </w:r>
            <w:r w:rsidR="006A2E9F">
              <w:rPr>
                <w:rFonts w:ascii="Times New Roman" w:eastAsia="Times New Roman" w:hAnsi="Times New Roman" w:cs="Times New Roman"/>
                <w:color w:val="000000" w:themeColor="text1"/>
              </w:rPr>
              <w:t>thiểu</w:t>
            </w:r>
            <w:r w:rsidRPr="4C51B9BE">
              <w:rPr>
                <w:rFonts w:ascii="Times New Roman" w:eastAsia="Times New Roman" w:hAnsi="Times New Roman" w:cs="Times New Roman"/>
                <w:color w:val="000000" w:themeColor="text1"/>
              </w:rPr>
              <w:t xml:space="preserve"> áp dụng được giấy phép đăng ký kinh doanh</w:t>
            </w:r>
          </w:p>
          <w:p w14:paraId="2A7682C0" w14:textId="1C372AA9" w:rsidR="1DAF2EFA" w:rsidRDefault="1DAF2EFA"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Thời gian tối thiểu áp dụng được giấy phép phòng cháy chữa cháy</w:t>
            </w:r>
          </w:p>
        </w:tc>
        <w:tc>
          <w:tcPr>
            <w:tcW w:w="2217" w:type="dxa"/>
            <w:noWrap/>
          </w:tcPr>
          <w:p w14:paraId="0F29CE49" w14:textId="6DF48221" w:rsidR="136EFD2B" w:rsidRDefault="136EFD2B"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4EF52D78" w14:textId="7F122622" w:rsidR="4C51B9BE" w:rsidRDefault="4C51B9BE" w:rsidP="4C51B9BE">
            <w:pPr>
              <w:rPr>
                <w:rFonts w:ascii="Times New Roman" w:hAnsi="Times New Roman" w:cs="Times New Roman"/>
                <w:sz w:val="24"/>
                <w:szCs w:val="24"/>
              </w:rPr>
            </w:pPr>
          </w:p>
        </w:tc>
        <w:tc>
          <w:tcPr>
            <w:tcW w:w="2381" w:type="dxa"/>
            <w:noWrap/>
            <w:hideMark/>
          </w:tcPr>
          <w:p w14:paraId="5A374A35" w14:textId="795A4C89" w:rsidR="4C51B9BE" w:rsidRDefault="4C51B9BE" w:rsidP="4C51B9BE">
            <w:pPr>
              <w:rPr>
                <w:rFonts w:ascii="Times New Roman" w:hAnsi="Times New Roman" w:cs="Times New Roman"/>
              </w:rPr>
            </w:pPr>
          </w:p>
        </w:tc>
      </w:tr>
      <w:tr w:rsidR="4C51B9BE" w14:paraId="577BCF2E" w14:textId="77777777" w:rsidTr="4C51B9BE">
        <w:trPr>
          <w:trHeight w:val="285"/>
        </w:trPr>
        <w:tc>
          <w:tcPr>
            <w:tcW w:w="690" w:type="dxa"/>
            <w:noWrap/>
            <w:hideMark/>
          </w:tcPr>
          <w:p w14:paraId="50C8BC6F" w14:textId="1116BAB5" w:rsidR="1DAF2EFA" w:rsidRDefault="1DAF2EFA" w:rsidP="4C51B9BE">
            <w:pPr>
              <w:rPr>
                <w:rFonts w:ascii="Times New Roman" w:hAnsi="Times New Roman" w:cs="Times New Roman"/>
              </w:rPr>
            </w:pPr>
            <w:r w:rsidRPr="4C51B9BE">
              <w:rPr>
                <w:rFonts w:ascii="Times New Roman" w:hAnsi="Times New Roman" w:cs="Times New Roman"/>
              </w:rPr>
              <w:t>6</w:t>
            </w:r>
          </w:p>
        </w:tc>
        <w:tc>
          <w:tcPr>
            <w:tcW w:w="1531" w:type="dxa"/>
            <w:noWrap/>
          </w:tcPr>
          <w:p w14:paraId="23EA5DFC" w14:textId="5D1E5CB3" w:rsidR="1DAF2EFA" w:rsidRDefault="1DAF2EFA"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b/>
                <w:bCs/>
                <w:color w:val="000000" w:themeColor="text1"/>
              </w:rPr>
              <w:t xml:space="preserve">Thay đổi quy định </w:t>
            </w:r>
          </w:p>
          <w:p w14:paraId="4C1EC273" w14:textId="37AC212B" w:rsidR="1DAF2EFA" w:rsidRDefault="1DAF2EFA"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Tạo hồ sơ phòng cho thuê,</w:t>
            </w:r>
          </w:p>
          <w:p w14:paraId="4E498D74" w14:textId="36B5619A" w:rsidR="1DAF2EFA" w:rsidRDefault="1DAF2EFA"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Cập nhật hồ sơ</w:t>
            </w:r>
          </w:p>
        </w:tc>
        <w:tc>
          <w:tcPr>
            <w:tcW w:w="2198" w:type="dxa"/>
            <w:noWrap/>
          </w:tcPr>
          <w:p w14:paraId="17276E2D" w14:textId="01C2F600" w:rsidR="1DAF2EFA" w:rsidRDefault="1DAF2EFA" w:rsidP="4C51B9BE">
            <w:pPr>
              <w:rPr>
                <w:rFonts w:ascii="Times New Roman" w:eastAsia="Times New Roman" w:hAnsi="Times New Roman" w:cs="Times New Roman"/>
              </w:rPr>
            </w:pPr>
            <w:r w:rsidRPr="4C51B9BE">
              <w:rPr>
                <w:rFonts w:ascii="Times New Roman" w:hAnsi="Times New Roman" w:cs="Times New Roman"/>
              </w:rPr>
              <w:t>Cho biết giá trị mới của:</w:t>
            </w:r>
            <w:r w:rsidRPr="4C51B9BE">
              <w:rPr>
                <w:rFonts w:ascii="Times New Roman" w:eastAsia="Times New Roman" w:hAnsi="Times New Roman" w:cs="Times New Roman"/>
                <w:color w:val="000000" w:themeColor="text1"/>
              </w:rPr>
              <w:t xml:space="preserve"> </w:t>
            </w:r>
          </w:p>
          <w:p w14:paraId="1C46A802" w14:textId="0D1C61E4" w:rsidR="1DAF2EFA" w:rsidRDefault="1DAF2EFA"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Số lượng tối đa cơ sở</w:t>
            </w:r>
          </w:p>
          <w:p w14:paraId="13F14929" w14:textId="05F7EB7D" w:rsidR="1DAF2EFA" w:rsidRDefault="1DAF2EFA" w:rsidP="4C51B9BE">
            <w:pPr>
              <w:spacing w:before="0" w:line="240" w:lineRule="auto"/>
              <w:jc w:val="cente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trong hồ sơ</w:t>
            </w:r>
          </w:p>
          <w:p w14:paraId="096FA4B7" w14:textId="2BD2BD2C" w:rsidR="4C51B9BE" w:rsidRDefault="37EFB79D" w:rsidP="40C59B3B">
            <w:pPr>
              <w:rPr>
                <w:rFonts w:ascii="Times New Roman" w:eastAsia="Times New Roman" w:hAnsi="Times New Roman" w:cs="Times New Roman"/>
              </w:rPr>
            </w:pPr>
            <w:r w:rsidRPr="40C59B3B">
              <w:rPr>
                <w:rFonts w:ascii="Times New Roman" w:eastAsia="Times New Roman" w:hAnsi="Times New Roman" w:cs="Times New Roman"/>
                <w:color w:val="000000" w:themeColor="text1"/>
              </w:rPr>
              <w:t>Số lần được điều chỉnh tối đa mỗi tháng</w:t>
            </w:r>
          </w:p>
          <w:p w14:paraId="3728CFA9" w14:textId="3EAAB074" w:rsidR="4C51B9BE" w:rsidRDefault="4C51B9BE" w:rsidP="4C51B9BE">
            <w:pPr>
              <w:rPr>
                <w:rFonts w:ascii="Times New Roman" w:hAnsi="Times New Roman" w:cs="Times New Roman"/>
              </w:rPr>
            </w:pPr>
          </w:p>
        </w:tc>
        <w:tc>
          <w:tcPr>
            <w:tcW w:w="2217" w:type="dxa"/>
            <w:noWrap/>
          </w:tcPr>
          <w:p w14:paraId="6A41AEDD" w14:textId="6DF48221" w:rsidR="67670424" w:rsidRDefault="67670424"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1A2EC5CA" w14:textId="694DDC82" w:rsidR="4C51B9BE" w:rsidRDefault="4C51B9BE" w:rsidP="4C51B9BE">
            <w:pPr>
              <w:rPr>
                <w:rFonts w:ascii="Times New Roman" w:hAnsi="Times New Roman" w:cs="Times New Roman"/>
                <w:sz w:val="24"/>
                <w:szCs w:val="24"/>
              </w:rPr>
            </w:pPr>
          </w:p>
        </w:tc>
        <w:tc>
          <w:tcPr>
            <w:tcW w:w="2381" w:type="dxa"/>
            <w:noWrap/>
            <w:hideMark/>
          </w:tcPr>
          <w:p w14:paraId="50FA2ECD" w14:textId="63DF2C77" w:rsidR="4C51B9BE" w:rsidRDefault="4C51B9BE" w:rsidP="4C51B9BE">
            <w:pPr>
              <w:rPr>
                <w:rFonts w:ascii="Times New Roman" w:hAnsi="Times New Roman" w:cs="Times New Roman"/>
              </w:rPr>
            </w:pPr>
          </w:p>
        </w:tc>
      </w:tr>
      <w:tr w:rsidR="4C51B9BE" w14:paraId="3E65D1D1" w14:textId="77777777" w:rsidTr="4C51B9BE">
        <w:trPr>
          <w:trHeight w:val="285"/>
        </w:trPr>
        <w:tc>
          <w:tcPr>
            <w:tcW w:w="690" w:type="dxa"/>
            <w:noWrap/>
            <w:hideMark/>
          </w:tcPr>
          <w:p w14:paraId="32ED3527" w14:textId="22B6D52B" w:rsidR="7DA585C2" w:rsidRDefault="7AA5F205" w:rsidP="4C51B9BE">
            <w:pPr>
              <w:rPr>
                <w:rFonts w:ascii="Times New Roman" w:hAnsi="Times New Roman" w:cs="Times New Roman"/>
              </w:rPr>
            </w:pPr>
            <w:r w:rsidRPr="40C59B3B">
              <w:rPr>
                <w:rFonts w:ascii="Times New Roman" w:hAnsi="Times New Roman" w:cs="Times New Roman"/>
              </w:rPr>
              <w:lastRenderedPageBreak/>
              <w:t>10</w:t>
            </w:r>
          </w:p>
        </w:tc>
        <w:tc>
          <w:tcPr>
            <w:tcW w:w="1531" w:type="dxa"/>
            <w:noWrap/>
          </w:tcPr>
          <w:p w14:paraId="13757813" w14:textId="523BF172"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b/>
                <w:bCs/>
                <w:color w:val="000000" w:themeColor="text1"/>
              </w:rPr>
              <w:t xml:space="preserve">Thay đổi quy định </w:t>
            </w:r>
            <w:r w:rsidRPr="4C51B9BE">
              <w:rPr>
                <w:rFonts w:ascii="Times New Roman" w:eastAsia="Times New Roman" w:hAnsi="Times New Roman" w:cs="Times New Roman"/>
                <w:color w:val="000000" w:themeColor="text1"/>
              </w:rPr>
              <w:t>đẩy các phòng sở hữu lên trang nhất tìm kiếm</w:t>
            </w:r>
          </w:p>
        </w:tc>
        <w:tc>
          <w:tcPr>
            <w:tcW w:w="2198" w:type="dxa"/>
            <w:noWrap/>
          </w:tcPr>
          <w:p w14:paraId="35951492" w14:textId="43729A57" w:rsidR="7DA585C2" w:rsidRDefault="7DA585C2" w:rsidP="4C51B9BE">
            <w:pPr>
              <w:rPr>
                <w:rFonts w:ascii="Times New Roman" w:eastAsia="Times New Roman" w:hAnsi="Times New Roman" w:cs="Times New Roman"/>
              </w:rPr>
            </w:pPr>
            <w:r w:rsidRPr="4C51B9BE">
              <w:rPr>
                <w:rFonts w:ascii="Times New Roman" w:hAnsi="Times New Roman" w:cs="Times New Roman"/>
              </w:rPr>
              <w:t>Cho biết giá trị mới của:</w:t>
            </w:r>
            <w:r w:rsidRPr="4C51B9BE">
              <w:rPr>
                <w:rFonts w:ascii="Times New Roman" w:eastAsia="Times New Roman" w:hAnsi="Times New Roman" w:cs="Times New Roman"/>
                <w:color w:val="000000" w:themeColor="text1"/>
              </w:rPr>
              <w:t xml:space="preserve"> </w:t>
            </w:r>
          </w:p>
          <w:p w14:paraId="2EEE4524" w14:textId="77777777" w:rsidR="00B670C5" w:rsidRDefault="00B670C5" w:rsidP="00B670C5">
            <w:pPr>
              <w:rPr>
                <w:rFonts w:ascii="Times New Roman" w:hAnsi="Times New Roman" w:cs="Times New Roman"/>
              </w:rPr>
            </w:pPr>
            <w:r w:rsidRPr="00B670C5">
              <w:rPr>
                <w:rFonts w:ascii="Times New Roman" w:hAnsi="Times New Roman" w:cs="Times New Roman"/>
              </w:rPr>
              <w:t>Doanh số tháng tối thiểu đạt được của phòng muốn đẩy lên trang nhất</w:t>
            </w:r>
          </w:p>
          <w:p w14:paraId="047332D1" w14:textId="5728F416" w:rsidR="7DA585C2" w:rsidRDefault="7DA585C2"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 xml:space="preserve"> Số sao quy định tối thiểu </w:t>
            </w:r>
            <w:r w:rsidRPr="00B670C5">
              <w:rPr>
                <w:rFonts w:ascii="Times New Roman" w:hAnsi="Times New Roman" w:cs="Times New Roman"/>
              </w:rPr>
              <w:t xml:space="preserve">của phòng </w:t>
            </w:r>
            <w:r w:rsidR="00A35B13" w:rsidRPr="00B670C5">
              <w:rPr>
                <w:rFonts w:ascii="Times New Roman" w:hAnsi="Times New Roman" w:cs="Times New Roman"/>
              </w:rPr>
              <w:t>muốn đẩy lên trang nhất</w:t>
            </w:r>
          </w:p>
          <w:p w14:paraId="2A8AFF37" w14:textId="52E7DF96" w:rsidR="7DA585C2" w:rsidRDefault="7DA585C2" w:rsidP="4C51B9BE">
            <w:pPr>
              <w:rPr>
                <w:rFonts w:ascii="Times New Roman" w:eastAsia="Times New Roman" w:hAnsi="Times New Roman" w:cs="Times New Roman"/>
                <w:color w:val="000000" w:themeColor="text1"/>
              </w:rPr>
            </w:pPr>
            <w:r w:rsidRPr="4C51B9BE">
              <w:rPr>
                <w:rFonts w:ascii="Times New Roman" w:eastAsia="Times New Roman" w:hAnsi="Times New Roman" w:cs="Times New Roman"/>
                <w:color w:val="000000" w:themeColor="text1"/>
              </w:rPr>
              <w:t xml:space="preserve">Số lượng đánh giá tích cực tối thiểu </w:t>
            </w:r>
            <w:r w:rsidR="00A35B13" w:rsidRPr="00B670C5">
              <w:rPr>
                <w:rFonts w:ascii="Times New Roman" w:hAnsi="Times New Roman" w:cs="Times New Roman"/>
              </w:rPr>
              <w:t>của</w:t>
            </w:r>
            <w:r w:rsidRPr="00B670C5">
              <w:rPr>
                <w:rFonts w:ascii="Times New Roman" w:hAnsi="Times New Roman" w:cs="Times New Roman"/>
              </w:rPr>
              <w:t xml:space="preserve"> phòng </w:t>
            </w:r>
            <w:r w:rsidR="00A35B13" w:rsidRPr="00B670C5">
              <w:rPr>
                <w:rFonts w:ascii="Times New Roman" w:hAnsi="Times New Roman" w:cs="Times New Roman"/>
              </w:rPr>
              <w:t>muốn đẩy lên trang nhất</w:t>
            </w:r>
          </w:p>
        </w:tc>
        <w:tc>
          <w:tcPr>
            <w:tcW w:w="2217" w:type="dxa"/>
            <w:noWrap/>
          </w:tcPr>
          <w:p w14:paraId="0EB6D315" w14:textId="6DF48221" w:rsidR="1D1C047D" w:rsidRDefault="1D1C047D"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3D1745F2" w14:textId="796B2CAD" w:rsidR="4C51B9BE" w:rsidRDefault="4C51B9BE" w:rsidP="4C51B9BE">
            <w:pPr>
              <w:rPr>
                <w:rFonts w:ascii="Times New Roman" w:hAnsi="Times New Roman" w:cs="Times New Roman"/>
                <w:sz w:val="24"/>
                <w:szCs w:val="24"/>
              </w:rPr>
            </w:pPr>
          </w:p>
        </w:tc>
        <w:tc>
          <w:tcPr>
            <w:tcW w:w="2381" w:type="dxa"/>
            <w:noWrap/>
            <w:hideMark/>
          </w:tcPr>
          <w:p w14:paraId="79626F42" w14:textId="77519DD6" w:rsidR="4C51B9BE" w:rsidRDefault="4C51B9BE" w:rsidP="4C51B9BE">
            <w:pPr>
              <w:rPr>
                <w:rFonts w:ascii="Times New Roman" w:hAnsi="Times New Roman" w:cs="Times New Roman"/>
              </w:rPr>
            </w:pPr>
          </w:p>
        </w:tc>
      </w:tr>
      <w:tr w:rsidR="4C51B9BE" w14:paraId="1FB700D5" w14:textId="77777777" w:rsidTr="4C51B9BE">
        <w:trPr>
          <w:trHeight w:val="285"/>
        </w:trPr>
        <w:tc>
          <w:tcPr>
            <w:tcW w:w="690" w:type="dxa"/>
            <w:noWrap/>
            <w:hideMark/>
          </w:tcPr>
          <w:p w14:paraId="09DE331E" w14:textId="262C1E85" w:rsidR="7DA585C2" w:rsidRDefault="50A7F4F6" w:rsidP="4C51B9BE">
            <w:pPr>
              <w:rPr>
                <w:rFonts w:ascii="Times New Roman" w:hAnsi="Times New Roman" w:cs="Times New Roman"/>
              </w:rPr>
            </w:pPr>
            <w:r w:rsidRPr="40C59B3B">
              <w:rPr>
                <w:rFonts w:ascii="Times New Roman" w:hAnsi="Times New Roman" w:cs="Times New Roman"/>
              </w:rPr>
              <w:t>1</w:t>
            </w:r>
            <w:r w:rsidR="43617E1F" w:rsidRPr="40C59B3B">
              <w:rPr>
                <w:rFonts w:ascii="Times New Roman" w:hAnsi="Times New Roman" w:cs="Times New Roman"/>
              </w:rPr>
              <w:t>1</w:t>
            </w:r>
          </w:p>
        </w:tc>
        <w:tc>
          <w:tcPr>
            <w:tcW w:w="1531" w:type="dxa"/>
            <w:noWrap/>
          </w:tcPr>
          <w:p w14:paraId="3706131C" w14:textId="6859A97F"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b/>
                <w:bCs/>
                <w:color w:val="000000" w:themeColor="text1"/>
              </w:rPr>
              <w:t>Thay đổi quy định</w:t>
            </w:r>
            <w:r w:rsidRPr="4C51B9BE">
              <w:rPr>
                <w:rFonts w:ascii="Times New Roman" w:eastAsia="Times New Roman" w:hAnsi="Times New Roman" w:cs="Times New Roman"/>
                <w:color w:val="000000" w:themeColor="text1"/>
              </w:rPr>
              <w:t xml:space="preserve"> Đánh giá căn phòng cho thuê</w:t>
            </w:r>
          </w:p>
        </w:tc>
        <w:tc>
          <w:tcPr>
            <w:tcW w:w="2198" w:type="dxa"/>
            <w:noWrap/>
          </w:tcPr>
          <w:p w14:paraId="51B33D82" w14:textId="7849C9AA" w:rsidR="7DA585C2" w:rsidRDefault="7DA585C2" w:rsidP="4C51B9BE">
            <w:pPr>
              <w:rPr>
                <w:rFonts w:ascii="Times New Roman" w:eastAsia="Times New Roman" w:hAnsi="Times New Roman" w:cs="Times New Roman"/>
                <w:color w:val="000000" w:themeColor="text1"/>
              </w:rPr>
            </w:pPr>
            <w:r w:rsidRPr="4C51B9BE">
              <w:rPr>
                <w:rFonts w:ascii="Times New Roman" w:hAnsi="Times New Roman" w:cs="Times New Roman"/>
              </w:rPr>
              <w:t>Cho biết giá trị mới của:</w:t>
            </w:r>
          </w:p>
          <w:p w14:paraId="408918B2" w14:textId="3FE05766"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color w:val="000000" w:themeColor="text1"/>
              </w:rPr>
              <w:t>Số lần đánh giá tối thiểu</w:t>
            </w:r>
          </w:p>
        </w:tc>
        <w:tc>
          <w:tcPr>
            <w:tcW w:w="2217" w:type="dxa"/>
            <w:noWrap/>
          </w:tcPr>
          <w:p w14:paraId="3CDA3163" w14:textId="6DF48221" w:rsidR="0DAB02FA" w:rsidRDefault="0DAB02FA"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78831440" w14:textId="5BB7F453" w:rsidR="4C51B9BE" w:rsidRDefault="4C51B9BE" w:rsidP="4C51B9BE">
            <w:pPr>
              <w:rPr>
                <w:rFonts w:ascii="Times New Roman" w:hAnsi="Times New Roman" w:cs="Times New Roman"/>
                <w:sz w:val="24"/>
                <w:szCs w:val="24"/>
              </w:rPr>
            </w:pPr>
          </w:p>
        </w:tc>
        <w:tc>
          <w:tcPr>
            <w:tcW w:w="2381" w:type="dxa"/>
            <w:noWrap/>
            <w:hideMark/>
          </w:tcPr>
          <w:p w14:paraId="1F8D8D04" w14:textId="640C1961" w:rsidR="4C51B9BE" w:rsidRDefault="4C51B9BE" w:rsidP="4C51B9BE">
            <w:pPr>
              <w:rPr>
                <w:rFonts w:ascii="Times New Roman" w:hAnsi="Times New Roman" w:cs="Times New Roman"/>
              </w:rPr>
            </w:pPr>
          </w:p>
        </w:tc>
      </w:tr>
      <w:tr w:rsidR="4C51B9BE" w14:paraId="3C49D66D" w14:textId="77777777" w:rsidTr="4C51B9BE">
        <w:trPr>
          <w:trHeight w:val="285"/>
        </w:trPr>
        <w:tc>
          <w:tcPr>
            <w:tcW w:w="690" w:type="dxa"/>
            <w:noWrap/>
            <w:hideMark/>
          </w:tcPr>
          <w:p w14:paraId="3D961425" w14:textId="21DCAC9D" w:rsidR="7DA585C2" w:rsidRDefault="7DA585C2" w:rsidP="4C51B9BE">
            <w:pPr>
              <w:rPr>
                <w:rFonts w:ascii="Times New Roman" w:hAnsi="Times New Roman" w:cs="Times New Roman"/>
              </w:rPr>
            </w:pPr>
            <w:r w:rsidRPr="4C51B9BE">
              <w:rPr>
                <w:rFonts w:ascii="Times New Roman" w:hAnsi="Times New Roman" w:cs="Times New Roman"/>
              </w:rPr>
              <w:t>12</w:t>
            </w:r>
          </w:p>
        </w:tc>
        <w:tc>
          <w:tcPr>
            <w:tcW w:w="1531" w:type="dxa"/>
            <w:noWrap/>
          </w:tcPr>
          <w:p w14:paraId="1733B98C" w14:textId="437AEB8F"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b/>
                <w:bCs/>
                <w:color w:val="000000" w:themeColor="text1"/>
              </w:rPr>
              <w:t>Thay đổi quy định</w:t>
            </w:r>
            <w:r w:rsidRPr="4C51B9BE">
              <w:rPr>
                <w:rFonts w:ascii="Times New Roman" w:eastAsia="Times New Roman" w:hAnsi="Times New Roman" w:cs="Times New Roman"/>
                <w:color w:val="000000" w:themeColor="text1"/>
              </w:rPr>
              <w:t xml:space="preserve"> Đăng ký tài khoản chủ nhà</w:t>
            </w:r>
          </w:p>
        </w:tc>
        <w:tc>
          <w:tcPr>
            <w:tcW w:w="2198" w:type="dxa"/>
            <w:noWrap/>
          </w:tcPr>
          <w:p w14:paraId="5007D334" w14:textId="272DF7CC" w:rsidR="7DA585C2" w:rsidRDefault="7DA585C2" w:rsidP="4C51B9BE">
            <w:pPr>
              <w:rPr>
                <w:rFonts w:ascii="Times New Roman" w:eastAsia="Times New Roman" w:hAnsi="Times New Roman" w:cs="Times New Roman"/>
                <w:color w:val="000000" w:themeColor="text1"/>
              </w:rPr>
            </w:pPr>
            <w:r w:rsidRPr="4C51B9BE">
              <w:rPr>
                <w:rFonts w:ascii="Times New Roman" w:hAnsi="Times New Roman" w:cs="Times New Roman"/>
              </w:rPr>
              <w:t>Cho biết giá trị mới của:</w:t>
            </w:r>
          </w:p>
          <w:p w14:paraId="22E932F6" w14:textId="7DE359FD"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color w:val="000000" w:themeColor="text1"/>
              </w:rPr>
              <w:t>Số lượng tài khoản Email/Số điện thoại/Căn cước công dân tối đa được liên kết với tài khoản chủ nhà</w:t>
            </w:r>
          </w:p>
        </w:tc>
        <w:tc>
          <w:tcPr>
            <w:tcW w:w="2217" w:type="dxa"/>
            <w:noWrap/>
          </w:tcPr>
          <w:p w14:paraId="173C6ED5" w14:textId="6DF48221" w:rsidR="7F9917B6" w:rsidRDefault="7F9917B6"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432CD99E" w14:textId="2F1C2CDB" w:rsidR="4C51B9BE" w:rsidRDefault="4C51B9BE" w:rsidP="4C51B9BE">
            <w:pPr>
              <w:rPr>
                <w:rFonts w:ascii="Times New Roman" w:hAnsi="Times New Roman" w:cs="Times New Roman"/>
                <w:sz w:val="24"/>
                <w:szCs w:val="24"/>
              </w:rPr>
            </w:pPr>
          </w:p>
        </w:tc>
        <w:tc>
          <w:tcPr>
            <w:tcW w:w="2381" w:type="dxa"/>
            <w:noWrap/>
            <w:hideMark/>
          </w:tcPr>
          <w:p w14:paraId="54470EF8" w14:textId="6DBC8C78" w:rsidR="4C51B9BE" w:rsidRDefault="4C51B9BE" w:rsidP="4C51B9BE">
            <w:pPr>
              <w:rPr>
                <w:rFonts w:ascii="Times New Roman" w:hAnsi="Times New Roman" w:cs="Times New Roman"/>
              </w:rPr>
            </w:pPr>
          </w:p>
        </w:tc>
      </w:tr>
      <w:tr w:rsidR="4C51B9BE" w14:paraId="48DE4F28" w14:textId="77777777" w:rsidTr="4C51B9BE">
        <w:trPr>
          <w:trHeight w:val="285"/>
        </w:trPr>
        <w:tc>
          <w:tcPr>
            <w:tcW w:w="690" w:type="dxa"/>
            <w:noWrap/>
            <w:hideMark/>
          </w:tcPr>
          <w:p w14:paraId="4CFC65DD" w14:textId="75DBFB5E" w:rsidR="7DA585C2" w:rsidRDefault="7DA585C2" w:rsidP="4C51B9BE">
            <w:pPr>
              <w:rPr>
                <w:rFonts w:ascii="Times New Roman" w:hAnsi="Times New Roman" w:cs="Times New Roman"/>
              </w:rPr>
            </w:pPr>
            <w:r w:rsidRPr="4C51B9BE">
              <w:rPr>
                <w:rFonts w:ascii="Times New Roman" w:hAnsi="Times New Roman" w:cs="Times New Roman"/>
              </w:rPr>
              <w:t>13</w:t>
            </w:r>
          </w:p>
        </w:tc>
        <w:tc>
          <w:tcPr>
            <w:tcW w:w="1531" w:type="dxa"/>
            <w:noWrap/>
          </w:tcPr>
          <w:p w14:paraId="7EF49A7D" w14:textId="012BA2C0"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b/>
                <w:bCs/>
                <w:color w:val="000000" w:themeColor="text1"/>
              </w:rPr>
              <w:t>Thay đổi quy định</w:t>
            </w:r>
            <w:r w:rsidRPr="4C51B9BE">
              <w:rPr>
                <w:rFonts w:ascii="Times New Roman" w:eastAsia="Times New Roman" w:hAnsi="Times New Roman" w:cs="Times New Roman"/>
                <w:color w:val="000000" w:themeColor="text1"/>
              </w:rPr>
              <w:t xml:space="preserve"> Liên kết ngân hàng</w:t>
            </w:r>
          </w:p>
        </w:tc>
        <w:tc>
          <w:tcPr>
            <w:tcW w:w="2198" w:type="dxa"/>
            <w:noWrap/>
          </w:tcPr>
          <w:p w14:paraId="40818955" w14:textId="0B89C81B" w:rsidR="7DA585C2" w:rsidRDefault="7DA585C2" w:rsidP="4C51B9BE">
            <w:pPr>
              <w:rPr>
                <w:rFonts w:ascii="Times New Roman" w:eastAsia="Times New Roman" w:hAnsi="Times New Roman" w:cs="Times New Roman"/>
                <w:color w:val="000000" w:themeColor="text1"/>
              </w:rPr>
            </w:pPr>
            <w:r w:rsidRPr="4C51B9BE">
              <w:rPr>
                <w:rFonts w:ascii="Times New Roman" w:hAnsi="Times New Roman" w:cs="Times New Roman"/>
              </w:rPr>
              <w:t>Cho biết giá trị mới của:</w:t>
            </w:r>
          </w:p>
          <w:p w14:paraId="22EF39D7" w14:textId="32B092BC" w:rsidR="7DA585C2" w:rsidRDefault="7DA585C2" w:rsidP="4C51B9BE">
            <w:pPr>
              <w:rPr>
                <w:rFonts w:ascii="Times New Roman" w:eastAsia="Times New Roman" w:hAnsi="Times New Roman" w:cs="Times New Roman"/>
              </w:rPr>
            </w:pPr>
            <w:r w:rsidRPr="4C51B9BE">
              <w:rPr>
                <w:rFonts w:ascii="Times New Roman" w:eastAsia="Times New Roman" w:hAnsi="Times New Roman" w:cs="Times New Roman"/>
                <w:color w:val="000000" w:themeColor="text1"/>
              </w:rPr>
              <w:t>Số lượng tài khoản ngân hàng tối đa liên kết với tài khoản chủ nhà</w:t>
            </w:r>
          </w:p>
        </w:tc>
        <w:tc>
          <w:tcPr>
            <w:tcW w:w="2217" w:type="dxa"/>
            <w:noWrap/>
          </w:tcPr>
          <w:p w14:paraId="6509F8A0" w14:textId="6DF48221" w:rsidR="35DF83C2" w:rsidRDefault="35DF83C2" w:rsidP="4C51B9BE">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06606473" w14:textId="0706A100" w:rsidR="4C51B9BE" w:rsidRDefault="4C51B9BE" w:rsidP="4C51B9BE">
            <w:pPr>
              <w:rPr>
                <w:rFonts w:ascii="Times New Roman" w:hAnsi="Times New Roman" w:cs="Times New Roman"/>
                <w:sz w:val="24"/>
                <w:szCs w:val="24"/>
              </w:rPr>
            </w:pPr>
          </w:p>
        </w:tc>
        <w:tc>
          <w:tcPr>
            <w:tcW w:w="2381" w:type="dxa"/>
            <w:noWrap/>
            <w:hideMark/>
          </w:tcPr>
          <w:p w14:paraId="59E3369D" w14:textId="7D19895B" w:rsidR="4C51B9BE" w:rsidRDefault="4C51B9BE" w:rsidP="4C51B9BE">
            <w:pPr>
              <w:rPr>
                <w:rFonts w:ascii="Times New Roman" w:hAnsi="Times New Roman" w:cs="Times New Roman"/>
              </w:rPr>
            </w:pPr>
          </w:p>
        </w:tc>
      </w:tr>
      <w:tr w:rsidR="00EB3F51" w:rsidRPr="00EB3F51" w14:paraId="551D22CB" w14:textId="77777777" w:rsidTr="00EB3F51">
        <w:trPr>
          <w:trHeight w:val="285"/>
        </w:trPr>
        <w:tc>
          <w:tcPr>
            <w:tcW w:w="690" w:type="dxa"/>
            <w:noWrap/>
          </w:tcPr>
          <w:p w14:paraId="2CFB3AEA" w14:textId="435836B7" w:rsidR="00EB3F51" w:rsidRPr="00EB3F51" w:rsidRDefault="00EB3F51" w:rsidP="00EB3F51">
            <w:pPr>
              <w:rPr>
                <w:rFonts w:asciiTheme="majorBidi" w:hAnsiTheme="majorBidi" w:cstheme="majorBidi"/>
              </w:rPr>
            </w:pPr>
            <w:r>
              <w:rPr>
                <w:rFonts w:asciiTheme="majorBidi" w:hAnsiTheme="majorBidi" w:cstheme="majorBidi"/>
              </w:rPr>
              <w:t>14</w:t>
            </w:r>
          </w:p>
        </w:tc>
        <w:tc>
          <w:tcPr>
            <w:tcW w:w="1531" w:type="dxa"/>
            <w:noWrap/>
          </w:tcPr>
          <w:p w14:paraId="3D0FF44E" w14:textId="106AD930" w:rsidR="00EB3F51" w:rsidRPr="00EB3F51" w:rsidRDefault="00EB3F51" w:rsidP="00EB3F51">
            <w:pPr>
              <w:rPr>
                <w:rFonts w:asciiTheme="majorBidi" w:eastAsia="Times New Roman" w:hAnsiTheme="majorBidi" w:cstheme="majorBidi"/>
                <w:b/>
                <w:bCs/>
                <w:color w:val="000000" w:themeColor="text1"/>
              </w:rPr>
            </w:pPr>
            <w:r w:rsidRPr="00EB3F51">
              <w:rPr>
                <w:rFonts w:asciiTheme="majorBidi" w:hAnsiTheme="majorBidi" w:cstheme="majorBidi"/>
              </w:rPr>
              <w:t xml:space="preserve">Thay đổi quy định </w:t>
            </w:r>
            <w:r w:rsidRPr="00EB3F51">
              <w:rPr>
                <w:rFonts w:asciiTheme="majorBidi" w:hAnsiTheme="majorBidi" w:cstheme="majorBidi"/>
                <w:b/>
                <w:bCs/>
              </w:rPr>
              <w:t xml:space="preserve">Đề xuất khách sạn khác ở khu vực </w:t>
            </w:r>
          </w:p>
        </w:tc>
        <w:tc>
          <w:tcPr>
            <w:tcW w:w="2198" w:type="dxa"/>
            <w:noWrap/>
          </w:tcPr>
          <w:p w14:paraId="4A21D7C5" w14:textId="2F3D15AB" w:rsidR="00EB3F51" w:rsidRPr="00EB3F51" w:rsidRDefault="00EB3F51" w:rsidP="00EB3F51">
            <w:pPr>
              <w:rPr>
                <w:rFonts w:ascii="Times New Roman" w:eastAsia="Times New Roman" w:hAnsi="Times New Roman" w:cs="Times New Roman"/>
                <w:color w:val="000000" w:themeColor="text1"/>
              </w:rPr>
            </w:pPr>
            <w:r w:rsidRPr="4C51B9BE">
              <w:rPr>
                <w:rFonts w:ascii="Times New Roman" w:hAnsi="Times New Roman" w:cs="Times New Roman"/>
              </w:rPr>
              <w:t>Cho biết giá trị mới của:</w:t>
            </w:r>
          </w:p>
          <w:p w14:paraId="281C3140" w14:textId="3CFCD270" w:rsidR="00EB3F51" w:rsidRPr="00EB3F51" w:rsidRDefault="00EB3F51" w:rsidP="00EB3F51">
            <w:pPr>
              <w:rPr>
                <w:rFonts w:asciiTheme="majorBidi" w:hAnsiTheme="majorBidi" w:cstheme="majorBidi"/>
              </w:rPr>
            </w:pPr>
            <w:r w:rsidRPr="00EB3F51">
              <w:rPr>
                <w:rFonts w:asciiTheme="majorBidi" w:hAnsiTheme="majorBidi" w:cstheme="majorBidi"/>
              </w:rPr>
              <w:t>Khoảng cách bán kính đề xuất khách sạn tối đa</w:t>
            </w:r>
          </w:p>
        </w:tc>
        <w:tc>
          <w:tcPr>
            <w:tcW w:w="2217" w:type="dxa"/>
            <w:noWrap/>
          </w:tcPr>
          <w:p w14:paraId="5AFF05BA" w14:textId="77777777" w:rsidR="00EB3F51" w:rsidRDefault="00EB3F51" w:rsidP="00EB3F51">
            <w:pPr>
              <w:rPr>
                <w:rFonts w:ascii="Times New Roman" w:hAnsi="Times New Roman" w:cs="Times New Roman"/>
              </w:rPr>
            </w:pPr>
            <w:r w:rsidRPr="4C51B9BE">
              <w:rPr>
                <w:rFonts w:ascii="Times New Roman" w:hAnsi="Times New Roman" w:cs="Times New Roman"/>
              </w:rPr>
              <w:t>Ghi nhận giá trị mới và thay đổi cách thức kiểm tra</w:t>
            </w:r>
          </w:p>
          <w:p w14:paraId="5C9A20B7" w14:textId="08D47E54" w:rsidR="00EB3F51" w:rsidRPr="00EB3F51" w:rsidRDefault="00EB3F51" w:rsidP="00EB3F51">
            <w:pPr>
              <w:rPr>
                <w:rFonts w:asciiTheme="majorBidi" w:hAnsiTheme="majorBidi" w:cstheme="majorBidi"/>
              </w:rPr>
            </w:pPr>
          </w:p>
        </w:tc>
        <w:tc>
          <w:tcPr>
            <w:tcW w:w="2381" w:type="dxa"/>
            <w:noWrap/>
          </w:tcPr>
          <w:p w14:paraId="1FE5FCBA" w14:textId="0CEF5B1A" w:rsidR="00EB3F51" w:rsidRPr="00EB3F51" w:rsidRDefault="00EB3F51" w:rsidP="00EB3F51">
            <w:pPr>
              <w:rPr>
                <w:rFonts w:asciiTheme="majorBidi" w:hAnsiTheme="majorBidi" w:cstheme="majorBidi"/>
              </w:rPr>
            </w:pPr>
          </w:p>
        </w:tc>
      </w:tr>
    </w:tbl>
    <w:p w14:paraId="3B0226D2" w14:textId="77777777" w:rsidR="007A38C3" w:rsidRPr="00B0521D" w:rsidRDefault="007A38C3" w:rsidP="0083153B">
      <w:pPr>
        <w:rPr>
          <w:rFonts w:ascii="Times New Roman" w:hAnsi="Times New Roman" w:cs="Times New Roman"/>
        </w:rPr>
      </w:pPr>
    </w:p>
    <w:p w14:paraId="5C98102B" w14:textId="77777777" w:rsidR="0083153B" w:rsidRPr="00B0521D" w:rsidRDefault="0980E14C" w:rsidP="008B60D0">
      <w:pPr>
        <w:pStyle w:val="Heading3"/>
      </w:pPr>
      <w:bookmarkStart w:id="51" w:name="_Toc50884361"/>
      <w:bookmarkStart w:id="52" w:name="_Toc173188461"/>
      <w:r>
        <w:lastRenderedPageBreak/>
        <w:t>Bảng trách nhiệm yêu cầu hiệu quả</w:t>
      </w:r>
      <w:bookmarkEnd w:id="51"/>
      <w:bookmarkEnd w:id="52"/>
    </w:p>
    <w:tbl>
      <w:tblPr>
        <w:tblStyle w:val="TableGrid"/>
        <w:tblW w:w="0" w:type="auto"/>
        <w:tblLook w:val="04A0" w:firstRow="1" w:lastRow="0" w:firstColumn="1" w:lastColumn="0" w:noHBand="0" w:noVBand="1"/>
      </w:tblPr>
      <w:tblGrid>
        <w:gridCol w:w="715"/>
        <w:gridCol w:w="1890"/>
        <w:gridCol w:w="2340"/>
        <w:gridCol w:w="2610"/>
        <w:gridCol w:w="1462"/>
      </w:tblGrid>
      <w:tr w:rsidR="007A38C3" w:rsidRPr="00B0521D" w14:paraId="36070913" w14:textId="77777777" w:rsidTr="008378B9">
        <w:trPr>
          <w:trHeight w:val="360"/>
        </w:trPr>
        <w:tc>
          <w:tcPr>
            <w:tcW w:w="9017" w:type="dxa"/>
            <w:gridSpan w:val="5"/>
            <w:shd w:val="clear" w:color="auto" w:fill="B6DDE8" w:themeFill="accent5" w:themeFillTint="66"/>
            <w:noWrap/>
            <w:hideMark/>
          </w:tcPr>
          <w:p w14:paraId="50B11F35"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Bảng trách nhiệm yêu cầu hiệu quả</w:t>
            </w:r>
          </w:p>
        </w:tc>
      </w:tr>
      <w:tr w:rsidR="007A38C3" w:rsidRPr="00B0521D" w14:paraId="6A009E3D" w14:textId="77777777" w:rsidTr="00641391">
        <w:trPr>
          <w:trHeight w:val="360"/>
        </w:trPr>
        <w:tc>
          <w:tcPr>
            <w:tcW w:w="715" w:type="dxa"/>
            <w:shd w:val="clear" w:color="auto" w:fill="FFFF00"/>
            <w:noWrap/>
            <w:hideMark/>
          </w:tcPr>
          <w:p w14:paraId="46F3E90E"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STT</w:t>
            </w:r>
          </w:p>
        </w:tc>
        <w:tc>
          <w:tcPr>
            <w:tcW w:w="1890" w:type="dxa"/>
            <w:shd w:val="clear" w:color="auto" w:fill="FFFF00"/>
            <w:noWrap/>
            <w:hideMark/>
          </w:tcPr>
          <w:p w14:paraId="16409F0C"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Nghiệp vụ</w:t>
            </w:r>
          </w:p>
        </w:tc>
        <w:tc>
          <w:tcPr>
            <w:tcW w:w="2340" w:type="dxa"/>
            <w:shd w:val="clear" w:color="auto" w:fill="FFFF00"/>
            <w:noWrap/>
            <w:hideMark/>
          </w:tcPr>
          <w:p w14:paraId="4822447C"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Người dùng</w:t>
            </w:r>
          </w:p>
        </w:tc>
        <w:tc>
          <w:tcPr>
            <w:tcW w:w="2610" w:type="dxa"/>
            <w:shd w:val="clear" w:color="auto" w:fill="FFFF00"/>
            <w:noWrap/>
            <w:hideMark/>
          </w:tcPr>
          <w:p w14:paraId="65AA1A91"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Phần mềm</w:t>
            </w:r>
          </w:p>
        </w:tc>
        <w:tc>
          <w:tcPr>
            <w:tcW w:w="1462" w:type="dxa"/>
            <w:shd w:val="clear" w:color="auto" w:fill="FFFF00"/>
            <w:noWrap/>
            <w:hideMark/>
          </w:tcPr>
          <w:p w14:paraId="49CA1E7E"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Ghi chú</w:t>
            </w:r>
          </w:p>
        </w:tc>
      </w:tr>
      <w:tr w:rsidR="007A38C3" w:rsidRPr="00B0521D" w14:paraId="791D99B3" w14:textId="77777777" w:rsidTr="00641391">
        <w:trPr>
          <w:trHeight w:val="285"/>
        </w:trPr>
        <w:tc>
          <w:tcPr>
            <w:tcW w:w="715" w:type="dxa"/>
            <w:noWrap/>
            <w:hideMark/>
          </w:tcPr>
          <w:p w14:paraId="34C37B87"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1</w:t>
            </w:r>
          </w:p>
        </w:tc>
        <w:tc>
          <w:tcPr>
            <w:tcW w:w="1890" w:type="dxa"/>
            <w:noWrap/>
          </w:tcPr>
          <w:p w14:paraId="46A765B3" w14:textId="63AA92E3" w:rsidR="40C59B3B" w:rsidRPr="40C59B3B" w:rsidRDefault="40C59B3B" w:rsidP="40C59B3B">
            <w:pPr>
              <w:rPr>
                <w:rFonts w:ascii="Times New Roman" w:eastAsia="Calibri" w:hAnsi="Times New Roman" w:cs="Times New Roman"/>
                <w:color w:val="000000" w:themeColor="text1"/>
              </w:rPr>
            </w:pPr>
            <w:r w:rsidRPr="40C59B3B">
              <w:rPr>
                <w:rFonts w:ascii="Times New Roman" w:eastAsia="Calibri" w:hAnsi="Times New Roman" w:cs="Times New Roman"/>
                <w:color w:val="000000" w:themeColor="text1"/>
              </w:rPr>
              <w:t>Xét duyệt yêu cầu hủy đặt phòng</w:t>
            </w:r>
          </w:p>
        </w:tc>
        <w:tc>
          <w:tcPr>
            <w:tcW w:w="2340" w:type="dxa"/>
            <w:noWrap/>
          </w:tcPr>
          <w:p w14:paraId="626FF28A" w14:textId="77777777" w:rsidR="007A38C3" w:rsidRPr="00B0521D" w:rsidRDefault="007A38C3">
            <w:pPr>
              <w:rPr>
                <w:rFonts w:ascii="Times New Roman" w:hAnsi="Times New Roman" w:cs="Times New Roman"/>
              </w:rPr>
            </w:pPr>
          </w:p>
        </w:tc>
        <w:tc>
          <w:tcPr>
            <w:tcW w:w="2610" w:type="dxa"/>
            <w:noWrap/>
          </w:tcPr>
          <w:p w14:paraId="7BB88F44" w14:textId="4A4410AB"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725D1C8F"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15571980" w14:textId="77777777" w:rsidTr="00641391">
        <w:trPr>
          <w:trHeight w:val="285"/>
        </w:trPr>
        <w:tc>
          <w:tcPr>
            <w:tcW w:w="715" w:type="dxa"/>
            <w:shd w:val="clear" w:color="auto" w:fill="auto"/>
            <w:noWrap/>
            <w:hideMark/>
          </w:tcPr>
          <w:p w14:paraId="7F9E5CB0"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2</w:t>
            </w:r>
          </w:p>
        </w:tc>
        <w:tc>
          <w:tcPr>
            <w:tcW w:w="1890" w:type="dxa"/>
            <w:shd w:val="clear" w:color="auto" w:fill="auto"/>
            <w:noWrap/>
          </w:tcPr>
          <w:p w14:paraId="2D287508" w14:textId="67845725" w:rsidR="40C59B3B" w:rsidRPr="40C59B3B" w:rsidRDefault="40C59B3B" w:rsidP="40C59B3B">
            <w:pPr>
              <w:rPr>
                <w:rFonts w:ascii="Times New Roman" w:hAnsi="Times New Roman" w:cs="Times New Roman"/>
                <w:sz w:val="24"/>
                <w:szCs w:val="24"/>
              </w:rPr>
            </w:pPr>
            <w:r w:rsidRPr="40C59B3B">
              <w:rPr>
                <w:rFonts w:ascii="Times New Roman" w:hAnsi="Times New Roman" w:cs="Times New Roman"/>
                <w:sz w:val="24"/>
                <w:szCs w:val="24"/>
              </w:rPr>
              <w:t>Kiểm duyệt thông tin Doanh Nghiệp </w:t>
            </w:r>
          </w:p>
        </w:tc>
        <w:tc>
          <w:tcPr>
            <w:tcW w:w="2340" w:type="dxa"/>
            <w:shd w:val="clear" w:color="auto" w:fill="auto"/>
            <w:noWrap/>
          </w:tcPr>
          <w:p w14:paraId="10D41EFC" w14:textId="71B1DBB7" w:rsidR="007A38C3" w:rsidRPr="00B0521D" w:rsidRDefault="00BD3A0E">
            <w:pPr>
              <w:rPr>
                <w:rFonts w:ascii="Times New Roman" w:hAnsi="Times New Roman" w:cs="Times New Roman"/>
              </w:rPr>
            </w:pPr>
            <w:r>
              <w:rPr>
                <w:rFonts w:ascii="Times New Roman" w:hAnsi="Times New Roman" w:cs="Times New Roman"/>
              </w:rPr>
              <w:t>Kiểm tra Quy định</w:t>
            </w:r>
          </w:p>
        </w:tc>
        <w:tc>
          <w:tcPr>
            <w:tcW w:w="2610" w:type="dxa"/>
            <w:shd w:val="clear" w:color="auto" w:fill="auto"/>
            <w:noWrap/>
          </w:tcPr>
          <w:p w14:paraId="34B5675D" w14:textId="034D8514"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shd w:val="clear" w:color="auto" w:fill="auto"/>
            <w:noWrap/>
            <w:hideMark/>
          </w:tcPr>
          <w:p w14:paraId="2E4B2F02"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4DC1354C" w14:textId="77777777" w:rsidTr="00641391">
        <w:trPr>
          <w:trHeight w:val="285"/>
        </w:trPr>
        <w:tc>
          <w:tcPr>
            <w:tcW w:w="715" w:type="dxa"/>
            <w:noWrap/>
            <w:hideMark/>
          </w:tcPr>
          <w:p w14:paraId="4979F8B3"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3</w:t>
            </w:r>
          </w:p>
        </w:tc>
        <w:tc>
          <w:tcPr>
            <w:tcW w:w="1890" w:type="dxa"/>
            <w:noWrap/>
          </w:tcPr>
          <w:p w14:paraId="1947858E" w14:textId="5C101804" w:rsidR="40C59B3B" w:rsidRPr="40C59B3B" w:rsidRDefault="40C59B3B" w:rsidP="40C59B3B">
            <w:pPr>
              <w:rPr>
                <w:rFonts w:ascii="Times New Roman" w:hAnsi="Times New Roman" w:cs="Times New Roman"/>
                <w:sz w:val="24"/>
                <w:szCs w:val="24"/>
              </w:rPr>
            </w:pPr>
            <w:r w:rsidRPr="40C59B3B">
              <w:rPr>
                <w:rFonts w:ascii="Times New Roman" w:hAnsi="Times New Roman" w:cs="Times New Roman"/>
                <w:sz w:val="24"/>
                <w:szCs w:val="24"/>
              </w:rPr>
              <w:t>Duyệt căn phòng lên hệ thống </w:t>
            </w:r>
          </w:p>
        </w:tc>
        <w:tc>
          <w:tcPr>
            <w:tcW w:w="2340" w:type="dxa"/>
            <w:noWrap/>
          </w:tcPr>
          <w:p w14:paraId="20C78CA6" w14:textId="6D4712EB" w:rsidR="007A38C3" w:rsidRPr="00B0521D" w:rsidRDefault="00BD3A0E">
            <w:pPr>
              <w:rPr>
                <w:rFonts w:ascii="Times New Roman" w:hAnsi="Times New Roman" w:cs="Times New Roman"/>
              </w:rPr>
            </w:pPr>
            <w:r>
              <w:rPr>
                <w:rFonts w:ascii="Times New Roman" w:hAnsi="Times New Roman" w:cs="Times New Roman"/>
              </w:rPr>
              <w:t>Kiểm tra Quy định</w:t>
            </w:r>
          </w:p>
        </w:tc>
        <w:tc>
          <w:tcPr>
            <w:tcW w:w="2610" w:type="dxa"/>
            <w:noWrap/>
          </w:tcPr>
          <w:p w14:paraId="226B9326" w14:textId="3336BD90"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13F8E04A"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39BC81C8" w14:textId="77777777" w:rsidTr="00641391">
        <w:trPr>
          <w:trHeight w:val="285"/>
        </w:trPr>
        <w:tc>
          <w:tcPr>
            <w:tcW w:w="715" w:type="dxa"/>
            <w:noWrap/>
            <w:hideMark/>
          </w:tcPr>
          <w:p w14:paraId="08268A37"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4</w:t>
            </w:r>
          </w:p>
        </w:tc>
        <w:tc>
          <w:tcPr>
            <w:tcW w:w="1890" w:type="dxa"/>
            <w:noWrap/>
          </w:tcPr>
          <w:p w14:paraId="0E5A3F64" w14:textId="069C7DCB" w:rsidR="40C59B3B" w:rsidRPr="40C59B3B" w:rsidRDefault="40C59B3B" w:rsidP="40C59B3B">
            <w:pPr>
              <w:rPr>
                <w:rFonts w:ascii="Times New Roman" w:hAnsi="Times New Roman" w:cs="Times New Roman"/>
                <w:sz w:val="24"/>
                <w:szCs w:val="24"/>
              </w:rPr>
            </w:pPr>
            <w:r w:rsidRPr="40C59B3B">
              <w:rPr>
                <w:rFonts w:ascii="Times New Roman" w:hAnsi="Times New Roman" w:cs="Times New Roman"/>
                <w:sz w:val="24"/>
                <w:szCs w:val="24"/>
              </w:rPr>
              <w:t>Chuyển trạng thái căn phòng sang vi phạm chính sách </w:t>
            </w:r>
          </w:p>
        </w:tc>
        <w:tc>
          <w:tcPr>
            <w:tcW w:w="2340" w:type="dxa"/>
            <w:noWrap/>
          </w:tcPr>
          <w:p w14:paraId="5F64AD00" w14:textId="77777777" w:rsidR="007A38C3" w:rsidRPr="00B0521D" w:rsidRDefault="007A38C3">
            <w:pPr>
              <w:rPr>
                <w:rFonts w:ascii="Times New Roman" w:hAnsi="Times New Roman" w:cs="Times New Roman"/>
              </w:rPr>
            </w:pPr>
          </w:p>
        </w:tc>
        <w:tc>
          <w:tcPr>
            <w:tcW w:w="2610" w:type="dxa"/>
            <w:noWrap/>
          </w:tcPr>
          <w:p w14:paraId="344DBBAE" w14:textId="45153780"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2525E485"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177FB40E" w14:textId="77777777" w:rsidTr="00641391">
        <w:trPr>
          <w:trHeight w:val="285"/>
        </w:trPr>
        <w:tc>
          <w:tcPr>
            <w:tcW w:w="715" w:type="dxa"/>
            <w:noWrap/>
            <w:hideMark/>
          </w:tcPr>
          <w:p w14:paraId="731B8D2A" w14:textId="60135B2B" w:rsidR="007A38C3" w:rsidRPr="00B0521D" w:rsidRDefault="00641391" w:rsidP="007A38C3">
            <w:pPr>
              <w:rPr>
                <w:rFonts w:ascii="Times New Roman" w:hAnsi="Times New Roman" w:cs="Times New Roman"/>
              </w:rPr>
            </w:pPr>
            <w:r>
              <w:rPr>
                <w:rFonts w:ascii="Times New Roman" w:hAnsi="Times New Roman" w:cs="Times New Roman"/>
              </w:rPr>
              <w:t>5</w:t>
            </w:r>
          </w:p>
        </w:tc>
        <w:tc>
          <w:tcPr>
            <w:tcW w:w="1890" w:type="dxa"/>
            <w:noWrap/>
          </w:tcPr>
          <w:p w14:paraId="1C1E9C08" w14:textId="5BFFA3E8" w:rsidR="40C59B3B" w:rsidRPr="40C59B3B" w:rsidRDefault="40C59B3B" w:rsidP="40C59B3B">
            <w:pPr>
              <w:rPr>
                <w:rFonts w:ascii="Times New Roman" w:eastAsia="Calibri" w:hAnsi="Times New Roman" w:cs="Times New Roman"/>
                <w:sz w:val="24"/>
                <w:szCs w:val="24"/>
              </w:rPr>
            </w:pPr>
            <w:r w:rsidRPr="40C59B3B">
              <w:rPr>
                <w:rFonts w:ascii="Times New Roman" w:eastAsia="Calibri" w:hAnsi="Times New Roman" w:cs="Times New Roman"/>
                <w:sz w:val="24"/>
                <w:szCs w:val="24"/>
              </w:rPr>
              <w:t>Hoàn tiền đặt phòng </w:t>
            </w:r>
          </w:p>
        </w:tc>
        <w:tc>
          <w:tcPr>
            <w:tcW w:w="2340" w:type="dxa"/>
            <w:noWrap/>
          </w:tcPr>
          <w:p w14:paraId="34BEE580" w14:textId="79F9CCC6" w:rsidR="007A38C3" w:rsidRPr="00B0521D" w:rsidRDefault="00B10B6D">
            <w:pPr>
              <w:rPr>
                <w:rFonts w:ascii="Times New Roman" w:hAnsi="Times New Roman" w:cs="Times New Roman"/>
              </w:rPr>
            </w:pPr>
            <w:r>
              <w:rPr>
                <w:rFonts w:ascii="Times New Roman" w:hAnsi="Times New Roman" w:cs="Times New Roman"/>
              </w:rPr>
              <w:t>Kiểm tra Quy định</w:t>
            </w:r>
          </w:p>
        </w:tc>
        <w:tc>
          <w:tcPr>
            <w:tcW w:w="2610" w:type="dxa"/>
            <w:noWrap/>
          </w:tcPr>
          <w:p w14:paraId="1A7730BA" w14:textId="5E075824"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69951627"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35B760C8" w14:textId="77777777" w:rsidTr="00641391">
        <w:trPr>
          <w:trHeight w:val="285"/>
        </w:trPr>
        <w:tc>
          <w:tcPr>
            <w:tcW w:w="715" w:type="dxa"/>
            <w:noWrap/>
            <w:hideMark/>
          </w:tcPr>
          <w:p w14:paraId="192B476B" w14:textId="619D69BE" w:rsidR="007A38C3" w:rsidRPr="00B0521D" w:rsidRDefault="00641391" w:rsidP="007A38C3">
            <w:pPr>
              <w:rPr>
                <w:rFonts w:ascii="Times New Roman" w:hAnsi="Times New Roman" w:cs="Times New Roman"/>
              </w:rPr>
            </w:pPr>
            <w:r>
              <w:rPr>
                <w:rFonts w:ascii="Times New Roman" w:hAnsi="Times New Roman" w:cs="Times New Roman"/>
              </w:rPr>
              <w:t>6</w:t>
            </w:r>
          </w:p>
        </w:tc>
        <w:tc>
          <w:tcPr>
            <w:tcW w:w="1890" w:type="dxa"/>
            <w:noWrap/>
          </w:tcPr>
          <w:p w14:paraId="133B2AEC" w14:textId="53B9D725" w:rsidR="40C59B3B" w:rsidRPr="40C59B3B" w:rsidRDefault="40C59B3B" w:rsidP="40C59B3B">
            <w:pPr>
              <w:rPr>
                <w:rFonts w:ascii="Times New Roman" w:eastAsia="Calibri" w:hAnsi="Times New Roman" w:cs="Times New Roman"/>
                <w:sz w:val="24"/>
                <w:szCs w:val="24"/>
              </w:rPr>
            </w:pPr>
            <w:r w:rsidRPr="40C59B3B">
              <w:rPr>
                <w:rFonts w:ascii="Times New Roman" w:eastAsia="Calibri" w:hAnsi="Times New Roman" w:cs="Times New Roman"/>
                <w:sz w:val="24"/>
                <w:szCs w:val="24"/>
              </w:rPr>
              <w:t>Thống kê doanh thu </w:t>
            </w:r>
          </w:p>
        </w:tc>
        <w:tc>
          <w:tcPr>
            <w:tcW w:w="2340" w:type="dxa"/>
            <w:noWrap/>
          </w:tcPr>
          <w:p w14:paraId="68EC2696" w14:textId="77777777" w:rsidR="007A38C3" w:rsidRPr="00B0521D" w:rsidRDefault="007A38C3">
            <w:pPr>
              <w:rPr>
                <w:rFonts w:ascii="Times New Roman" w:hAnsi="Times New Roman" w:cs="Times New Roman"/>
              </w:rPr>
            </w:pPr>
          </w:p>
        </w:tc>
        <w:tc>
          <w:tcPr>
            <w:tcW w:w="2610" w:type="dxa"/>
            <w:noWrap/>
          </w:tcPr>
          <w:p w14:paraId="46913C42" w14:textId="7E79FF20"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4CC17BCE"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6C64A9ED" w14:textId="77777777" w:rsidTr="00641391">
        <w:trPr>
          <w:trHeight w:val="285"/>
        </w:trPr>
        <w:tc>
          <w:tcPr>
            <w:tcW w:w="715" w:type="dxa"/>
            <w:noWrap/>
            <w:hideMark/>
          </w:tcPr>
          <w:p w14:paraId="5708B56B" w14:textId="031F222F" w:rsidR="007A38C3" w:rsidRPr="00B0521D" w:rsidRDefault="00641391" w:rsidP="007A38C3">
            <w:pPr>
              <w:rPr>
                <w:rFonts w:ascii="Times New Roman" w:hAnsi="Times New Roman" w:cs="Times New Roman"/>
              </w:rPr>
            </w:pPr>
            <w:r>
              <w:rPr>
                <w:rFonts w:ascii="Times New Roman" w:hAnsi="Times New Roman" w:cs="Times New Roman"/>
              </w:rPr>
              <w:t>7</w:t>
            </w:r>
          </w:p>
        </w:tc>
        <w:tc>
          <w:tcPr>
            <w:tcW w:w="1890" w:type="dxa"/>
            <w:noWrap/>
          </w:tcPr>
          <w:p w14:paraId="6C4D94DF" w14:textId="1824854E"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Đăng ký tài khoản Chủ Nhà </w:t>
            </w:r>
          </w:p>
        </w:tc>
        <w:tc>
          <w:tcPr>
            <w:tcW w:w="2340" w:type="dxa"/>
            <w:noWrap/>
          </w:tcPr>
          <w:p w14:paraId="0BEB9754" w14:textId="77777777" w:rsidR="007A38C3" w:rsidRPr="00B0521D" w:rsidRDefault="007A38C3">
            <w:pPr>
              <w:rPr>
                <w:rFonts w:ascii="Times New Roman" w:hAnsi="Times New Roman" w:cs="Times New Roman"/>
              </w:rPr>
            </w:pPr>
          </w:p>
        </w:tc>
        <w:tc>
          <w:tcPr>
            <w:tcW w:w="2610" w:type="dxa"/>
            <w:noWrap/>
          </w:tcPr>
          <w:p w14:paraId="681927FD" w14:textId="026415FD"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281FF0C6"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0D2F9049" w14:textId="77777777" w:rsidTr="00641391">
        <w:trPr>
          <w:trHeight w:val="285"/>
        </w:trPr>
        <w:tc>
          <w:tcPr>
            <w:tcW w:w="715" w:type="dxa"/>
            <w:noWrap/>
            <w:hideMark/>
          </w:tcPr>
          <w:p w14:paraId="6CD7ECAB" w14:textId="2CD42D7C" w:rsidR="007A38C3" w:rsidRPr="00B0521D" w:rsidRDefault="00641391" w:rsidP="007A38C3">
            <w:pPr>
              <w:rPr>
                <w:rFonts w:ascii="Times New Roman" w:hAnsi="Times New Roman" w:cs="Times New Roman"/>
              </w:rPr>
            </w:pPr>
            <w:r>
              <w:rPr>
                <w:rFonts w:ascii="Times New Roman" w:hAnsi="Times New Roman" w:cs="Times New Roman"/>
              </w:rPr>
              <w:t>8</w:t>
            </w:r>
          </w:p>
        </w:tc>
        <w:tc>
          <w:tcPr>
            <w:tcW w:w="1890" w:type="dxa"/>
            <w:noWrap/>
            <w:vAlign w:val="center"/>
          </w:tcPr>
          <w:p w14:paraId="5BFA3BB5" w14:textId="728CC349"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Liên kết ngân hàng </w:t>
            </w:r>
          </w:p>
        </w:tc>
        <w:tc>
          <w:tcPr>
            <w:tcW w:w="2340" w:type="dxa"/>
            <w:noWrap/>
          </w:tcPr>
          <w:p w14:paraId="266C307D" w14:textId="77777777" w:rsidR="007A38C3" w:rsidRPr="00B0521D" w:rsidRDefault="007A38C3">
            <w:pPr>
              <w:rPr>
                <w:rFonts w:ascii="Times New Roman" w:hAnsi="Times New Roman" w:cs="Times New Roman"/>
              </w:rPr>
            </w:pPr>
          </w:p>
        </w:tc>
        <w:tc>
          <w:tcPr>
            <w:tcW w:w="2610" w:type="dxa"/>
            <w:noWrap/>
          </w:tcPr>
          <w:p w14:paraId="1F8CEB1A" w14:textId="46D1216B"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7C24070E"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255C6AA4" w14:textId="77777777" w:rsidTr="00641391">
        <w:trPr>
          <w:trHeight w:val="285"/>
        </w:trPr>
        <w:tc>
          <w:tcPr>
            <w:tcW w:w="715" w:type="dxa"/>
            <w:noWrap/>
            <w:hideMark/>
          </w:tcPr>
          <w:p w14:paraId="74BEFF15" w14:textId="093A1299" w:rsidR="007A38C3" w:rsidRPr="00B0521D" w:rsidRDefault="00641391" w:rsidP="007A38C3">
            <w:pPr>
              <w:rPr>
                <w:rFonts w:ascii="Times New Roman" w:hAnsi="Times New Roman" w:cs="Times New Roman"/>
              </w:rPr>
            </w:pPr>
            <w:r>
              <w:rPr>
                <w:rFonts w:ascii="Times New Roman" w:hAnsi="Times New Roman" w:cs="Times New Roman"/>
              </w:rPr>
              <w:t>9</w:t>
            </w:r>
          </w:p>
        </w:tc>
        <w:tc>
          <w:tcPr>
            <w:tcW w:w="1890" w:type="dxa"/>
            <w:noWrap/>
            <w:vAlign w:val="center"/>
          </w:tcPr>
          <w:p w14:paraId="32E25EBF" w14:textId="7E5B7C6B"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Tạo hồ sơ phòng cho thuê </w:t>
            </w:r>
          </w:p>
        </w:tc>
        <w:tc>
          <w:tcPr>
            <w:tcW w:w="2340" w:type="dxa"/>
            <w:noWrap/>
          </w:tcPr>
          <w:p w14:paraId="40DB9B0F" w14:textId="77777777" w:rsidR="007A38C3" w:rsidRPr="00B0521D" w:rsidRDefault="007A38C3">
            <w:pPr>
              <w:rPr>
                <w:rFonts w:ascii="Times New Roman" w:hAnsi="Times New Roman" w:cs="Times New Roman"/>
              </w:rPr>
            </w:pPr>
          </w:p>
        </w:tc>
        <w:tc>
          <w:tcPr>
            <w:tcW w:w="2610" w:type="dxa"/>
            <w:noWrap/>
          </w:tcPr>
          <w:p w14:paraId="43D85555" w14:textId="6BC7D30B" w:rsidR="007A38C3" w:rsidRPr="00B0521D" w:rsidRDefault="006B716E">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hideMark/>
          </w:tcPr>
          <w:p w14:paraId="5D4E7146"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323881" w:rsidRPr="002C3B1F" w14:paraId="7FB4B4C6" w14:textId="77777777" w:rsidTr="00641391">
        <w:trPr>
          <w:trHeight w:val="285"/>
        </w:trPr>
        <w:tc>
          <w:tcPr>
            <w:tcW w:w="715" w:type="dxa"/>
            <w:noWrap/>
          </w:tcPr>
          <w:p w14:paraId="7155ADE1" w14:textId="4F9A2FA9"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0</w:t>
            </w:r>
          </w:p>
        </w:tc>
        <w:tc>
          <w:tcPr>
            <w:tcW w:w="1890" w:type="dxa"/>
            <w:noWrap/>
            <w:vAlign w:val="center"/>
          </w:tcPr>
          <w:p w14:paraId="54360FEC" w14:textId="671335FE"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Cập nhật hồ sơ </w:t>
            </w:r>
          </w:p>
        </w:tc>
        <w:tc>
          <w:tcPr>
            <w:tcW w:w="2340" w:type="dxa"/>
            <w:noWrap/>
          </w:tcPr>
          <w:p w14:paraId="369CA9FA" w14:textId="77777777" w:rsidR="00323881" w:rsidRPr="002C3B1F" w:rsidRDefault="00323881" w:rsidP="00323881">
            <w:pPr>
              <w:rPr>
                <w:rFonts w:ascii="Times New Roman" w:hAnsi="Times New Roman" w:cs="Times New Roman"/>
              </w:rPr>
            </w:pPr>
          </w:p>
        </w:tc>
        <w:tc>
          <w:tcPr>
            <w:tcW w:w="2610" w:type="dxa"/>
            <w:noWrap/>
          </w:tcPr>
          <w:p w14:paraId="3331A720" w14:textId="031C6C40"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12E53F29" w14:textId="77777777" w:rsidR="00323881" w:rsidRPr="002C3B1F" w:rsidRDefault="00323881" w:rsidP="00323881">
            <w:pPr>
              <w:rPr>
                <w:rFonts w:ascii="Times New Roman" w:hAnsi="Times New Roman" w:cs="Times New Roman"/>
              </w:rPr>
            </w:pPr>
          </w:p>
        </w:tc>
      </w:tr>
      <w:tr w:rsidR="00323881" w:rsidRPr="002C3B1F" w14:paraId="2AA29808" w14:textId="77777777" w:rsidTr="00641391">
        <w:trPr>
          <w:trHeight w:val="285"/>
        </w:trPr>
        <w:tc>
          <w:tcPr>
            <w:tcW w:w="715" w:type="dxa"/>
            <w:noWrap/>
          </w:tcPr>
          <w:p w14:paraId="437EF1DB" w14:textId="08896DCB"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1</w:t>
            </w:r>
          </w:p>
        </w:tc>
        <w:tc>
          <w:tcPr>
            <w:tcW w:w="1890" w:type="dxa"/>
            <w:noWrap/>
            <w:vAlign w:val="center"/>
          </w:tcPr>
          <w:p w14:paraId="4945916E" w14:textId="69BDD517"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Thống kê doanh thu các phòng </w:t>
            </w:r>
          </w:p>
        </w:tc>
        <w:tc>
          <w:tcPr>
            <w:tcW w:w="2340" w:type="dxa"/>
            <w:noWrap/>
          </w:tcPr>
          <w:p w14:paraId="44CAB3F7" w14:textId="77777777" w:rsidR="00323881" w:rsidRPr="002C3B1F" w:rsidRDefault="00323881" w:rsidP="00323881">
            <w:pPr>
              <w:rPr>
                <w:rFonts w:ascii="Times New Roman" w:hAnsi="Times New Roman" w:cs="Times New Roman"/>
              </w:rPr>
            </w:pPr>
          </w:p>
        </w:tc>
        <w:tc>
          <w:tcPr>
            <w:tcW w:w="2610" w:type="dxa"/>
            <w:noWrap/>
          </w:tcPr>
          <w:p w14:paraId="2F66D523" w14:textId="5DF0B1A6"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170B615B" w14:textId="77777777" w:rsidR="00323881" w:rsidRPr="002C3B1F" w:rsidRDefault="00323881" w:rsidP="00323881">
            <w:pPr>
              <w:rPr>
                <w:rFonts w:ascii="Times New Roman" w:hAnsi="Times New Roman" w:cs="Times New Roman"/>
              </w:rPr>
            </w:pPr>
          </w:p>
        </w:tc>
      </w:tr>
      <w:tr w:rsidR="00323881" w:rsidRPr="002C3B1F" w14:paraId="4E3AE8D3" w14:textId="77777777" w:rsidTr="00641391">
        <w:trPr>
          <w:trHeight w:val="285"/>
        </w:trPr>
        <w:tc>
          <w:tcPr>
            <w:tcW w:w="715" w:type="dxa"/>
            <w:noWrap/>
          </w:tcPr>
          <w:p w14:paraId="40435FCB" w14:textId="5A606F68"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2</w:t>
            </w:r>
          </w:p>
        </w:tc>
        <w:tc>
          <w:tcPr>
            <w:tcW w:w="1890" w:type="dxa"/>
            <w:noWrap/>
            <w:vAlign w:val="center"/>
          </w:tcPr>
          <w:p w14:paraId="366219F9" w14:textId="796C1006"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xem thông tin khách thuê </w:t>
            </w:r>
          </w:p>
        </w:tc>
        <w:tc>
          <w:tcPr>
            <w:tcW w:w="2340" w:type="dxa"/>
            <w:noWrap/>
          </w:tcPr>
          <w:p w14:paraId="772DCAAA" w14:textId="77777777" w:rsidR="00323881" w:rsidRPr="002C3B1F" w:rsidRDefault="00323881" w:rsidP="00323881">
            <w:pPr>
              <w:rPr>
                <w:rFonts w:ascii="Times New Roman" w:hAnsi="Times New Roman" w:cs="Times New Roman"/>
              </w:rPr>
            </w:pPr>
          </w:p>
        </w:tc>
        <w:tc>
          <w:tcPr>
            <w:tcW w:w="2610" w:type="dxa"/>
            <w:noWrap/>
          </w:tcPr>
          <w:p w14:paraId="32C4CFAC" w14:textId="30D4A53E"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435FD353" w14:textId="77777777" w:rsidR="00323881" w:rsidRPr="002C3B1F" w:rsidRDefault="00323881" w:rsidP="00323881">
            <w:pPr>
              <w:rPr>
                <w:rFonts w:ascii="Times New Roman" w:hAnsi="Times New Roman" w:cs="Times New Roman"/>
              </w:rPr>
            </w:pPr>
          </w:p>
        </w:tc>
      </w:tr>
      <w:tr w:rsidR="00323881" w:rsidRPr="002C3B1F" w14:paraId="5F8CB7A8" w14:textId="77777777" w:rsidTr="00641391">
        <w:trPr>
          <w:trHeight w:val="285"/>
        </w:trPr>
        <w:tc>
          <w:tcPr>
            <w:tcW w:w="715" w:type="dxa"/>
            <w:noWrap/>
          </w:tcPr>
          <w:p w14:paraId="2C77B3A0" w14:textId="6472BE53"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3</w:t>
            </w:r>
          </w:p>
        </w:tc>
        <w:tc>
          <w:tcPr>
            <w:tcW w:w="1890" w:type="dxa"/>
            <w:noWrap/>
            <w:vAlign w:val="center"/>
          </w:tcPr>
          <w:p w14:paraId="160A1247" w14:textId="5FA2BDA7"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xem danh sách phòng theo trạng thái </w:t>
            </w:r>
          </w:p>
        </w:tc>
        <w:tc>
          <w:tcPr>
            <w:tcW w:w="2340" w:type="dxa"/>
            <w:noWrap/>
          </w:tcPr>
          <w:p w14:paraId="42D0C0E1" w14:textId="77777777" w:rsidR="00323881" w:rsidRPr="002C3B1F" w:rsidRDefault="00323881" w:rsidP="00323881">
            <w:pPr>
              <w:rPr>
                <w:rFonts w:ascii="Times New Roman" w:hAnsi="Times New Roman" w:cs="Times New Roman"/>
              </w:rPr>
            </w:pPr>
          </w:p>
        </w:tc>
        <w:tc>
          <w:tcPr>
            <w:tcW w:w="2610" w:type="dxa"/>
            <w:noWrap/>
          </w:tcPr>
          <w:p w14:paraId="5D845758" w14:textId="2F8CCC8C"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3917C27B" w14:textId="77777777" w:rsidR="00323881" w:rsidRPr="002C3B1F" w:rsidRDefault="00323881" w:rsidP="00323881">
            <w:pPr>
              <w:rPr>
                <w:rFonts w:ascii="Times New Roman" w:hAnsi="Times New Roman" w:cs="Times New Roman"/>
              </w:rPr>
            </w:pPr>
          </w:p>
        </w:tc>
      </w:tr>
      <w:tr w:rsidR="00323881" w:rsidRPr="002C3B1F" w14:paraId="7BB89BEB" w14:textId="77777777" w:rsidTr="00641391">
        <w:trPr>
          <w:trHeight w:val="285"/>
        </w:trPr>
        <w:tc>
          <w:tcPr>
            <w:tcW w:w="715" w:type="dxa"/>
            <w:noWrap/>
          </w:tcPr>
          <w:p w14:paraId="55A28A8C" w14:textId="1035B428" w:rsidR="00323881" w:rsidRPr="002C3B1F" w:rsidRDefault="00323881" w:rsidP="00323881">
            <w:pPr>
              <w:rPr>
                <w:rFonts w:ascii="Times New Roman" w:hAnsi="Times New Roman" w:cs="Times New Roman"/>
              </w:rPr>
            </w:pPr>
            <w:r>
              <w:rPr>
                <w:rFonts w:ascii="Times New Roman" w:hAnsi="Times New Roman" w:cs="Times New Roman"/>
              </w:rPr>
              <w:lastRenderedPageBreak/>
              <w:t>1</w:t>
            </w:r>
            <w:r w:rsidR="00641391">
              <w:rPr>
                <w:rFonts w:ascii="Times New Roman" w:hAnsi="Times New Roman" w:cs="Times New Roman"/>
              </w:rPr>
              <w:t>4</w:t>
            </w:r>
          </w:p>
        </w:tc>
        <w:tc>
          <w:tcPr>
            <w:tcW w:w="1890" w:type="dxa"/>
            <w:noWrap/>
            <w:vAlign w:val="center"/>
          </w:tcPr>
          <w:p w14:paraId="1DC7DC24" w14:textId="0E0A257E"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Đẩy các phòng sở hữu lên trang nhất tìm kiếm </w:t>
            </w:r>
          </w:p>
        </w:tc>
        <w:tc>
          <w:tcPr>
            <w:tcW w:w="2340" w:type="dxa"/>
            <w:noWrap/>
          </w:tcPr>
          <w:p w14:paraId="301EEF0B" w14:textId="77777777" w:rsidR="00323881" w:rsidRPr="002C3B1F" w:rsidRDefault="00323881" w:rsidP="00323881">
            <w:pPr>
              <w:rPr>
                <w:rFonts w:ascii="Times New Roman" w:hAnsi="Times New Roman" w:cs="Times New Roman"/>
              </w:rPr>
            </w:pPr>
          </w:p>
        </w:tc>
        <w:tc>
          <w:tcPr>
            <w:tcW w:w="2610" w:type="dxa"/>
            <w:noWrap/>
          </w:tcPr>
          <w:p w14:paraId="2DC545CD" w14:textId="4C5BDFD7"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041383EC" w14:textId="77777777" w:rsidR="00323881" w:rsidRPr="002C3B1F" w:rsidRDefault="00323881" w:rsidP="00323881">
            <w:pPr>
              <w:rPr>
                <w:rFonts w:ascii="Times New Roman" w:hAnsi="Times New Roman" w:cs="Times New Roman"/>
              </w:rPr>
            </w:pPr>
          </w:p>
        </w:tc>
      </w:tr>
      <w:tr w:rsidR="00323881" w:rsidRPr="002C3B1F" w14:paraId="54E7C423" w14:textId="77777777" w:rsidTr="00641391">
        <w:trPr>
          <w:trHeight w:val="285"/>
        </w:trPr>
        <w:tc>
          <w:tcPr>
            <w:tcW w:w="715" w:type="dxa"/>
            <w:noWrap/>
          </w:tcPr>
          <w:p w14:paraId="3E6139A1" w14:textId="644C3125"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5</w:t>
            </w:r>
          </w:p>
        </w:tc>
        <w:tc>
          <w:tcPr>
            <w:tcW w:w="1890" w:type="dxa"/>
            <w:noWrap/>
            <w:vAlign w:val="center"/>
          </w:tcPr>
          <w:p w14:paraId="627C0A9A" w14:textId="776BACE0"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Đăng ký tài khoản Khách thuê phòng </w:t>
            </w:r>
          </w:p>
        </w:tc>
        <w:tc>
          <w:tcPr>
            <w:tcW w:w="2340" w:type="dxa"/>
            <w:noWrap/>
          </w:tcPr>
          <w:p w14:paraId="3C6282F3" w14:textId="77777777" w:rsidR="00323881" w:rsidRPr="002C3B1F" w:rsidRDefault="00323881" w:rsidP="00323881">
            <w:pPr>
              <w:rPr>
                <w:rFonts w:ascii="Times New Roman" w:hAnsi="Times New Roman" w:cs="Times New Roman"/>
              </w:rPr>
            </w:pPr>
          </w:p>
        </w:tc>
        <w:tc>
          <w:tcPr>
            <w:tcW w:w="2610" w:type="dxa"/>
            <w:noWrap/>
          </w:tcPr>
          <w:p w14:paraId="2A466864" w14:textId="358798EE"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6A1F7C13" w14:textId="77777777" w:rsidR="00323881" w:rsidRPr="002C3B1F" w:rsidRDefault="00323881" w:rsidP="00323881">
            <w:pPr>
              <w:rPr>
                <w:rFonts w:ascii="Times New Roman" w:hAnsi="Times New Roman" w:cs="Times New Roman"/>
              </w:rPr>
            </w:pPr>
          </w:p>
        </w:tc>
      </w:tr>
      <w:tr w:rsidR="00323881" w:rsidRPr="002C3B1F" w14:paraId="6ABB62FB" w14:textId="77777777" w:rsidTr="00641391">
        <w:trPr>
          <w:trHeight w:val="285"/>
        </w:trPr>
        <w:tc>
          <w:tcPr>
            <w:tcW w:w="715" w:type="dxa"/>
            <w:noWrap/>
          </w:tcPr>
          <w:p w14:paraId="3E381775" w14:textId="3E785B27"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6</w:t>
            </w:r>
          </w:p>
        </w:tc>
        <w:tc>
          <w:tcPr>
            <w:tcW w:w="1890" w:type="dxa"/>
            <w:noWrap/>
            <w:vAlign w:val="center"/>
          </w:tcPr>
          <w:p w14:paraId="4C77505F" w14:textId="332F109F"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Tìm khách sạn </w:t>
            </w:r>
          </w:p>
        </w:tc>
        <w:tc>
          <w:tcPr>
            <w:tcW w:w="2340" w:type="dxa"/>
            <w:noWrap/>
          </w:tcPr>
          <w:p w14:paraId="6102C9AD" w14:textId="77777777" w:rsidR="00323881" w:rsidRPr="002C3B1F" w:rsidRDefault="00323881" w:rsidP="00323881">
            <w:pPr>
              <w:rPr>
                <w:rFonts w:ascii="Times New Roman" w:hAnsi="Times New Roman" w:cs="Times New Roman"/>
              </w:rPr>
            </w:pPr>
          </w:p>
        </w:tc>
        <w:tc>
          <w:tcPr>
            <w:tcW w:w="2610" w:type="dxa"/>
            <w:noWrap/>
          </w:tcPr>
          <w:p w14:paraId="42FFE935" w14:textId="13917533"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6EA27DA7" w14:textId="77777777" w:rsidR="00323881" w:rsidRPr="002C3B1F" w:rsidRDefault="00323881" w:rsidP="00323881">
            <w:pPr>
              <w:rPr>
                <w:rFonts w:ascii="Times New Roman" w:hAnsi="Times New Roman" w:cs="Times New Roman"/>
              </w:rPr>
            </w:pPr>
          </w:p>
        </w:tc>
      </w:tr>
      <w:tr w:rsidR="00323881" w:rsidRPr="002C3B1F" w14:paraId="726E0BCB" w14:textId="77777777" w:rsidTr="00641391">
        <w:trPr>
          <w:trHeight w:val="285"/>
        </w:trPr>
        <w:tc>
          <w:tcPr>
            <w:tcW w:w="715" w:type="dxa"/>
            <w:noWrap/>
          </w:tcPr>
          <w:p w14:paraId="25E2BD15" w14:textId="014BD9EC" w:rsidR="00323881" w:rsidRPr="002C3B1F" w:rsidRDefault="00323881" w:rsidP="00323881">
            <w:pPr>
              <w:rPr>
                <w:rFonts w:ascii="Times New Roman" w:hAnsi="Times New Roman" w:cs="Times New Roman"/>
              </w:rPr>
            </w:pPr>
            <w:r>
              <w:rPr>
                <w:rFonts w:ascii="Times New Roman" w:hAnsi="Times New Roman" w:cs="Times New Roman"/>
              </w:rPr>
              <w:t>1</w:t>
            </w:r>
            <w:r w:rsidR="00641391">
              <w:rPr>
                <w:rFonts w:ascii="Times New Roman" w:hAnsi="Times New Roman" w:cs="Times New Roman"/>
              </w:rPr>
              <w:t>7</w:t>
            </w:r>
          </w:p>
        </w:tc>
        <w:tc>
          <w:tcPr>
            <w:tcW w:w="1890" w:type="dxa"/>
            <w:noWrap/>
            <w:vAlign w:val="center"/>
          </w:tcPr>
          <w:p w14:paraId="70074E63" w14:textId="06913781" w:rsidR="40C59B3B" w:rsidRP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Đặt phòng khách sạn </w:t>
            </w:r>
          </w:p>
        </w:tc>
        <w:tc>
          <w:tcPr>
            <w:tcW w:w="2340" w:type="dxa"/>
            <w:noWrap/>
          </w:tcPr>
          <w:p w14:paraId="7394E096" w14:textId="77777777" w:rsidR="00323881" w:rsidRPr="002C3B1F" w:rsidRDefault="00323881" w:rsidP="00323881">
            <w:pPr>
              <w:rPr>
                <w:rFonts w:ascii="Times New Roman" w:hAnsi="Times New Roman" w:cs="Times New Roman"/>
              </w:rPr>
            </w:pPr>
          </w:p>
        </w:tc>
        <w:tc>
          <w:tcPr>
            <w:tcW w:w="2610" w:type="dxa"/>
            <w:noWrap/>
          </w:tcPr>
          <w:p w14:paraId="3178D9B9" w14:textId="02742021" w:rsidR="00323881" w:rsidRPr="002C3B1F" w:rsidRDefault="006B716E" w:rsidP="00323881">
            <w:pPr>
              <w:rPr>
                <w:rFonts w:ascii="Times New Roman" w:hAnsi="Times New Roman" w:cs="Times New Roman"/>
              </w:rPr>
            </w:pPr>
            <w:r w:rsidRPr="006B716E">
              <w:rPr>
                <w:rFonts w:ascii="Times New Roman" w:hAnsi="Times New Roman" w:cs="Times New Roman"/>
              </w:rPr>
              <w:t>Thực hiện đúng theo yêu cầu</w:t>
            </w:r>
          </w:p>
        </w:tc>
        <w:tc>
          <w:tcPr>
            <w:tcW w:w="1462" w:type="dxa"/>
            <w:noWrap/>
          </w:tcPr>
          <w:p w14:paraId="0445522C" w14:textId="77777777" w:rsidR="00323881" w:rsidRPr="002C3B1F" w:rsidRDefault="00323881" w:rsidP="00323881">
            <w:pPr>
              <w:rPr>
                <w:rFonts w:ascii="Times New Roman" w:hAnsi="Times New Roman" w:cs="Times New Roman"/>
              </w:rPr>
            </w:pPr>
          </w:p>
        </w:tc>
      </w:tr>
      <w:tr w:rsidR="40C59B3B" w14:paraId="7248F039" w14:textId="77777777" w:rsidTr="00641391">
        <w:trPr>
          <w:trHeight w:val="285"/>
        </w:trPr>
        <w:tc>
          <w:tcPr>
            <w:tcW w:w="715" w:type="dxa"/>
            <w:noWrap/>
          </w:tcPr>
          <w:p w14:paraId="01175B70" w14:textId="15E33A27" w:rsidR="621B6F38" w:rsidRDefault="00641391" w:rsidP="40C59B3B">
            <w:pPr>
              <w:rPr>
                <w:rFonts w:ascii="Times New Roman" w:hAnsi="Times New Roman" w:cs="Times New Roman"/>
              </w:rPr>
            </w:pPr>
            <w:r>
              <w:rPr>
                <w:rFonts w:ascii="Times New Roman" w:hAnsi="Times New Roman" w:cs="Times New Roman"/>
              </w:rPr>
              <w:t>18</w:t>
            </w:r>
          </w:p>
        </w:tc>
        <w:tc>
          <w:tcPr>
            <w:tcW w:w="1890" w:type="dxa"/>
            <w:noWrap/>
            <w:vAlign w:val="center"/>
          </w:tcPr>
          <w:p w14:paraId="368CE45A" w14:textId="62BDF606"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Thanh toán biên lai đặt phòng </w:t>
            </w:r>
          </w:p>
        </w:tc>
        <w:tc>
          <w:tcPr>
            <w:tcW w:w="2340" w:type="dxa"/>
            <w:noWrap/>
          </w:tcPr>
          <w:p w14:paraId="730D3E47" w14:textId="7936814A" w:rsidR="40C59B3B" w:rsidRDefault="40C59B3B" w:rsidP="40C59B3B">
            <w:pPr>
              <w:rPr>
                <w:rFonts w:ascii="Times New Roman" w:hAnsi="Times New Roman" w:cs="Times New Roman"/>
              </w:rPr>
            </w:pPr>
          </w:p>
        </w:tc>
        <w:tc>
          <w:tcPr>
            <w:tcW w:w="2610" w:type="dxa"/>
            <w:noWrap/>
          </w:tcPr>
          <w:p w14:paraId="3E1E2EC7" w14:textId="4EDEDA55" w:rsidR="621B6F38" w:rsidRDefault="621B6F38" w:rsidP="40C59B3B">
            <w:pPr>
              <w:rPr>
                <w:rFonts w:ascii="Times New Roman" w:hAnsi="Times New Roman" w:cs="Times New Roman"/>
              </w:rPr>
            </w:pPr>
            <w:r w:rsidRPr="40C59B3B">
              <w:rPr>
                <w:rFonts w:ascii="Times New Roman" w:hAnsi="Times New Roman" w:cs="Times New Roman"/>
              </w:rPr>
              <w:t>Thực hiện đúng theo yêu cầu</w:t>
            </w:r>
          </w:p>
        </w:tc>
        <w:tc>
          <w:tcPr>
            <w:tcW w:w="1462" w:type="dxa"/>
            <w:noWrap/>
          </w:tcPr>
          <w:p w14:paraId="1C5C3BBA" w14:textId="24C88852" w:rsidR="40C59B3B" w:rsidRDefault="40C59B3B" w:rsidP="40C59B3B">
            <w:pPr>
              <w:rPr>
                <w:rFonts w:ascii="Times New Roman" w:hAnsi="Times New Roman" w:cs="Times New Roman"/>
              </w:rPr>
            </w:pPr>
          </w:p>
        </w:tc>
      </w:tr>
      <w:tr w:rsidR="40C59B3B" w14:paraId="44F48CC6" w14:textId="77777777" w:rsidTr="00641391">
        <w:trPr>
          <w:trHeight w:val="285"/>
        </w:trPr>
        <w:tc>
          <w:tcPr>
            <w:tcW w:w="715" w:type="dxa"/>
            <w:noWrap/>
          </w:tcPr>
          <w:p w14:paraId="5AFF6A79" w14:textId="35C23F24" w:rsidR="621B6F38" w:rsidRDefault="00641391" w:rsidP="40C59B3B">
            <w:pPr>
              <w:rPr>
                <w:rFonts w:ascii="Times New Roman" w:hAnsi="Times New Roman" w:cs="Times New Roman"/>
              </w:rPr>
            </w:pPr>
            <w:r>
              <w:rPr>
                <w:rFonts w:ascii="Times New Roman" w:hAnsi="Times New Roman" w:cs="Times New Roman"/>
              </w:rPr>
              <w:t>19</w:t>
            </w:r>
          </w:p>
        </w:tc>
        <w:tc>
          <w:tcPr>
            <w:tcW w:w="1890" w:type="dxa"/>
            <w:noWrap/>
            <w:vAlign w:val="center"/>
          </w:tcPr>
          <w:p w14:paraId="0FDEA378" w14:textId="72050878"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Hủy phòng đã đặt </w:t>
            </w:r>
          </w:p>
        </w:tc>
        <w:tc>
          <w:tcPr>
            <w:tcW w:w="2340" w:type="dxa"/>
            <w:noWrap/>
          </w:tcPr>
          <w:p w14:paraId="0387A167" w14:textId="4D6B01E1" w:rsidR="40C59B3B" w:rsidRDefault="40C59B3B" w:rsidP="40C59B3B">
            <w:pPr>
              <w:rPr>
                <w:rFonts w:ascii="Times New Roman" w:hAnsi="Times New Roman" w:cs="Times New Roman"/>
              </w:rPr>
            </w:pPr>
          </w:p>
        </w:tc>
        <w:tc>
          <w:tcPr>
            <w:tcW w:w="2610" w:type="dxa"/>
            <w:noWrap/>
          </w:tcPr>
          <w:p w14:paraId="02E45A32" w14:textId="50A4A19F" w:rsidR="621B6F38" w:rsidRDefault="621B6F38" w:rsidP="40C59B3B">
            <w:pPr>
              <w:rPr>
                <w:rFonts w:ascii="Times New Roman" w:hAnsi="Times New Roman" w:cs="Times New Roman"/>
              </w:rPr>
            </w:pPr>
            <w:r w:rsidRPr="40C59B3B">
              <w:rPr>
                <w:rFonts w:ascii="Times New Roman" w:hAnsi="Times New Roman" w:cs="Times New Roman"/>
              </w:rPr>
              <w:t>Thực hiện đúng theo yêu cầu</w:t>
            </w:r>
          </w:p>
        </w:tc>
        <w:tc>
          <w:tcPr>
            <w:tcW w:w="1462" w:type="dxa"/>
            <w:noWrap/>
          </w:tcPr>
          <w:p w14:paraId="351266E9" w14:textId="2D41185A" w:rsidR="40C59B3B" w:rsidRDefault="40C59B3B" w:rsidP="40C59B3B">
            <w:pPr>
              <w:rPr>
                <w:rFonts w:ascii="Times New Roman" w:hAnsi="Times New Roman" w:cs="Times New Roman"/>
              </w:rPr>
            </w:pPr>
          </w:p>
        </w:tc>
      </w:tr>
      <w:tr w:rsidR="40C59B3B" w14:paraId="2A32EAFF" w14:textId="77777777" w:rsidTr="00641391">
        <w:trPr>
          <w:trHeight w:val="285"/>
        </w:trPr>
        <w:tc>
          <w:tcPr>
            <w:tcW w:w="715" w:type="dxa"/>
            <w:noWrap/>
          </w:tcPr>
          <w:p w14:paraId="1257515D" w14:textId="0DF4392A" w:rsidR="621B6F38" w:rsidRDefault="00641391" w:rsidP="40C59B3B">
            <w:pPr>
              <w:rPr>
                <w:rFonts w:ascii="Times New Roman" w:hAnsi="Times New Roman" w:cs="Times New Roman"/>
              </w:rPr>
            </w:pPr>
            <w:r>
              <w:rPr>
                <w:rFonts w:ascii="Times New Roman" w:hAnsi="Times New Roman" w:cs="Times New Roman"/>
              </w:rPr>
              <w:t>20</w:t>
            </w:r>
          </w:p>
        </w:tc>
        <w:tc>
          <w:tcPr>
            <w:tcW w:w="1890" w:type="dxa"/>
            <w:noWrap/>
            <w:vAlign w:val="center"/>
          </w:tcPr>
          <w:p w14:paraId="5CC167F7" w14:textId="64B0C166"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Đánh giá căn phòng đã thuê </w:t>
            </w:r>
          </w:p>
        </w:tc>
        <w:tc>
          <w:tcPr>
            <w:tcW w:w="2340" w:type="dxa"/>
            <w:noWrap/>
          </w:tcPr>
          <w:p w14:paraId="4380ACBD" w14:textId="694ADFE5" w:rsidR="40C59B3B" w:rsidRDefault="40C59B3B" w:rsidP="40C59B3B">
            <w:pPr>
              <w:rPr>
                <w:rFonts w:ascii="Times New Roman" w:hAnsi="Times New Roman" w:cs="Times New Roman"/>
              </w:rPr>
            </w:pPr>
          </w:p>
        </w:tc>
        <w:tc>
          <w:tcPr>
            <w:tcW w:w="2610" w:type="dxa"/>
            <w:noWrap/>
          </w:tcPr>
          <w:p w14:paraId="3AF1A596" w14:textId="3E3D60DF" w:rsidR="621B6F38" w:rsidRDefault="621B6F38" w:rsidP="40C59B3B">
            <w:pPr>
              <w:rPr>
                <w:rFonts w:ascii="Times New Roman" w:hAnsi="Times New Roman" w:cs="Times New Roman"/>
              </w:rPr>
            </w:pPr>
            <w:r w:rsidRPr="40C59B3B">
              <w:rPr>
                <w:rFonts w:ascii="Times New Roman" w:hAnsi="Times New Roman" w:cs="Times New Roman"/>
              </w:rPr>
              <w:t>Thực hiện đúng theo yêu cầu</w:t>
            </w:r>
          </w:p>
        </w:tc>
        <w:tc>
          <w:tcPr>
            <w:tcW w:w="1462" w:type="dxa"/>
            <w:noWrap/>
          </w:tcPr>
          <w:p w14:paraId="47E45EEF" w14:textId="60E30043" w:rsidR="40C59B3B" w:rsidRDefault="40C59B3B" w:rsidP="40C59B3B">
            <w:pPr>
              <w:rPr>
                <w:rFonts w:ascii="Times New Roman" w:hAnsi="Times New Roman" w:cs="Times New Roman"/>
              </w:rPr>
            </w:pPr>
          </w:p>
        </w:tc>
      </w:tr>
      <w:tr w:rsidR="40C59B3B" w14:paraId="0DE65902" w14:textId="77777777" w:rsidTr="00641391">
        <w:trPr>
          <w:trHeight w:val="285"/>
        </w:trPr>
        <w:tc>
          <w:tcPr>
            <w:tcW w:w="715" w:type="dxa"/>
            <w:noWrap/>
          </w:tcPr>
          <w:p w14:paraId="16F0C082" w14:textId="21316F50" w:rsidR="621B6F38" w:rsidRDefault="00641391" w:rsidP="40C59B3B">
            <w:pPr>
              <w:rPr>
                <w:rFonts w:ascii="Times New Roman" w:hAnsi="Times New Roman" w:cs="Times New Roman"/>
              </w:rPr>
            </w:pPr>
            <w:r>
              <w:rPr>
                <w:rFonts w:ascii="Times New Roman" w:hAnsi="Times New Roman" w:cs="Times New Roman"/>
              </w:rPr>
              <w:t>21</w:t>
            </w:r>
          </w:p>
        </w:tc>
        <w:tc>
          <w:tcPr>
            <w:tcW w:w="1890" w:type="dxa"/>
            <w:noWrap/>
            <w:vAlign w:val="center"/>
          </w:tcPr>
          <w:p w14:paraId="005B78E0" w14:textId="693F2392"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Liên hệ qua Kênh hỏi đáp </w:t>
            </w:r>
          </w:p>
        </w:tc>
        <w:tc>
          <w:tcPr>
            <w:tcW w:w="2340" w:type="dxa"/>
            <w:noWrap/>
          </w:tcPr>
          <w:p w14:paraId="362A43B1" w14:textId="624279DC" w:rsidR="40C59B3B" w:rsidRDefault="40C59B3B" w:rsidP="40C59B3B">
            <w:pPr>
              <w:rPr>
                <w:rFonts w:ascii="Times New Roman" w:hAnsi="Times New Roman" w:cs="Times New Roman"/>
              </w:rPr>
            </w:pPr>
          </w:p>
        </w:tc>
        <w:tc>
          <w:tcPr>
            <w:tcW w:w="2610" w:type="dxa"/>
            <w:noWrap/>
          </w:tcPr>
          <w:p w14:paraId="4B76C37F" w14:textId="02742021" w:rsidR="621B6F38" w:rsidRDefault="621B6F38" w:rsidP="40C59B3B">
            <w:pPr>
              <w:rPr>
                <w:rFonts w:ascii="Times New Roman" w:hAnsi="Times New Roman" w:cs="Times New Roman"/>
              </w:rPr>
            </w:pPr>
            <w:r w:rsidRPr="40C59B3B">
              <w:rPr>
                <w:rFonts w:ascii="Times New Roman" w:hAnsi="Times New Roman" w:cs="Times New Roman"/>
              </w:rPr>
              <w:t>Thực hiện đúng theo yêu cầu</w:t>
            </w:r>
          </w:p>
          <w:p w14:paraId="5E53E0DA" w14:textId="0121DA93" w:rsidR="40C59B3B" w:rsidRDefault="40C59B3B" w:rsidP="40C59B3B">
            <w:pPr>
              <w:rPr>
                <w:rFonts w:ascii="Times New Roman" w:hAnsi="Times New Roman" w:cs="Times New Roman"/>
              </w:rPr>
            </w:pPr>
          </w:p>
        </w:tc>
        <w:tc>
          <w:tcPr>
            <w:tcW w:w="1462" w:type="dxa"/>
            <w:noWrap/>
          </w:tcPr>
          <w:p w14:paraId="62291802" w14:textId="2DD0BDA1" w:rsidR="40C59B3B" w:rsidRDefault="40C59B3B" w:rsidP="40C59B3B">
            <w:pPr>
              <w:rPr>
                <w:rFonts w:ascii="Times New Roman" w:hAnsi="Times New Roman" w:cs="Times New Roman"/>
              </w:rPr>
            </w:pPr>
          </w:p>
        </w:tc>
      </w:tr>
      <w:tr w:rsidR="40C59B3B" w14:paraId="585197C3" w14:textId="77777777" w:rsidTr="00641391">
        <w:trPr>
          <w:trHeight w:val="285"/>
        </w:trPr>
        <w:tc>
          <w:tcPr>
            <w:tcW w:w="715" w:type="dxa"/>
            <w:noWrap/>
          </w:tcPr>
          <w:p w14:paraId="118C874D" w14:textId="004C90A8" w:rsidR="621B6F38" w:rsidRDefault="621B6F38" w:rsidP="40C59B3B">
            <w:pPr>
              <w:rPr>
                <w:rFonts w:ascii="Times New Roman" w:hAnsi="Times New Roman" w:cs="Times New Roman"/>
              </w:rPr>
            </w:pPr>
            <w:r w:rsidRPr="40C59B3B">
              <w:rPr>
                <w:rFonts w:ascii="Times New Roman" w:hAnsi="Times New Roman" w:cs="Times New Roman"/>
              </w:rPr>
              <w:t>2</w:t>
            </w:r>
            <w:r w:rsidR="00641391">
              <w:rPr>
                <w:rFonts w:ascii="Times New Roman" w:hAnsi="Times New Roman" w:cs="Times New Roman"/>
              </w:rPr>
              <w:t>2</w:t>
            </w:r>
          </w:p>
        </w:tc>
        <w:tc>
          <w:tcPr>
            <w:tcW w:w="1890" w:type="dxa"/>
            <w:noWrap/>
            <w:vAlign w:val="center"/>
          </w:tcPr>
          <w:p w14:paraId="47E08525" w14:textId="524A08D8" w:rsidR="40C59B3B" w:rsidRDefault="40C59B3B" w:rsidP="40C59B3B">
            <w:pPr>
              <w:rPr>
                <w:rFonts w:ascii="Times New Roman" w:eastAsia="Times New Roman" w:hAnsi="Times New Roman" w:cs="Times New Roman"/>
              </w:rPr>
            </w:pPr>
            <w:r w:rsidRPr="40C59B3B">
              <w:rPr>
                <w:rFonts w:ascii="Times New Roman" w:eastAsia="Times New Roman" w:hAnsi="Times New Roman" w:cs="Times New Roman"/>
              </w:rPr>
              <w:t>Đề xuất khách sạn khác</w:t>
            </w:r>
          </w:p>
        </w:tc>
        <w:tc>
          <w:tcPr>
            <w:tcW w:w="2340" w:type="dxa"/>
            <w:noWrap/>
          </w:tcPr>
          <w:p w14:paraId="468ED689" w14:textId="6477A937" w:rsidR="40C59B3B" w:rsidRDefault="00B10B6D" w:rsidP="40C59B3B">
            <w:pPr>
              <w:rPr>
                <w:rFonts w:ascii="Times New Roman" w:hAnsi="Times New Roman" w:cs="Times New Roman"/>
              </w:rPr>
            </w:pPr>
            <w:r>
              <w:rPr>
                <w:rFonts w:ascii="Times New Roman" w:hAnsi="Times New Roman" w:cs="Times New Roman"/>
              </w:rPr>
              <w:t>Kiểm tra Quy định</w:t>
            </w:r>
          </w:p>
        </w:tc>
        <w:tc>
          <w:tcPr>
            <w:tcW w:w="2610" w:type="dxa"/>
            <w:noWrap/>
          </w:tcPr>
          <w:p w14:paraId="1143F412" w14:textId="4FBC6CFA" w:rsidR="211BD526" w:rsidRDefault="211BD526" w:rsidP="40C59B3B">
            <w:pPr>
              <w:rPr>
                <w:rFonts w:ascii="Times New Roman" w:hAnsi="Times New Roman" w:cs="Times New Roman"/>
              </w:rPr>
            </w:pPr>
            <w:r w:rsidRPr="40C59B3B">
              <w:rPr>
                <w:rFonts w:ascii="Times New Roman" w:hAnsi="Times New Roman" w:cs="Times New Roman"/>
              </w:rPr>
              <w:t>Thực hiện đúng theo yêu cầu</w:t>
            </w:r>
          </w:p>
        </w:tc>
        <w:tc>
          <w:tcPr>
            <w:tcW w:w="1462" w:type="dxa"/>
            <w:noWrap/>
          </w:tcPr>
          <w:p w14:paraId="1945961E" w14:textId="0BCE9F0F" w:rsidR="40C59B3B" w:rsidRDefault="40C59B3B" w:rsidP="40C59B3B">
            <w:pPr>
              <w:rPr>
                <w:rFonts w:ascii="Times New Roman" w:hAnsi="Times New Roman" w:cs="Times New Roman"/>
              </w:rPr>
            </w:pPr>
          </w:p>
        </w:tc>
      </w:tr>
    </w:tbl>
    <w:p w14:paraId="6573D1BE" w14:textId="77777777" w:rsidR="007A38C3" w:rsidRPr="00B0521D" w:rsidRDefault="007A38C3" w:rsidP="0083153B">
      <w:pPr>
        <w:rPr>
          <w:rFonts w:ascii="Times New Roman" w:hAnsi="Times New Roman" w:cs="Times New Roman"/>
        </w:rPr>
      </w:pPr>
    </w:p>
    <w:p w14:paraId="274260C2" w14:textId="77777777" w:rsidR="007A38C3" w:rsidRPr="00B0521D" w:rsidRDefault="007A38C3">
      <w:pPr>
        <w:rPr>
          <w:rFonts w:ascii="Times New Roman" w:hAnsi="Times New Roman" w:cs="Times New Roman"/>
        </w:rPr>
      </w:pPr>
      <w:r w:rsidRPr="00B0521D">
        <w:rPr>
          <w:rFonts w:ascii="Times New Roman" w:hAnsi="Times New Roman" w:cs="Times New Roman"/>
        </w:rPr>
        <w:br w:type="page"/>
      </w:r>
    </w:p>
    <w:p w14:paraId="3886BA2F" w14:textId="77777777" w:rsidR="0083153B" w:rsidRPr="00B0521D" w:rsidRDefault="0980E14C" w:rsidP="008B60D0">
      <w:pPr>
        <w:pStyle w:val="Heading3"/>
      </w:pPr>
      <w:bookmarkStart w:id="53" w:name="_Toc50884362"/>
      <w:bookmarkStart w:id="54" w:name="_Toc173188462"/>
      <w:r>
        <w:lastRenderedPageBreak/>
        <w:t>Bảng trách nhiệm yêu cầu tiện dụng</w:t>
      </w:r>
      <w:bookmarkEnd w:id="53"/>
      <w:bookmarkEnd w:id="54"/>
    </w:p>
    <w:tbl>
      <w:tblPr>
        <w:tblStyle w:val="TableGrid"/>
        <w:tblW w:w="0" w:type="auto"/>
        <w:tblLook w:val="04A0" w:firstRow="1" w:lastRow="0" w:firstColumn="1" w:lastColumn="0" w:noHBand="0" w:noVBand="1"/>
      </w:tblPr>
      <w:tblGrid>
        <w:gridCol w:w="715"/>
        <w:gridCol w:w="2270"/>
        <w:gridCol w:w="2614"/>
        <w:gridCol w:w="2423"/>
        <w:gridCol w:w="995"/>
      </w:tblGrid>
      <w:tr w:rsidR="007A38C3" w:rsidRPr="00B0521D" w14:paraId="0361ABEF" w14:textId="77777777" w:rsidTr="00632C6F">
        <w:trPr>
          <w:trHeight w:val="360"/>
        </w:trPr>
        <w:tc>
          <w:tcPr>
            <w:tcW w:w="9017" w:type="dxa"/>
            <w:gridSpan w:val="5"/>
            <w:shd w:val="clear" w:color="auto" w:fill="B6DDE8" w:themeFill="accent5" w:themeFillTint="66"/>
            <w:noWrap/>
            <w:hideMark/>
          </w:tcPr>
          <w:p w14:paraId="23A17066"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Bảng trách nhiệm yêu cầu tiện dụng</w:t>
            </w:r>
          </w:p>
        </w:tc>
      </w:tr>
      <w:tr w:rsidR="007A38C3" w:rsidRPr="00B0521D" w14:paraId="068D604C" w14:textId="77777777" w:rsidTr="00641391">
        <w:trPr>
          <w:trHeight w:val="360"/>
        </w:trPr>
        <w:tc>
          <w:tcPr>
            <w:tcW w:w="715" w:type="dxa"/>
            <w:shd w:val="clear" w:color="auto" w:fill="FFFF00"/>
            <w:noWrap/>
            <w:hideMark/>
          </w:tcPr>
          <w:p w14:paraId="550DB01D"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STT</w:t>
            </w:r>
          </w:p>
        </w:tc>
        <w:tc>
          <w:tcPr>
            <w:tcW w:w="2270" w:type="dxa"/>
            <w:shd w:val="clear" w:color="auto" w:fill="FFFF00"/>
            <w:noWrap/>
            <w:hideMark/>
          </w:tcPr>
          <w:p w14:paraId="092A1C89"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Nghiệp vụ</w:t>
            </w:r>
          </w:p>
        </w:tc>
        <w:tc>
          <w:tcPr>
            <w:tcW w:w="2614" w:type="dxa"/>
            <w:shd w:val="clear" w:color="auto" w:fill="FFFF00"/>
            <w:noWrap/>
            <w:hideMark/>
          </w:tcPr>
          <w:p w14:paraId="2F9558A3"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Người dùng</w:t>
            </w:r>
          </w:p>
        </w:tc>
        <w:tc>
          <w:tcPr>
            <w:tcW w:w="2423" w:type="dxa"/>
            <w:shd w:val="clear" w:color="auto" w:fill="FFFF00"/>
            <w:noWrap/>
            <w:hideMark/>
          </w:tcPr>
          <w:p w14:paraId="0F7626C8"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Phần mềm</w:t>
            </w:r>
          </w:p>
        </w:tc>
        <w:tc>
          <w:tcPr>
            <w:tcW w:w="995" w:type="dxa"/>
            <w:shd w:val="clear" w:color="auto" w:fill="FFFF00"/>
            <w:noWrap/>
            <w:hideMark/>
          </w:tcPr>
          <w:p w14:paraId="42BA77A9"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Ghi chú</w:t>
            </w:r>
          </w:p>
        </w:tc>
      </w:tr>
      <w:tr w:rsidR="007A38C3" w:rsidRPr="00B0521D" w14:paraId="3833B5F0" w14:textId="77777777" w:rsidTr="00641391">
        <w:trPr>
          <w:trHeight w:val="285"/>
        </w:trPr>
        <w:tc>
          <w:tcPr>
            <w:tcW w:w="715" w:type="dxa"/>
            <w:noWrap/>
            <w:hideMark/>
          </w:tcPr>
          <w:p w14:paraId="78B3E52D"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1</w:t>
            </w:r>
          </w:p>
        </w:tc>
        <w:tc>
          <w:tcPr>
            <w:tcW w:w="2270" w:type="dxa"/>
            <w:noWrap/>
            <w:vAlign w:val="center"/>
          </w:tcPr>
          <w:p w14:paraId="286BD793" w14:textId="400013D2" w:rsidR="007A38C3" w:rsidRPr="00B0521D" w:rsidRDefault="00DC3F98">
            <w:pPr>
              <w:rPr>
                <w:rFonts w:ascii="Times New Roman" w:hAnsi="Times New Roman" w:cs="Times New Roman"/>
              </w:rPr>
            </w:pPr>
            <w:r w:rsidRPr="002C3B1F">
              <w:rPr>
                <w:rFonts w:ascii="Times New Roman" w:eastAsia="Calibri" w:hAnsi="Times New Roman" w:cs="Times New Roman"/>
                <w:sz w:val="24"/>
                <w:szCs w:val="24"/>
              </w:rPr>
              <w:t>Kiểm duyệt thông tin Doanh Nghiệp</w:t>
            </w:r>
          </w:p>
        </w:tc>
        <w:tc>
          <w:tcPr>
            <w:tcW w:w="2614" w:type="dxa"/>
            <w:noWrap/>
          </w:tcPr>
          <w:p w14:paraId="4C39EF5A" w14:textId="5E880D27"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65A03E70" w14:textId="13BFCE5C" w:rsidR="007A38C3" w:rsidRPr="00B0521D" w:rsidRDefault="00C41117">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4F883A5C"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0FAFED2F" w14:textId="77777777" w:rsidTr="00641391">
        <w:trPr>
          <w:trHeight w:val="285"/>
        </w:trPr>
        <w:tc>
          <w:tcPr>
            <w:tcW w:w="715" w:type="dxa"/>
            <w:noWrap/>
            <w:hideMark/>
          </w:tcPr>
          <w:p w14:paraId="32D77BD9"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2</w:t>
            </w:r>
          </w:p>
        </w:tc>
        <w:tc>
          <w:tcPr>
            <w:tcW w:w="2270" w:type="dxa"/>
            <w:noWrap/>
            <w:vAlign w:val="center"/>
          </w:tcPr>
          <w:p w14:paraId="0FB70E80" w14:textId="5E0540FE" w:rsidR="007A38C3" w:rsidRPr="00B0521D" w:rsidRDefault="00DC3F98">
            <w:pPr>
              <w:rPr>
                <w:rFonts w:ascii="Times New Roman" w:hAnsi="Times New Roman" w:cs="Times New Roman"/>
              </w:rPr>
            </w:pPr>
            <w:r w:rsidRPr="002C3B1F">
              <w:rPr>
                <w:rFonts w:ascii="Times New Roman" w:eastAsia="Calibri" w:hAnsi="Times New Roman" w:cs="Times New Roman"/>
                <w:sz w:val="24"/>
                <w:szCs w:val="24"/>
              </w:rPr>
              <w:t>Active tài khoản cho chủ nhà</w:t>
            </w:r>
          </w:p>
        </w:tc>
        <w:tc>
          <w:tcPr>
            <w:tcW w:w="2614" w:type="dxa"/>
            <w:noWrap/>
          </w:tcPr>
          <w:p w14:paraId="7CB3EFBB" w14:textId="14A09E0C"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1E00D1B8" w14:textId="3011DEEE"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207A5231"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5206FD73" w14:textId="77777777" w:rsidTr="00641391">
        <w:trPr>
          <w:trHeight w:val="285"/>
        </w:trPr>
        <w:tc>
          <w:tcPr>
            <w:tcW w:w="715" w:type="dxa"/>
            <w:noWrap/>
            <w:hideMark/>
          </w:tcPr>
          <w:p w14:paraId="6B2ACD35"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3</w:t>
            </w:r>
          </w:p>
        </w:tc>
        <w:tc>
          <w:tcPr>
            <w:tcW w:w="2270" w:type="dxa"/>
            <w:noWrap/>
            <w:vAlign w:val="center"/>
          </w:tcPr>
          <w:p w14:paraId="640F5FBD" w14:textId="0A9B4B16" w:rsidR="007A38C3" w:rsidRPr="00B0521D" w:rsidRDefault="00DC3F98">
            <w:pPr>
              <w:rPr>
                <w:rFonts w:ascii="Times New Roman" w:hAnsi="Times New Roman" w:cs="Times New Roman"/>
              </w:rPr>
            </w:pPr>
            <w:r w:rsidRPr="002C3B1F">
              <w:rPr>
                <w:rFonts w:ascii="Times New Roman" w:eastAsia="Calibri" w:hAnsi="Times New Roman" w:cs="Times New Roman"/>
                <w:sz w:val="24"/>
                <w:szCs w:val="24"/>
              </w:rPr>
              <w:t>Xác thực hồ sơ cho thuê nhà</w:t>
            </w:r>
          </w:p>
        </w:tc>
        <w:tc>
          <w:tcPr>
            <w:tcW w:w="2614" w:type="dxa"/>
            <w:noWrap/>
          </w:tcPr>
          <w:p w14:paraId="3CD8CEAB" w14:textId="1263D93A"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647D5D5F" w14:textId="08E6EB15"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3873EAE4"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0264EC6E" w14:textId="77777777" w:rsidTr="00641391">
        <w:trPr>
          <w:trHeight w:val="285"/>
        </w:trPr>
        <w:tc>
          <w:tcPr>
            <w:tcW w:w="715" w:type="dxa"/>
            <w:noWrap/>
            <w:hideMark/>
          </w:tcPr>
          <w:p w14:paraId="71360FB3"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4</w:t>
            </w:r>
          </w:p>
        </w:tc>
        <w:tc>
          <w:tcPr>
            <w:tcW w:w="2270" w:type="dxa"/>
            <w:noWrap/>
          </w:tcPr>
          <w:p w14:paraId="42052796" w14:textId="029C334F" w:rsidR="007A38C3" w:rsidRPr="00B0521D" w:rsidRDefault="00DC3F98">
            <w:pPr>
              <w:rPr>
                <w:rFonts w:ascii="Times New Roman" w:hAnsi="Times New Roman" w:cs="Times New Roman"/>
              </w:rPr>
            </w:pPr>
            <w:r w:rsidRPr="002C3B1F">
              <w:rPr>
                <w:rFonts w:ascii="Times New Roman" w:eastAsia="Calibri" w:hAnsi="Times New Roman" w:cs="Times New Roman"/>
                <w:sz w:val="24"/>
                <w:szCs w:val="24"/>
              </w:rPr>
              <w:t>Hiển thị căn phòng lên hệ thống</w:t>
            </w:r>
          </w:p>
        </w:tc>
        <w:tc>
          <w:tcPr>
            <w:tcW w:w="2614" w:type="dxa"/>
            <w:noWrap/>
          </w:tcPr>
          <w:p w14:paraId="5ACC6C26" w14:textId="1F87811E"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6F5DD2A8" w14:textId="769F9443"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7D676399"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347EC0BB" w14:textId="77777777" w:rsidTr="00641391">
        <w:trPr>
          <w:trHeight w:val="285"/>
        </w:trPr>
        <w:tc>
          <w:tcPr>
            <w:tcW w:w="715" w:type="dxa"/>
            <w:noWrap/>
            <w:hideMark/>
          </w:tcPr>
          <w:p w14:paraId="74CEF792"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5</w:t>
            </w:r>
          </w:p>
        </w:tc>
        <w:tc>
          <w:tcPr>
            <w:tcW w:w="2270" w:type="dxa"/>
            <w:noWrap/>
          </w:tcPr>
          <w:p w14:paraId="42FCA469" w14:textId="3D690689" w:rsidR="007A38C3" w:rsidRPr="00B0521D" w:rsidRDefault="00DC3F98">
            <w:pPr>
              <w:rPr>
                <w:rFonts w:ascii="Times New Roman" w:hAnsi="Times New Roman" w:cs="Times New Roman"/>
              </w:rPr>
            </w:pPr>
            <w:r w:rsidRPr="002C3B1F">
              <w:rPr>
                <w:rFonts w:ascii="Times New Roman" w:eastAsia="Calibri" w:hAnsi="Times New Roman" w:cs="Times New Roman"/>
                <w:sz w:val="24"/>
                <w:szCs w:val="24"/>
              </w:rPr>
              <w:t>Chuyển trạng thái căn phòng sang vi phạm chính sách</w:t>
            </w:r>
          </w:p>
        </w:tc>
        <w:tc>
          <w:tcPr>
            <w:tcW w:w="2614" w:type="dxa"/>
            <w:noWrap/>
          </w:tcPr>
          <w:p w14:paraId="713C312D" w14:textId="5EE7EAF4"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2D376DCE" w14:textId="60BC1431"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427C4563"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20D23BF4" w14:textId="77777777" w:rsidTr="00641391">
        <w:trPr>
          <w:trHeight w:val="285"/>
        </w:trPr>
        <w:tc>
          <w:tcPr>
            <w:tcW w:w="715" w:type="dxa"/>
            <w:noWrap/>
            <w:hideMark/>
          </w:tcPr>
          <w:p w14:paraId="7DB490A2"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6</w:t>
            </w:r>
          </w:p>
        </w:tc>
        <w:tc>
          <w:tcPr>
            <w:tcW w:w="2270" w:type="dxa"/>
            <w:noWrap/>
          </w:tcPr>
          <w:p w14:paraId="131D9ABA" w14:textId="012C8F64" w:rsidR="007A38C3" w:rsidRPr="00B0521D" w:rsidRDefault="00DC3F98">
            <w:pPr>
              <w:rPr>
                <w:rFonts w:ascii="Times New Roman" w:hAnsi="Times New Roman" w:cs="Times New Roman"/>
              </w:rPr>
            </w:pPr>
            <w:r w:rsidRPr="002C3B1F">
              <w:rPr>
                <w:rFonts w:ascii="Times New Roman" w:eastAsia="Bahnschrift" w:hAnsi="Times New Roman" w:cs="Times New Roman"/>
                <w:color w:val="000000" w:themeColor="text1"/>
                <w:sz w:val="24"/>
                <w:szCs w:val="24"/>
              </w:rPr>
              <w:t xml:space="preserve">Tổ chức chương trình cho chủ nhà </w:t>
            </w:r>
            <w:r w:rsidRPr="002C3B1F">
              <w:rPr>
                <w:rFonts w:ascii="Times New Roman" w:eastAsia="Times New Roman" w:hAnsi="Times New Roman" w:cs="Times New Roman"/>
                <w:sz w:val="24"/>
                <w:szCs w:val="24"/>
              </w:rPr>
              <w:t xml:space="preserve"> </w:t>
            </w:r>
          </w:p>
        </w:tc>
        <w:tc>
          <w:tcPr>
            <w:tcW w:w="2614" w:type="dxa"/>
            <w:noWrap/>
          </w:tcPr>
          <w:p w14:paraId="71C59F6B" w14:textId="5AC2BBC4"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4581C182" w14:textId="1151118A"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1DE978F6"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136BECBB" w14:textId="77777777" w:rsidTr="00641391">
        <w:trPr>
          <w:trHeight w:val="285"/>
        </w:trPr>
        <w:tc>
          <w:tcPr>
            <w:tcW w:w="715" w:type="dxa"/>
            <w:noWrap/>
            <w:hideMark/>
          </w:tcPr>
          <w:p w14:paraId="3C52B72A"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7</w:t>
            </w:r>
          </w:p>
        </w:tc>
        <w:tc>
          <w:tcPr>
            <w:tcW w:w="2270" w:type="dxa"/>
            <w:noWrap/>
          </w:tcPr>
          <w:p w14:paraId="4C499096" w14:textId="25859CBD" w:rsidR="007A38C3" w:rsidRPr="00B0521D" w:rsidRDefault="00DC3F98">
            <w:pPr>
              <w:rPr>
                <w:rFonts w:ascii="Times New Roman" w:hAnsi="Times New Roman" w:cs="Times New Roman"/>
              </w:rPr>
            </w:pPr>
            <w:r w:rsidRPr="002C3B1F">
              <w:rPr>
                <w:rFonts w:ascii="Times New Roman" w:eastAsia="Bahnschrift" w:hAnsi="Times New Roman" w:cs="Times New Roman"/>
                <w:color w:val="000000" w:themeColor="text1"/>
                <w:sz w:val="24"/>
                <w:szCs w:val="24"/>
              </w:rPr>
              <w:t>Chạy quảng cáo trên các mạng xã hộ</w:t>
            </w:r>
          </w:p>
        </w:tc>
        <w:tc>
          <w:tcPr>
            <w:tcW w:w="2614" w:type="dxa"/>
            <w:noWrap/>
          </w:tcPr>
          <w:p w14:paraId="3D3CAB86" w14:textId="6B2F0D7B"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5B8D1622" w14:textId="21216620"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4E970A1D"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4520B7D2" w14:textId="77777777" w:rsidTr="00641391">
        <w:trPr>
          <w:trHeight w:val="285"/>
        </w:trPr>
        <w:tc>
          <w:tcPr>
            <w:tcW w:w="715" w:type="dxa"/>
            <w:noWrap/>
            <w:hideMark/>
          </w:tcPr>
          <w:p w14:paraId="2E656E84"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8</w:t>
            </w:r>
          </w:p>
        </w:tc>
        <w:tc>
          <w:tcPr>
            <w:tcW w:w="2270" w:type="dxa"/>
            <w:noWrap/>
          </w:tcPr>
          <w:p w14:paraId="044D9AB8" w14:textId="11DAB4FD" w:rsidR="007A38C3" w:rsidRPr="00B0521D" w:rsidRDefault="00DC3F98">
            <w:pPr>
              <w:rPr>
                <w:rFonts w:ascii="Times New Roman" w:hAnsi="Times New Roman" w:cs="Times New Roman"/>
              </w:rPr>
            </w:pPr>
            <w:r w:rsidRPr="002C3B1F">
              <w:rPr>
                <w:rFonts w:ascii="Times New Roman" w:eastAsia="Bahnschrift" w:hAnsi="Times New Roman" w:cs="Times New Roman"/>
                <w:color w:val="000000" w:themeColor="text1"/>
                <w:sz w:val="24"/>
                <w:szCs w:val="24"/>
              </w:rPr>
              <w:t>Kiểm tra điều kiện đăng ký chương trình</w:t>
            </w:r>
          </w:p>
        </w:tc>
        <w:tc>
          <w:tcPr>
            <w:tcW w:w="2614" w:type="dxa"/>
            <w:noWrap/>
          </w:tcPr>
          <w:p w14:paraId="30353360" w14:textId="76516FBA"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0400BC00" w14:textId="1CAA4BB5"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2B390279"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7DEC8D13" w14:textId="77777777" w:rsidTr="00641391">
        <w:trPr>
          <w:trHeight w:val="285"/>
        </w:trPr>
        <w:tc>
          <w:tcPr>
            <w:tcW w:w="715" w:type="dxa"/>
            <w:noWrap/>
            <w:hideMark/>
          </w:tcPr>
          <w:p w14:paraId="1338C14B"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9</w:t>
            </w:r>
          </w:p>
        </w:tc>
        <w:tc>
          <w:tcPr>
            <w:tcW w:w="2270" w:type="dxa"/>
            <w:noWrap/>
          </w:tcPr>
          <w:p w14:paraId="035C1119" w14:textId="0E5E00FA" w:rsidR="007A38C3" w:rsidRPr="00B0521D" w:rsidRDefault="00DC3F98">
            <w:pPr>
              <w:rPr>
                <w:rFonts w:ascii="Times New Roman" w:hAnsi="Times New Roman" w:cs="Times New Roman"/>
              </w:rPr>
            </w:pPr>
            <w:r w:rsidRPr="002C3B1F">
              <w:rPr>
                <w:rFonts w:ascii="Times New Roman" w:eastAsia="Bahnschrift" w:hAnsi="Times New Roman" w:cs="Times New Roman"/>
                <w:color w:val="000000" w:themeColor="text1"/>
                <w:sz w:val="24"/>
                <w:szCs w:val="24"/>
              </w:rPr>
              <w:t>Hoàn tiền đặt phòng</w:t>
            </w:r>
          </w:p>
        </w:tc>
        <w:tc>
          <w:tcPr>
            <w:tcW w:w="2614" w:type="dxa"/>
            <w:noWrap/>
          </w:tcPr>
          <w:p w14:paraId="7E089E0E" w14:textId="15F217A9"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2BA48536" w14:textId="58F0E222"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6197217C"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090E79A0" w14:textId="77777777" w:rsidTr="00641391">
        <w:trPr>
          <w:trHeight w:val="285"/>
        </w:trPr>
        <w:tc>
          <w:tcPr>
            <w:tcW w:w="715" w:type="dxa"/>
            <w:noWrap/>
            <w:hideMark/>
          </w:tcPr>
          <w:p w14:paraId="76ED1BD8"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10</w:t>
            </w:r>
          </w:p>
        </w:tc>
        <w:tc>
          <w:tcPr>
            <w:tcW w:w="2270" w:type="dxa"/>
            <w:noWrap/>
          </w:tcPr>
          <w:p w14:paraId="015216BF" w14:textId="47583559" w:rsidR="007A38C3" w:rsidRPr="00B0521D" w:rsidRDefault="00DC3F98">
            <w:pPr>
              <w:rPr>
                <w:rFonts w:ascii="Times New Roman" w:hAnsi="Times New Roman" w:cs="Times New Roman"/>
              </w:rPr>
            </w:pPr>
            <w:r w:rsidRPr="002C3B1F">
              <w:rPr>
                <w:rFonts w:ascii="Times New Roman" w:eastAsia="Times New Roman" w:hAnsi="Times New Roman" w:cs="Times New Roman"/>
                <w:color w:val="000000"/>
                <w:sz w:val="24"/>
                <w:szCs w:val="24"/>
                <w:lang w:eastAsia="zh-CN" w:bidi="th-TH"/>
              </w:rPr>
              <w:t>Thống kê lượt truy cập</w:t>
            </w:r>
          </w:p>
        </w:tc>
        <w:tc>
          <w:tcPr>
            <w:tcW w:w="2614" w:type="dxa"/>
            <w:noWrap/>
          </w:tcPr>
          <w:p w14:paraId="453F58CE" w14:textId="5D5ECBF2" w:rsidR="007A38C3" w:rsidRPr="00B0521D" w:rsidRDefault="00DD5D14">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2A3EB240" w14:textId="69B0B24C" w:rsidR="007A38C3" w:rsidRPr="00B0521D" w:rsidRDefault="007B2FB8">
            <w:pPr>
              <w:rPr>
                <w:rFonts w:ascii="Times New Roman" w:hAnsi="Times New Roman" w:cs="Times New Roman"/>
              </w:rPr>
            </w:pPr>
            <w:r>
              <w:rPr>
                <w:rFonts w:ascii="Times New Roman" w:hAnsi="Times New Roman" w:cs="Times New Roman"/>
              </w:rPr>
              <w:t>Thực hiện đúng theo yêu cầu</w:t>
            </w:r>
          </w:p>
        </w:tc>
        <w:tc>
          <w:tcPr>
            <w:tcW w:w="995" w:type="dxa"/>
            <w:noWrap/>
            <w:hideMark/>
          </w:tcPr>
          <w:p w14:paraId="42491745"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DC3F98" w:rsidRPr="002C3B1F" w14:paraId="6B2D6EAC" w14:textId="77777777" w:rsidTr="00641391">
        <w:trPr>
          <w:trHeight w:val="285"/>
        </w:trPr>
        <w:tc>
          <w:tcPr>
            <w:tcW w:w="715" w:type="dxa"/>
            <w:noWrap/>
          </w:tcPr>
          <w:p w14:paraId="366D34C5" w14:textId="7BD892BA" w:rsidR="00DC3F98" w:rsidRPr="002C3B1F" w:rsidRDefault="00DC3F98" w:rsidP="00DC3F98">
            <w:pPr>
              <w:rPr>
                <w:rFonts w:ascii="Times New Roman" w:hAnsi="Times New Roman" w:cs="Times New Roman"/>
              </w:rPr>
            </w:pPr>
            <w:r>
              <w:rPr>
                <w:rFonts w:ascii="Times New Roman" w:hAnsi="Times New Roman" w:cs="Times New Roman"/>
              </w:rPr>
              <w:t>11</w:t>
            </w:r>
          </w:p>
        </w:tc>
        <w:tc>
          <w:tcPr>
            <w:tcW w:w="2270" w:type="dxa"/>
            <w:noWrap/>
          </w:tcPr>
          <w:p w14:paraId="168E315A" w14:textId="48FBBFD5" w:rsidR="00DC3F98" w:rsidRPr="002C3B1F" w:rsidRDefault="00DC3F98" w:rsidP="00DC3F98">
            <w:pPr>
              <w:rPr>
                <w:rFonts w:ascii="Times New Roman" w:eastAsia="Times New Roman" w:hAnsi="Times New Roman" w:cs="Times New Roman"/>
                <w:color w:val="000000"/>
                <w:sz w:val="24"/>
                <w:szCs w:val="24"/>
                <w:lang w:eastAsia="zh-CN" w:bidi="th-TH"/>
              </w:rPr>
            </w:pPr>
            <w:r w:rsidRPr="002C3B1F">
              <w:rPr>
                <w:rFonts w:ascii="Times New Roman" w:eastAsia="Times New Roman" w:hAnsi="Times New Roman" w:cs="Times New Roman"/>
                <w:color w:val="000000"/>
                <w:sz w:val="24"/>
                <w:szCs w:val="24"/>
                <w:lang w:eastAsia="zh-CN" w:bidi="th-TH"/>
              </w:rPr>
              <w:t>Xử lý vấn đề của khách hàng</w:t>
            </w:r>
          </w:p>
        </w:tc>
        <w:tc>
          <w:tcPr>
            <w:tcW w:w="2614" w:type="dxa"/>
            <w:noWrap/>
          </w:tcPr>
          <w:p w14:paraId="6807FD9E" w14:textId="5E801EF1" w:rsidR="00DC3F98" w:rsidRPr="002C3B1F" w:rsidRDefault="00DD5D14" w:rsidP="00DC3F98">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159991E2" w14:textId="1265CC80" w:rsidR="00DC3F98" w:rsidRPr="002C3B1F" w:rsidRDefault="007B2FB8" w:rsidP="00DC3F98">
            <w:pPr>
              <w:rPr>
                <w:rFonts w:ascii="Times New Roman" w:hAnsi="Times New Roman" w:cs="Times New Roman"/>
              </w:rPr>
            </w:pPr>
            <w:r>
              <w:rPr>
                <w:rFonts w:ascii="Times New Roman" w:hAnsi="Times New Roman" w:cs="Times New Roman"/>
              </w:rPr>
              <w:t>Thực hiện đúng theo yêu cầu</w:t>
            </w:r>
          </w:p>
        </w:tc>
        <w:tc>
          <w:tcPr>
            <w:tcW w:w="995" w:type="dxa"/>
            <w:noWrap/>
          </w:tcPr>
          <w:p w14:paraId="3F7E4BC4" w14:textId="77777777" w:rsidR="00DC3F98" w:rsidRPr="002C3B1F" w:rsidRDefault="00DC3F98" w:rsidP="00DC3F98">
            <w:pPr>
              <w:rPr>
                <w:rFonts w:ascii="Times New Roman" w:hAnsi="Times New Roman" w:cs="Times New Roman"/>
              </w:rPr>
            </w:pPr>
          </w:p>
        </w:tc>
      </w:tr>
      <w:tr w:rsidR="00DC3F98" w:rsidRPr="002C3B1F" w14:paraId="350338FE" w14:textId="77777777" w:rsidTr="00641391">
        <w:trPr>
          <w:trHeight w:val="285"/>
        </w:trPr>
        <w:tc>
          <w:tcPr>
            <w:tcW w:w="715" w:type="dxa"/>
            <w:noWrap/>
          </w:tcPr>
          <w:p w14:paraId="16F53ED4" w14:textId="19485ECD" w:rsidR="00DC3F98" w:rsidRPr="002C3B1F" w:rsidRDefault="00DC3F98" w:rsidP="00DC3F98">
            <w:pPr>
              <w:rPr>
                <w:rFonts w:ascii="Times New Roman" w:hAnsi="Times New Roman" w:cs="Times New Roman"/>
              </w:rPr>
            </w:pPr>
            <w:r>
              <w:rPr>
                <w:rFonts w:ascii="Times New Roman" w:hAnsi="Times New Roman" w:cs="Times New Roman"/>
              </w:rPr>
              <w:t>12</w:t>
            </w:r>
          </w:p>
        </w:tc>
        <w:tc>
          <w:tcPr>
            <w:tcW w:w="2270" w:type="dxa"/>
            <w:noWrap/>
          </w:tcPr>
          <w:p w14:paraId="597816C4" w14:textId="57AE2F3B" w:rsidR="00DC3F98" w:rsidRPr="002C3B1F" w:rsidRDefault="00DC3F98" w:rsidP="00DC3F98">
            <w:pPr>
              <w:rPr>
                <w:rFonts w:ascii="Times New Roman" w:eastAsia="Times New Roman" w:hAnsi="Times New Roman" w:cs="Times New Roman"/>
                <w:color w:val="000000"/>
                <w:sz w:val="24"/>
                <w:szCs w:val="24"/>
                <w:lang w:eastAsia="zh-CN" w:bidi="th-TH"/>
              </w:rPr>
            </w:pPr>
            <w:r w:rsidRPr="002C3B1F">
              <w:rPr>
                <w:rFonts w:ascii="Times New Roman" w:eastAsia="Times New Roman" w:hAnsi="Times New Roman" w:cs="Times New Roman"/>
                <w:color w:val="000000"/>
                <w:sz w:val="24"/>
                <w:szCs w:val="24"/>
                <w:lang w:eastAsia="zh-CN" w:bidi="th-TH"/>
              </w:rPr>
              <w:t>Tra cứu thông tin khách hàng</w:t>
            </w:r>
          </w:p>
        </w:tc>
        <w:tc>
          <w:tcPr>
            <w:tcW w:w="2614" w:type="dxa"/>
            <w:noWrap/>
          </w:tcPr>
          <w:p w14:paraId="6F0E4F8B" w14:textId="7102B9BE" w:rsidR="00DC3F98" w:rsidRPr="002C3B1F" w:rsidRDefault="00DD5D14" w:rsidP="00DC3F98">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130E6862" w14:textId="549A881D" w:rsidR="00DC3F98" w:rsidRPr="002C3B1F" w:rsidRDefault="007B2FB8" w:rsidP="00DC3F98">
            <w:pPr>
              <w:rPr>
                <w:rFonts w:ascii="Times New Roman" w:hAnsi="Times New Roman" w:cs="Times New Roman"/>
              </w:rPr>
            </w:pPr>
            <w:r>
              <w:rPr>
                <w:rFonts w:ascii="Times New Roman" w:hAnsi="Times New Roman" w:cs="Times New Roman"/>
              </w:rPr>
              <w:t>Thực hiện đúng theo yêu cầu</w:t>
            </w:r>
          </w:p>
        </w:tc>
        <w:tc>
          <w:tcPr>
            <w:tcW w:w="995" w:type="dxa"/>
            <w:noWrap/>
          </w:tcPr>
          <w:p w14:paraId="2AC725D5" w14:textId="77777777" w:rsidR="00DC3F98" w:rsidRPr="002C3B1F" w:rsidRDefault="00DC3F98" w:rsidP="00DC3F98">
            <w:pPr>
              <w:rPr>
                <w:rFonts w:ascii="Times New Roman" w:hAnsi="Times New Roman" w:cs="Times New Roman"/>
              </w:rPr>
            </w:pPr>
          </w:p>
        </w:tc>
      </w:tr>
      <w:tr w:rsidR="00DC3F98" w:rsidRPr="002C3B1F" w14:paraId="527FAC97" w14:textId="77777777" w:rsidTr="00641391">
        <w:trPr>
          <w:trHeight w:val="285"/>
        </w:trPr>
        <w:tc>
          <w:tcPr>
            <w:tcW w:w="715" w:type="dxa"/>
            <w:noWrap/>
          </w:tcPr>
          <w:p w14:paraId="1E32E628" w14:textId="54C34C71" w:rsidR="00DC3F98" w:rsidRPr="002C3B1F" w:rsidRDefault="00DC3F98" w:rsidP="00DC3F98">
            <w:pPr>
              <w:rPr>
                <w:rFonts w:ascii="Times New Roman" w:hAnsi="Times New Roman" w:cs="Times New Roman"/>
              </w:rPr>
            </w:pPr>
            <w:r>
              <w:rPr>
                <w:rFonts w:ascii="Times New Roman" w:hAnsi="Times New Roman" w:cs="Times New Roman"/>
              </w:rPr>
              <w:t>13</w:t>
            </w:r>
          </w:p>
        </w:tc>
        <w:tc>
          <w:tcPr>
            <w:tcW w:w="2270" w:type="dxa"/>
            <w:noWrap/>
          </w:tcPr>
          <w:p w14:paraId="21B4542A" w14:textId="070CFCB1" w:rsidR="00DC3F98" w:rsidRPr="002C3B1F" w:rsidRDefault="00DC3F98" w:rsidP="00DC3F98">
            <w:pPr>
              <w:rPr>
                <w:rFonts w:ascii="Times New Roman" w:eastAsia="Times New Roman" w:hAnsi="Times New Roman" w:cs="Times New Roman"/>
                <w:color w:val="000000"/>
                <w:sz w:val="24"/>
                <w:szCs w:val="24"/>
                <w:lang w:eastAsia="zh-CN" w:bidi="th-TH"/>
              </w:rPr>
            </w:pPr>
            <w:r w:rsidRPr="002C3B1F">
              <w:rPr>
                <w:rFonts w:ascii="Times New Roman" w:eastAsia="Times New Roman" w:hAnsi="Times New Roman" w:cs="Times New Roman"/>
                <w:color w:val="000000"/>
                <w:sz w:val="24"/>
                <w:szCs w:val="24"/>
                <w:lang w:eastAsia="zh-CN" w:bidi="th-TH"/>
              </w:rPr>
              <w:t>Thống kê doanh thu</w:t>
            </w:r>
          </w:p>
        </w:tc>
        <w:tc>
          <w:tcPr>
            <w:tcW w:w="2614" w:type="dxa"/>
            <w:noWrap/>
          </w:tcPr>
          <w:p w14:paraId="1E0D9B9D" w14:textId="09752B68" w:rsidR="00DC3F98" w:rsidRPr="002C3B1F" w:rsidRDefault="00DD5D14" w:rsidP="00DC3F98">
            <w:pPr>
              <w:rPr>
                <w:rFonts w:ascii="Times New Roman" w:hAnsi="Times New Roman" w:cs="Times New Roman"/>
              </w:rPr>
            </w:pPr>
            <w:r>
              <w:rPr>
                <w:rFonts w:ascii="Times New Roman" w:hAnsi="Times New Roman" w:cs="Times New Roman"/>
              </w:rPr>
              <w:t>Đọc tài liệu hướng dẫn sử dụng</w:t>
            </w:r>
          </w:p>
        </w:tc>
        <w:tc>
          <w:tcPr>
            <w:tcW w:w="2423" w:type="dxa"/>
            <w:noWrap/>
          </w:tcPr>
          <w:p w14:paraId="0B178D09" w14:textId="38CCC105" w:rsidR="00DC3F98" w:rsidRPr="002C3B1F" w:rsidRDefault="007B2FB8" w:rsidP="00DC3F98">
            <w:pPr>
              <w:rPr>
                <w:rFonts w:ascii="Times New Roman" w:hAnsi="Times New Roman" w:cs="Times New Roman"/>
              </w:rPr>
            </w:pPr>
            <w:r>
              <w:rPr>
                <w:rFonts w:ascii="Times New Roman" w:hAnsi="Times New Roman" w:cs="Times New Roman"/>
              </w:rPr>
              <w:t>Thực hiện đúng theo yêu cầu</w:t>
            </w:r>
          </w:p>
        </w:tc>
        <w:tc>
          <w:tcPr>
            <w:tcW w:w="995" w:type="dxa"/>
            <w:noWrap/>
          </w:tcPr>
          <w:p w14:paraId="218A5230" w14:textId="77777777" w:rsidR="00DC3F98" w:rsidRPr="002C3B1F" w:rsidRDefault="00DC3F98" w:rsidP="00DC3F98">
            <w:pPr>
              <w:rPr>
                <w:rFonts w:ascii="Times New Roman" w:hAnsi="Times New Roman" w:cs="Times New Roman"/>
              </w:rPr>
            </w:pPr>
          </w:p>
        </w:tc>
      </w:tr>
    </w:tbl>
    <w:p w14:paraId="14A3D83E" w14:textId="507F77DF" w:rsidR="0083153B" w:rsidRPr="00B0521D" w:rsidRDefault="0980E14C" w:rsidP="008B60D0">
      <w:pPr>
        <w:pStyle w:val="Heading3"/>
      </w:pPr>
      <w:bookmarkStart w:id="55" w:name="_Toc50884363"/>
      <w:bookmarkStart w:id="56" w:name="_Toc173188463"/>
      <w:r>
        <w:lastRenderedPageBreak/>
        <w:t>Bảng trách nhiệm yêu cầu bảo mật</w:t>
      </w:r>
      <w:bookmarkEnd w:id="55"/>
      <w:bookmarkEnd w:id="56"/>
    </w:p>
    <w:tbl>
      <w:tblPr>
        <w:tblStyle w:val="TableGrid"/>
        <w:tblW w:w="0" w:type="auto"/>
        <w:tblLook w:val="04A0" w:firstRow="1" w:lastRow="0" w:firstColumn="1" w:lastColumn="0" w:noHBand="0" w:noVBand="1"/>
      </w:tblPr>
      <w:tblGrid>
        <w:gridCol w:w="632"/>
        <w:gridCol w:w="2153"/>
        <w:gridCol w:w="2340"/>
        <w:gridCol w:w="1786"/>
        <w:gridCol w:w="2106"/>
      </w:tblGrid>
      <w:tr w:rsidR="007A38C3" w:rsidRPr="00B0521D" w14:paraId="0BF12C1C" w14:textId="77777777" w:rsidTr="006B716E">
        <w:trPr>
          <w:trHeight w:val="360"/>
        </w:trPr>
        <w:tc>
          <w:tcPr>
            <w:tcW w:w="9017" w:type="dxa"/>
            <w:gridSpan w:val="5"/>
            <w:shd w:val="clear" w:color="auto" w:fill="B6DDE8" w:themeFill="accent5" w:themeFillTint="66"/>
            <w:noWrap/>
            <w:hideMark/>
          </w:tcPr>
          <w:p w14:paraId="6CAB8A9A"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Bảng trách nhiệm yêu cầu bảo mật</w:t>
            </w:r>
          </w:p>
        </w:tc>
      </w:tr>
      <w:tr w:rsidR="007A38C3" w:rsidRPr="00B0521D" w14:paraId="17A7E02B" w14:textId="77777777" w:rsidTr="001552BF">
        <w:trPr>
          <w:trHeight w:val="360"/>
        </w:trPr>
        <w:tc>
          <w:tcPr>
            <w:tcW w:w="632" w:type="dxa"/>
            <w:shd w:val="clear" w:color="auto" w:fill="FFFF00"/>
            <w:noWrap/>
            <w:hideMark/>
          </w:tcPr>
          <w:p w14:paraId="3E35F2E2"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STT</w:t>
            </w:r>
          </w:p>
        </w:tc>
        <w:tc>
          <w:tcPr>
            <w:tcW w:w="2153" w:type="dxa"/>
            <w:shd w:val="clear" w:color="auto" w:fill="FFFF00"/>
            <w:noWrap/>
            <w:hideMark/>
          </w:tcPr>
          <w:p w14:paraId="36B3913C"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Nghiệp vụ</w:t>
            </w:r>
          </w:p>
        </w:tc>
        <w:tc>
          <w:tcPr>
            <w:tcW w:w="2340" w:type="dxa"/>
            <w:shd w:val="clear" w:color="auto" w:fill="FFFF00"/>
            <w:noWrap/>
            <w:hideMark/>
          </w:tcPr>
          <w:p w14:paraId="21D76911"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Người dùng</w:t>
            </w:r>
          </w:p>
        </w:tc>
        <w:tc>
          <w:tcPr>
            <w:tcW w:w="1786" w:type="dxa"/>
            <w:shd w:val="clear" w:color="auto" w:fill="FFFF00"/>
            <w:noWrap/>
            <w:hideMark/>
          </w:tcPr>
          <w:p w14:paraId="5FE6627A"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Phần mềm</w:t>
            </w:r>
          </w:p>
        </w:tc>
        <w:tc>
          <w:tcPr>
            <w:tcW w:w="2106" w:type="dxa"/>
            <w:shd w:val="clear" w:color="auto" w:fill="FFFF00"/>
            <w:noWrap/>
            <w:hideMark/>
          </w:tcPr>
          <w:p w14:paraId="245CD018"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Ghi chú</w:t>
            </w:r>
          </w:p>
        </w:tc>
      </w:tr>
      <w:tr w:rsidR="007A38C3" w:rsidRPr="00B0521D" w14:paraId="05AF3B14" w14:textId="77777777" w:rsidTr="001552BF">
        <w:trPr>
          <w:trHeight w:val="285"/>
        </w:trPr>
        <w:tc>
          <w:tcPr>
            <w:tcW w:w="632" w:type="dxa"/>
            <w:noWrap/>
            <w:hideMark/>
          </w:tcPr>
          <w:p w14:paraId="1E4F94FC"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1</w:t>
            </w:r>
          </w:p>
        </w:tc>
        <w:tc>
          <w:tcPr>
            <w:tcW w:w="2153" w:type="dxa"/>
            <w:noWrap/>
          </w:tcPr>
          <w:p w14:paraId="6E134656" w14:textId="49C30FC3" w:rsidR="007A38C3" w:rsidRPr="00B0521D" w:rsidRDefault="00886B58">
            <w:pPr>
              <w:rPr>
                <w:rFonts w:ascii="Times New Roman" w:hAnsi="Times New Roman" w:cs="Times New Roman"/>
              </w:rPr>
            </w:pPr>
            <w:r>
              <w:rPr>
                <w:rFonts w:ascii="Times New Roman" w:hAnsi="Times New Roman" w:cs="Times New Roman"/>
              </w:rPr>
              <w:t>Bộ phận</w:t>
            </w:r>
            <w:r w:rsidR="00B66353" w:rsidRPr="00B66353">
              <w:rPr>
                <w:rFonts w:ascii="Times New Roman" w:hAnsi="Times New Roman" w:cs="Times New Roman"/>
              </w:rPr>
              <w:t xml:space="preserve"> CSKH</w:t>
            </w:r>
          </w:p>
        </w:tc>
        <w:tc>
          <w:tcPr>
            <w:tcW w:w="2340" w:type="dxa"/>
            <w:noWrap/>
          </w:tcPr>
          <w:p w14:paraId="747E3352" w14:textId="1CAEB16F" w:rsidR="007A38C3" w:rsidRPr="00B0521D" w:rsidRDefault="001552BF">
            <w:pPr>
              <w:rPr>
                <w:rFonts w:ascii="Times New Roman" w:hAnsi="Times New Roman" w:cs="Times New Roman"/>
              </w:rPr>
            </w:pPr>
            <w:r>
              <w:rPr>
                <w:rFonts w:ascii="Times New Roman" w:hAnsi="Times New Roman" w:cs="Times New Roman"/>
              </w:rPr>
              <w:t xml:space="preserve">Cung cấp giải </w:t>
            </w:r>
            <w:r w:rsidR="00782267">
              <w:rPr>
                <w:rFonts w:ascii="Times New Roman" w:hAnsi="Times New Roman" w:cs="Times New Roman"/>
              </w:rPr>
              <w:t xml:space="preserve">pháp giải quyết vấn đề </w:t>
            </w:r>
            <w:r w:rsidR="00E6455E">
              <w:rPr>
                <w:rFonts w:ascii="Times New Roman" w:hAnsi="Times New Roman" w:cs="Times New Roman"/>
              </w:rPr>
              <w:t>của khách hàng</w:t>
            </w:r>
          </w:p>
        </w:tc>
        <w:tc>
          <w:tcPr>
            <w:tcW w:w="1786" w:type="dxa"/>
            <w:noWrap/>
          </w:tcPr>
          <w:p w14:paraId="2883C827" w14:textId="65D60292" w:rsidR="007A38C3" w:rsidRPr="00B0521D" w:rsidRDefault="00811D50">
            <w:pPr>
              <w:rPr>
                <w:rFonts w:ascii="Times New Roman" w:hAnsi="Times New Roman" w:cs="Times New Roman"/>
              </w:rPr>
            </w:pPr>
            <w:r>
              <w:rPr>
                <w:rFonts w:ascii="Times New Roman" w:hAnsi="Times New Roman" w:cs="Times New Roman"/>
              </w:rPr>
              <w:t>Ghi nhận và thực hiện đúng</w:t>
            </w:r>
          </w:p>
        </w:tc>
        <w:tc>
          <w:tcPr>
            <w:tcW w:w="2106" w:type="dxa"/>
            <w:noWrap/>
          </w:tcPr>
          <w:p w14:paraId="62A24147" w14:textId="77777777" w:rsidR="007A38C3" w:rsidRPr="00B0521D" w:rsidRDefault="007A38C3">
            <w:pPr>
              <w:rPr>
                <w:rFonts w:ascii="Times New Roman" w:hAnsi="Times New Roman" w:cs="Times New Roman"/>
              </w:rPr>
            </w:pPr>
          </w:p>
        </w:tc>
      </w:tr>
      <w:tr w:rsidR="00FD3167" w:rsidRPr="005D11F3" w14:paraId="094160ED" w14:textId="77777777" w:rsidTr="001552BF">
        <w:trPr>
          <w:trHeight w:val="285"/>
        </w:trPr>
        <w:tc>
          <w:tcPr>
            <w:tcW w:w="632" w:type="dxa"/>
            <w:noWrap/>
          </w:tcPr>
          <w:p w14:paraId="20880184" w14:textId="440A2FD6" w:rsidR="00FD3167" w:rsidRPr="005D11F3" w:rsidRDefault="00063856" w:rsidP="007A38C3">
            <w:pPr>
              <w:rPr>
                <w:rFonts w:ascii="Times New Roman" w:hAnsi="Times New Roman" w:cs="Times New Roman"/>
              </w:rPr>
            </w:pPr>
            <w:r>
              <w:rPr>
                <w:rFonts w:ascii="Times New Roman" w:hAnsi="Times New Roman" w:cs="Times New Roman"/>
              </w:rPr>
              <w:t>2</w:t>
            </w:r>
          </w:p>
        </w:tc>
        <w:tc>
          <w:tcPr>
            <w:tcW w:w="2153" w:type="dxa"/>
            <w:noWrap/>
          </w:tcPr>
          <w:p w14:paraId="1CAEF701" w14:textId="1ADF9689" w:rsidR="00FD3167" w:rsidRPr="002C3B1F" w:rsidRDefault="001552BF" w:rsidP="00FD3167">
            <w:pPr>
              <w:spacing w:before="0" w:line="240" w:lineRule="auto"/>
              <w:rPr>
                <w:rFonts w:ascii="Times New Roman" w:hAnsi="Times New Roman" w:cs="Times New Roman"/>
                <w:color w:val="000000"/>
              </w:rPr>
            </w:pPr>
            <w:r>
              <w:rPr>
                <w:rFonts w:ascii="Times New Roman" w:hAnsi="Times New Roman" w:cs="Times New Roman"/>
                <w:color w:val="000000"/>
              </w:rPr>
              <w:t>Bộ phậm Điều hành</w:t>
            </w:r>
          </w:p>
        </w:tc>
        <w:tc>
          <w:tcPr>
            <w:tcW w:w="2340" w:type="dxa"/>
            <w:noWrap/>
          </w:tcPr>
          <w:p w14:paraId="7F4690DD" w14:textId="2402F53F" w:rsidR="00FD3167" w:rsidRPr="005D11F3" w:rsidRDefault="00E6455E">
            <w:pPr>
              <w:rPr>
                <w:rFonts w:ascii="Times New Roman" w:hAnsi="Times New Roman" w:cs="Times New Roman"/>
              </w:rPr>
            </w:pPr>
            <w:r>
              <w:rPr>
                <w:rFonts w:ascii="Times New Roman" w:hAnsi="Times New Roman" w:cs="Times New Roman"/>
              </w:rPr>
              <w:t>Kiểm tra thông tin của hệ thống</w:t>
            </w:r>
          </w:p>
        </w:tc>
        <w:tc>
          <w:tcPr>
            <w:tcW w:w="1786" w:type="dxa"/>
            <w:noWrap/>
          </w:tcPr>
          <w:p w14:paraId="513074A2" w14:textId="27EE4A5A" w:rsidR="00FD3167" w:rsidRPr="005D11F3" w:rsidRDefault="00811D50">
            <w:pPr>
              <w:rPr>
                <w:rFonts w:ascii="Times New Roman" w:hAnsi="Times New Roman" w:cs="Times New Roman"/>
              </w:rPr>
            </w:pPr>
            <w:r>
              <w:rPr>
                <w:rFonts w:ascii="Times New Roman" w:hAnsi="Times New Roman" w:cs="Times New Roman"/>
              </w:rPr>
              <w:t>Ghi nhận và thực hiện đúng</w:t>
            </w:r>
          </w:p>
        </w:tc>
        <w:tc>
          <w:tcPr>
            <w:tcW w:w="2106" w:type="dxa"/>
            <w:noWrap/>
          </w:tcPr>
          <w:p w14:paraId="4AF7388D" w14:textId="04A72641" w:rsidR="00FD3167" w:rsidRPr="005D11F3" w:rsidRDefault="004B39A7">
            <w:pPr>
              <w:rPr>
                <w:rFonts w:ascii="Times New Roman" w:hAnsi="Times New Roman" w:cs="Times New Roman"/>
              </w:rPr>
            </w:pPr>
            <w:r>
              <w:rPr>
                <w:rFonts w:ascii="Times New Roman" w:hAnsi="Times New Roman" w:cs="Times New Roman"/>
              </w:rPr>
              <w:t>Có thể hủy, thay đổi trạng thái</w:t>
            </w:r>
          </w:p>
        </w:tc>
      </w:tr>
      <w:tr w:rsidR="00FD3167" w:rsidRPr="005D11F3" w14:paraId="15FC1D14" w14:textId="77777777" w:rsidTr="001552BF">
        <w:trPr>
          <w:trHeight w:val="285"/>
        </w:trPr>
        <w:tc>
          <w:tcPr>
            <w:tcW w:w="632" w:type="dxa"/>
            <w:noWrap/>
          </w:tcPr>
          <w:p w14:paraId="41883BE6" w14:textId="2927B35C" w:rsidR="00FD3167" w:rsidRPr="005D11F3" w:rsidRDefault="00063856" w:rsidP="007A38C3">
            <w:pPr>
              <w:rPr>
                <w:rFonts w:ascii="Times New Roman" w:hAnsi="Times New Roman" w:cs="Times New Roman"/>
              </w:rPr>
            </w:pPr>
            <w:r>
              <w:rPr>
                <w:rFonts w:ascii="Times New Roman" w:hAnsi="Times New Roman" w:cs="Times New Roman"/>
              </w:rPr>
              <w:t>3</w:t>
            </w:r>
          </w:p>
        </w:tc>
        <w:tc>
          <w:tcPr>
            <w:tcW w:w="2153" w:type="dxa"/>
            <w:noWrap/>
          </w:tcPr>
          <w:p w14:paraId="226ECABC" w14:textId="5C75B44A" w:rsidR="00FD3167" w:rsidRPr="002C3B1F" w:rsidRDefault="001552BF" w:rsidP="00FD3167">
            <w:pPr>
              <w:spacing w:before="0" w:line="240" w:lineRule="auto"/>
              <w:rPr>
                <w:rFonts w:ascii="Times New Roman" w:hAnsi="Times New Roman" w:cs="Times New Roman"/>
                <w:color w:val="000000"/>
              </w:rPr>
            </w:pPr>
            <w:r>
              <w:rPr>
                <w:rFonts w:ascii="Times New Roman" w:hAnsi="Times New Roman" w:cs="Times New Roman"/>
                <w:color w:val="000000"/>
              </w:rPr>
              <w:t xml:space="preserve">Bộ phận </w:t>
            </w:r>
            <w:r w:rsidR="00FB5B3C" w:rsidRPr="002C3B1F">
              <w:rPr>
                <w:rFonts w:ascii="Times New Roman" w:hAnsi="Times New Roman" w:cs="Times New Roman"/>
                <w:color w:val="000000"/>
              </w:rPr>
              <w:t>Kế toán</w:t>
            </w:r>
          </w:p>
        </w:tc>
        <w:tc>
          <w:tcPr>
            <w:tcW w:w="2340" w:type="dxa"/>
            <w:noWrap/>
          </w:tcPr>
          <w:p w14:paraId="0F646285" w14:textId="42D7D4A3" w:rsidR="00FD3167" w:rsidRPr="005D11F3" w:rsidRDefault="00E6455E">
            <w:pPr>
              <w:rPr>
                <w:rFonts w:ascii="Times New Roman" w:hAnsi="Times New Roman" w:cs="Times New Roman"/>
              </w:rPr>
            </w:pPr>
            <w:r>
              <w:rPr>
                <w:rFonts w:ascii="Times New Roman" w:hAnsi="Times New Roman" w:cs="Times New Roman"/>
              </w:rPr>
              <w:t xml:space="preserve">Cung cấp doanh thu của Chủ nhà; </w:t>
            </w:r>
            <w:r w:rsidR="00607AA8">
              <w:rPr>
                <w:rFonts w:ascii="Times New Roman" w:hAnsi="Times New Roman" w:cs="Times New Roman"/>
              </w:rPr>
              <w:t>Kiểm tra doanh thu Công ty</w:t>
            </w:r>
          </w:p>
        </w:tc>
        <w:tc>
          <w:tcPr>
            <w:tcW w:w="1786" w:type="dxa"/>
            <w:noWrap/>
          </w:tcPr>
          <w:p w14:paraId="19244217" w14:textId="51B9C904" w:rsidR="00FD3167" w:rsidRPr="005D11F3" w:rsidRDefault="00811D50">
            <w:pPr>
              <w:rPr>
                <w:rFonts w:ascii="Times New Roman" w:hAnsi="Times New Roman" w:cs="Times New Roman"/>
              </w:rPr>
            </w:pPr>
            <w:r>
              <w:rPr>
                <w:rFonts w:ascii="Times New Roman" w:hAnsi="Times New Roman" w:cs="Times New Roman"/>
              </w:rPr>
              <w:t>Ghi nhận và thực hiện đúng</w:t>
            </w:r>
          </w:p>
        </w:tc>
        <w:tc>
          <w:tcPr>
            <w:tcW w:w="2106" w:type="dxa"/>
            <w:noWrap/>
          </w:tcPr>
          <w:p w14:paraId="1F08218F" w14:textId="77777777" w:rsidR="00FD3167" w:rsidRPr="005D11F3" w:rsidRDefault="00FD3167">
            <w:pPr>
              <w:rPr>
                <w:rFonts w:ascii="Times New Roman" w:hAnsi="Times New Roman" w:cs="Times New Roman"/>
              </w:rPr>
            </w:pPr>
          </w:p>
        </w:tc>
      </w:tr>
      <w:tr w:rsidR="00632C6F" w:rsidRPr="005D11F3" w14:paraId="527066B4" w14:textId="77777777" w:rsidTr="001552BF">
        <w:trPr>
          <w:trHeight w:val="285"/>
        </w:trPr>
        <w:tc>
          <w:tcPr>
            <w:tcW w:w="632" w:type="dxa"/>
            <w:noWrap/>
          </w:tcPr>
          <w:p w14:paraId="7D055732" w14:textId="1279D2D6" w:rsidR="00632C6F" w:rsidRPr="005D11F3" w:rsidRDefault="00063856" w:rsidP="007A38C3">
            <w:pPr>
              <w:rPr>
                <w:rFonts w:ascii="Times New Roman" w:hAnsi="Times New Roman" w:cs="Times New Roman"/>
              </w:rPr>
            </w:pPr>
            <w:r>
              <w:rPr>
                <w:rFonts w:ascii="Times New Roman" w:hAnsi="Times New Roman" w:cs="Times New Roman"/>
              </w:rPr>
              <w:t>4</w:t>
            </w:r>
          </w:p>
        </w:tc>
        <w:tc>
          <w:tcPr>
            <w:tcW w:w="2153" w:type="dxa"/>
            <w:noWrap/>
          </w:tcPr>
          <w:p w14:paraId="50EF0D01" w14:textId="07FD95E3" w:rsidR="00632C6F" w:rsidRPr="002C3B1F" w:rsidRDefault="00632C6F" w:rsidP="00FD3167">
            <w:pPr>
              <w:spacing w:before="0" w:line="240" w:lineRule="auto"/>
              <w:rPr>
                <w:rFonts w:ascii="Times New Roman" w:hAnsi="Times New Roman" w:cs="Times New Roman"/>
                <w:color w:val="000000"/>
              </w:rPr>
            </w:pPr>
            <w:r w:rsidRPr="002C3B1F">
              <w:rPr>
                <w:rFonts w:ascii="Times New Roman" w:hAnsi="Times New Roman" w:cs="Times New Roman"/>
                <w:color w:val="000000"/>
              </w:rPr>
              <w:t>Chủ nhà</w:t>
            </w:r>
          </w:p>
        </w:tc>
        <w:tc>
          <w:tcPr>
            <w:tcW w:w="2340" w:type="dxa"/>
            <w:noWrap/>
          </w:tcPr>
          <w:p w14:paraId="7DD2B24E" w14:textId="08E65F00" w:rsidR="00632C6F" w:rsidRPr="005D11F3" w:rsidRDefault="009C6826">
            <w:pPr>
              <w:rPr>
                <w:rFonts w:ascii="Times New Roman" w:hAnsi="Times New Roman" w:cs="Times New Roman"/>
              </w:rPr>
            </w:pPr>
            <w:r>
              <w:rPr>
                <w:rFonts w:ascii="Times New Roman" w:hAnsi="Times New Roman" w:cs="Times New Roman"/>
              </w:rPr>
              <w:t xml:space="preserve">Cung cấp </w:t>
            </w:r>
            <w:r w:rsidR="00F21A29">
              <w:rPr>
                <w:rFonts w:ascii="Times New Roman" w:hAnsi="Times New Roman" w:cs="Times New Roman"/>
              </w:rPr>
              <w:t>thông tin căn phòng/ khách sạn</w:t>
            </w:r>
          </w:p>
        </w:tc>
        <w:tc>
          <w:tcPr>
            <w:tcW w:w="1786" w:type="dxa"/>
            <w:noWrap/>
          </w:tcPr>
          <w:p w14:paraId="170F5D77" w14:textId="3D437EE5" w:rsidR="00632C6F" w:rsidRPr="005D11F3" w:rsidRDefault="00811D50">
            <w:pPr>
              <w:rPr>
                <w:rFonts w:ascii="Times New Roman" w:hAnsi="Times New Roman" w:cs="Times New Roman"/>
              </w:rPr>
            </w:pPr>
            <w:r>
              <w:rPr>
                <w:rFonts w:ascii="Times New Roman" w:hAnsi="Times New Roman" w:cs="Times New Roman"/>
              </w:rPr>
              <w:t>Ghi nhận và thực hiện đúng</w:t>
            </w:r>
          </w:p>
        </w:tc>
        <w:tc>
          <w:tcPr>
            <w:tcW w:w="2106" w:type="dxa"/>
            <w:noWrap/>
          </w:tcPr>
          <w:p w14:paraId="43814CE9" w14:textId="125CC241" w:rsidR="00632C6F" w:rsidRPr="005D11F3" w:rsidRDefault="003662E1">
            <w:pPr>
              <w:rPr>
                <w:rFonts w:ascii="Times New Roman" w:hAnsi="Times New Roman" w:cs="Times New Roman"/>
              </w:rPr>
            </w:pPr>
            <w:r>
              <w:rPr>
                <w:rFonts w:ascii="Times New Roman" w:hAnsi="Times New Roman" w:cs="Times New Roman"/>
              </w:rPr>
              <w:t>Có thể hủy, thay đổi thông tin căn phòng/ khách sạn</w:t>
            </w:r>
          </w:p>
        </w:tc>
      </w:tr>
      <w:tr w:rsidR="00632C6F" w:rsidRPr="005D11F3" w14:paraId="209AE762" w14:textId="77777777" w:rsidTr="001552BF">
        <w:trPr>
          <w:trHeight w:val="285"/>
        </w:trPr>
        <w:tc>
          <w:tcPr>
            <w:tcW w:w="632" w:type="dxa"/>
            <w:noWrap/>
          </w:tcPr>
          <w:p w14:paraId="65AA2EB9" w14:textId="40EA5622" w:rsidR="00632C6F" w:rsidRPr="005D11F3" w:rsidRDefault="00063856" w:rsidP="007A38C3">
            <w:pPr>
              <w:rPr>
                <w:rFonts w:ascii="Times New Roman" w:hAnsi="Times New Roman" w:cs="Times New Roman"/>
              </w:rPr>
            </w:pPr>
            <w:r>
              <w:rPr>
                <w:rFonts w:ascii="Times New Roman" w:hAnsi="Times New Roman" w:cs="Times New Roman"/>
              </w:rPr>
              <w:t>5</w:t>
            </w:r>
          </w:p>
        </w:tc>
        <w:tc>
          <w:tcPr>
            <w:tcW w:w="2153" w:type="dxa"/>
            <w:noWrap/>
          </w:tcPr>
          <w:p w14:paraId="4CCF636C" w14:textId="0C2A6662" w:rsidR="00632C6F" w:rsidRPr="002C3B1F" w:rsidRDefault="00771443" w:rsidP="00FD3167">
            <w:pPr>
              <w:spacing w:before="0" w:line="240" w:lineRule="auto"/>
              <w:rPr>
                <w:rFonts w:ascii="Times New Roman" w:hAnsi="Times New Roman" w:cs="Times New Roman"/>
                <w:color w:val="000000"/>
              </w:rPr>
            </w:pPr>
            <w:r w:rsidRPr="002C3B1F">
              <w:rPr>
                <w:rFonts w:ascii="Times New Roman" w:hAnsi="Times New Roman" w:cs="Times New Roman"/>
                <w:color w:val="000000"/>
              </w:rPr>
              <w:t>Khách thuê phòng</w:t>
            </w:r>
          </w:p>
        </w:tc>
        <w:tc>
          <w:tcPr>
            <w:tcW w:w="2340" w:type="dxa"/>
            <w:noWrap/>
          </w:tcPr>
          <w:p w14:paraId="4B25F582" w14:textId="5B51566E" w:rsidR="00632C6F" w:rsidRPr="005D11F3" w:rsidRDefault="003662E1">
            <w:pPr>
              <w:rPr>
                <w:rFonts w:ascii="Times New Roman" w:hAnsi="Times New Roman" w:cs="Times New Roman"/>
              </w:rPr>
            </w:pPr>
            <w:r>
              <w:rPr>
                <w:rFonts w:ascii="Times New Roman" w:hAnsi="Times New Roman" w:cs="Times New Roman"/>
              </w:rPr>
              <w:t>Cung cấp thông tin người dùng</w:t>
            </w:r>
          </w:p>
        </w:tc>
        <w:tc>
          <w:tcPr>
            <w:tcW w:w="1786" w:type="dxa"/>
            <w:noWrap/>
          </w:tcPr>
          <w:p w14:paraId="0A485CD0" w14:textId="6CEB1F2A" w:rsidR="00632C6F" w:rsidRPr="005D11F3" w:rsidRDefault="003662E1">
            <w:pPr>
              <w:rPr>
                <w:rFonts w:ascii="Times New Roman" w:hAnsi="Times New Roman" w:cs="Times New Roman"/>
              </w:rPr>
            </w:pPr>
            <w:r>
              <w:rPr>
                <w:rFonts w:ascii="Times New Roman" w:hAnsi="Times New Roman" w:cs="Times New Roman"/>
              </w:rPr>
              <w:t>Ghi nhận và thực hiện đúng</w:t>
            </w:r>
          </w:p>
        </w:tc>
        <w:tc>
          <w:tcPr>
            <w:tcW w:w="2106" w:type="dxa"/>
            <w:noWrap/>
          </w:tcPr>
          <w:p w14:paraId="151D5036" w14:textId="033A018D" w:rsidR="00632C6F" w:rsidRPr="005D11F3" w:rsidRDefault="003662E1">
            <w:pPr>
              <w:rPr>
                <w:rFonts w:ascii="Times New Roman" w:hAnsi="Times New Roman" w:cs="Times New Roman"/>
              </w:rPr>
            </w:pPr>
            <w:r>
              <w:rPr>
                <w:rFonts w:ascii="Times New Roman" w:hAnsi="Times New Roman" w:cs="Times New Roman"/>
              </w:rPr>
              <w:t xml:space="preserve">Có thể hủy, thay đổi </w:t>
            </w:r>
            <w:r w:rsidR="00EA03CB">
              <w:rPr>
                <w:rFonts w:ascii="Times New Roman" w:hAnsi="Times New Roman" w:cs="Times New Roman"/>
              </w:rPr>
              <w:t>thông tin cá nhân</w:t>
            </w:r>
          </w:p>
        </w:tc>
      </w:tr>
    </w:tbl>
    <w:p w14:paraId="4667DDAC" w14:textId="77777777" w:rsidR="007A38C3" w:rsidRPr="00B0521D" w:rsidRDefault="007A38C3" w:rsidP="007A38C3">
      <w:pPr>
        <w:rPr>
          <w:rFonts w:ascii="Times New Roman" w:hAnsi="Times New Roman" w:cs="Times New Roman"/>
        </w:rPr>
      </w:pPr>
    </w:p>
    <w:p w14:paraId="19AFE97A" w14:textId="77777777" w:rsidR="007A38C3" w:rsidRPr="00B0521D" w:rsidRDefault="007A38C3" w:rsidP="007A38C3">
      <w:pPr>
        <w:tabs>
          <w:tab w:val="left" w:pos="3209"/>
        </w:tabs>
        <w:rPr>
          <w:rFonts w:ascii="Times New Roman" w:hAnsi="Times New Roman" w:cs="Times New Roman"/>
        </w:rPr>
      </w:pPr>
      <w:r w:rsidRPr="00B0521D">
        <w:rPr>
          <w:rFonts w:ascii="Times New Roman" w:hAnsi="Times New Roman" w:cs="Times New Roman"/>
        </w:rPr>
        <w:tab/>
      </w:r>
    </w:p>
    <w:p w14:paraId="0C9CA692" w14:textId="77777777" w:rsidR="007A38C3" w:rsidRPr="00B0521D" w:rsidRDefault="007A38C3">
      <w:pPr>
        <w:rPr>
          <w:rFonts w:ascii="Times New Roman" w:hAnsi="Times New Roman" w:cs="Times New Roman"/>
        </w:rPr>
      </w:pPr>
      <w:r w:rsidRPr="00B0521D">
        <w:rPr>
          <w:rFonts w:ascii="Times New Roman" w:hAnsi="Times New Roman" w:cs="Times New Roman"/>
        </w:rPr>
        <w:br w:type="page"/>
      </w:r>
    </w:p>
    <w:p w14:paraId="70AED9D2" w14:textId="77777777" w:rsidR="0083153B" w:rsidRPr="00B0521D" w:rsidRDefault="0980E14C" w:rsidP="008B60D0">
      <w:pPr>
        <w:pStyle w:val="Heading3"/>
      </w:pPr>
      <w:bookmarkStart w:id="57" w:name="_Toc50884364"/>
      <w:bookmarkStart w:id="58" w:name="_Toc173188464"/>
      <w:r>
        <w:lastRenderedPageBreak/>
        <w:t>Bảng trách nhiệm yêu cầu an toàn</w:t>
      </w:r>
      <w:bookmarkEnd w:id="57"/>
      <w:bookmarkEnd w:id="58"/>
    </w:p>
    <w:tbl>
      <w:tblPr>
        <w:tblStyle w:val="TableGrid"/>
        <w:tblW w:w="0" w:type="auto"/>
        <w:tblLook w:val="04A0" w:firstRow="1" w:lastRow="0" w:firstColumn="1" w:lastColumn="0" w:noHBand="0" w:noVBand="1"/>
      </w:tblPr>
      <w:tblGrid>
        <w:gridCol w:w="631"/>
        <w:gridCol w:w="1880"/>
        <w:gridCol w:w="2123"/>
        <w:gridCol w:w="2265"/>
        <w:gridCol w:w="2118"/>
      </w:tblGrid>
      <w:tr w:rsidR="007A38C3" w:rsidRPr="00B0521D" w14:paraId="08F3DF5A" w14:textId="77777777" w:rsidTr="00204E05">
        <w:trPr>
          <w:trHeight w:val="360"/>
        </w:trPr>
        <w:tc>
          <w:tcPr>
            <w:tcW w:w="9017" w:type="dxa"/>
            <w:gridSpan w:val="5"/>
            <w:shd w:val="clear" w:color="auto" w:fill="B6DDE8" w:themeFill="accent5" w:themeFillTint="66"/>
            <w:noWrap/>
            <w:hideMark/>
          </w:tcPr>
          <w:p w14:paraId="7EE742A0"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Bảng trách nhiệm yêu cầu an toàn</w:t>
            </w:r>
          </w:p>
        </w:tc>
      </w:tr>
      <w:tr w:rsidR="007A38C3" w:rsidRPr="00B0521D" w14:paraId="4B823C2F" w14:textId="77777777" w:rsidTr="00204E05">
        <w:trPr>
          <w:trHeight w:val="360"/>
        </w:trPr>
        <w:tc>
          <w:tcPr>
            <w:tcW w:w="623" w:type="dxa"/>
            <w:shd w:val="clear" w:color="auto" w:fill="FFFF00"/>
            <w:noWrap/>
            <w:hideMark/>
          </w:tcPr>
          <w:p w14:paraId="0ECC307A"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STT</w:t>
            </w:r>
          </w:p>
        </w:tc>
        <w:tc>
          <w:tcPr>
            <w:tcW w:w="1882" w:type="dxa"/>
            <w:shd w:val="clear" w:color="auto" w:fill="FFFF00"/>
            <w:noWrap/>
            <w:hideMark/>
          </w:tcPr>
          <w:p w14:paraId="4A6C7550"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Nghiệp vụ</w:t>
            </w:r>
          </w:p>
        </w:tc>
        <w:tc>
          <w:tcPr>
            <w:tcW w:w="2125" w:type="dxa"/>
            <w:shd w:val="clear" w:color="auto" w:fill="FFFF00"/>
            <w:noWrap/>
            <w:hideMark/>
          </w:tcPr>
          <w:p w14:paraId="3DDD525B"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Người dùng</w:t>
            </w:r>
          </w:p>
        </w:tc>
        <w:tc>
          <w:tcPr>
            <w:tcW w:w="2267" w:type="dxa"/>
            <w:shd w:val="clear" w:color="auto" w:fill="FFFF00"/>
            <w:noWrap/>
            <w:hideMark/>
          </w:tcPr>
          <w:p w14:paraId="6EAD5428"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Phần mềm</w:t>
            </w:r>
          </w:p>
        </w:tc>
        <w:tc>
          <w:tcPr>
            <w:tcW w:w="2120" w:type="dxa"/>
            <w:shd w:val="clear" w:color="auto" w:fill="FFFF00"/>
            <w:noWrap/>
            <w:hideMark/>
          </w:tcPr>
          <w:p w14:paraId="0A828057"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Ghi chú</w:t>
            </w:r>
          </w:p>
        </w:tc>
      </w:tr>
      <w:tr w:rsidR="007A38C3" w:rsidRPr="00B0521D" w14:paraId="101C0D73" w14:textId="77777777" w:rsidTr="00204E05">
        <w:trPr>
          <w:trHeight w:val="285"/>
        </w:trPr>
        <w:tc>
          <w:tcPr>
            <w:tcW w:w="623" w:type="dxa"/>
            <w:noWrap/>
            <w:hideMark/>
          </w:tcPr>
          <w:p w14:paraId="5E4BA1DA"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1</w:t>
            </w:r>
          </w:p>
        </w:tc>
        <w:tc>
          <w:tcPr>
            <w:tcW w:w="1882" w:type="dxa"/>
            <w:noWrap/>
          </w:tcPr>
          <w:p w14:paraId="168D0CAD" w14:textId="669406F3" w:rsidR="007A38C3" w:rsidRPr="00B0521D" w:rsidRDefault="00101D0E">
            <w:pPr>
              <w:rPr>
                <w:rFonts w:ascii="Times New Roman" w:hAnsi="Times New Roman" w:cs="Times New Roman"/>
              </w:rPr>
            </w:pPr>
            <w:r>
              <w:rPr>
                <w:rFonts w:ascii="Times New Roman" w:hAnsi="Times New Roman" w:cs="Times New Roman"/>
              </w:rPr>
              <w:t>Hủy Logic ( Xóa Logic)</w:t>
            </w:r>
          </w:p>
        </w:tc>
        <w:tc>
          <w:tcPr>
            <w:tcW w:w="2125" w:type="dxa"/>
            <w:noWrap/>
          </w:tcPr>
          <w:p w14:paraId="3C2C1294" w14:textId="087CEF22" w:rsidR="007A38C3" w:rsidRPr="00B0521D" w:rsidRDefault="00860E9F">
            <w:pPr>
              <w:rPr>
                <w:rFonts w:ascii="Times New Roman" w:hAnsi="Times New Roman" w:cs="Times New Roman"/>
              </w:rPr>
            </w:pPr>
            <w:r>
              <w:rPr>
                <w:rFonts w:ascii="Times New Roman" w:hAnsi="Times New Roman" w:cs="Times New Roman"/>
              </w:rPr>
              <w:t xml:space="preserve">Cho biết hồ sơ </w:t>
            </w:r>
            <w:r w:rsidRPr="005D11F3">
              <w:rPr>
                <w:rFonts w:ascii="Times New Roman" w:hAnsi="Times New Roman" w:cs="Times New Roman"/>
                <w:sz w:val="24"/>
                <w:szCs w:val="24"/>
              </w:rPr>
              <w:t>Đơn đặt phòng,Chủ nhà ngưng hoạt động, Đánh giá và nhận xét khách hàng, Đơn đặt phòng</w:t>
            </w:r>
            <w:r w:rsidR="00321C55">
              <w:rPr>
                <w:rFonts w:ascii="Times New Roman" w:hAnsi="Times New Roman" w:cs="Times New Roman"/>
                <w:sz w:val="24"/>
                <w:szCs w:val="24"/>
              </w:rPr>
              <w:t xml:space="preserve"> cần </w:t>
            </w:r>
            <w:r w:rsidR="00F34CC2">
              <w:rPr>
                <w:rFonts w:ascii="Times New Roman" w:hAnsi="Times New Roman" w:cs="Times New Roman"/>
                <w:sz w:val="24"/>
                <w:szCs w:val="24"/>
              </w:rPr>
              <w:t>hủy logic</w:t>
            </w:r>
          </w:p>
        </w:tc>
        <w:tc>
          <w:tcPr>
            <w:tcW w:w="2267" w:type="dxa"/>
            <w:noWrap/>
          </w:tcPr>
          <w:p w14:paraId="01D1876B" w14:textId="58137D07" w:rsidR="007A38C3" w:rsidRPr="00B0521D" w:rsidRDefault="00204E05">
            <w:pPr>
              <w:rPr>
                <w:rFonts w:ascii="Times New Roman" w:hAnsi="Times New Roman" w:cs="Times New Roman"/>
              </w:rPr>
            </w:pPr>
            <w:r>
              <w:rPr>
                <w:rFonts w:ascii="Times New Roman" w:hAnsi="Times New Roman" w:cs="Times New Roman"/>
              </w:rPr>
              <w:t>Hủy tạm thời</w:t>
            </w:r>
          </w:p>
        </w:tc>
        <w:tc>
          <w:tcPr>
            <w:tcW w:w="2120" w:type="dxa"/>
            <w:noWrap/>
            <w:hideMark/>
          </w:tcPr>
          <w:p w14:paraId="5E44CA91"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1923B092" w14:textId="77777777" w:rsidTr="00204E05">
        <w:trPr>
          <w:trHeight w:val="285"/>
        </w:trPr>
        <w:tc>
          <w:tcPr>
            <w:tcW w:w="623" w:type="dxa"/>
            <w:noWrap/>
            <w:hideMark/>
          </w:tcPr>
          <w:p w14:paraId="1F3CA70E"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2</w:t>
            </w:r>
          </w:p>
        </w:tc>
        <w:tc>
          <w:tcPr>
            <w:tcW w:w="1882" w:type="dxa"/>
            <w:noWrap/>
          </w:tcPr>
          <w:p w14:paraId="74E1995A" w14:textId="13088150" w:rsidR="007A38C3" w:rsidRPr="00B0521D" w:rsidRDefault="00632A70">
            <w:pPr>
              <w:rPr>
                <w:rFonts w:ascii="Times New Roman" w:hAnsi="Times New Roman" w:cs="Times New Roman"/>
              </w:rPr>
            </w:pPr>
            <w:r>
              <w:rPr>
                <w:rFonts w:ascii="Times New Roman" w:hAnsi="Times New Roman" w:cs="Times New Roman"/>
              </w:rPr>
              <w:t>Hủy Thật sự</w:t>
            </w:r>
            <w:r w:rsidR="00667029">
              <w:rPr>
                <w:rFonts w:ascii="Times New Roman" w:hAnsi="Times New Roman" w:cs="Times New Roman"/>
              </w:rPr>
              <w:t xml:space="preserve"> (Xóa Vật Lý</w:t>
            </w:r>
          </w:p>
        </w:tc>
        <w:tc>
          <w:tcPr>
            <w:tcW w:w="2125" w:type="dxa"/>
            <w:noWrap/>
          </w:tcPr>
          <w:p w14:paraId="0DC506A9" w14:textId="75806423" w:rsidR="007A38C3" w:rsidRPr="00B0521D" w:rsidRDefault="00F34CC2">
            <w:pPr>
              <w:rPr>
                <w:rFonts w:ascii="Times New Roman" w:hAnsi="Times New Roman" w:cs="Times New Roman"/>
              </w:rPr>
            </w:pPr>
            <w:r>
              <w:rPr>
                <w:rFonts w:ascii="Times New Roman" w:hAnsi="Times New Roman" w:cs="Times New Roman"/>
              </w:rPr>
              <w:t xml:space="preserve">Cho biết hồ sơ </w:t>
            </w:r>
            <w:r w:rsidRPr="005D11F3">
              <w:rPr>
                <w:rFonts w:ascii="Times New Roman" w:hAnsi="Times New Roman" w:cs="Times New Roman"/>
                <w:sz w:val="24"/>
                <w:szCs w:val="24"/>
              </w:rPr>
              <w:t>Báo cáo kinh doanh</w:t>
            </w:r>
            <w:r>
              <w:rPr>
                <w:rFonts w:ascii="Times New Roman" w:hAnsi="Times New Roman" w:cs="Times New Roman"/>
                <w:sz w:val="24"/>
                <w:szCs w:val="24"/>
              </w:rPr>
              <w:t xml:space="preserve"> cần xóa vật lý</w:t>
            </w:r>
          </w:p>
        </w:tc>
        <w:tc>
          <w:tcPr>
            <w:tcW w:w="2267" w:type="dxa"/>
            <w:noWrap/>
          </w:tcPr>
          <w:p w14:paraId="5A9D49B3" w14:textId="2B35B9B7" w:rsidR="007A38C3" w:rsidRPr="00B0521D" w:rsidRDefault="00204E05">
            <w:pPr>
              <w:rPr>
                <w:rFonts w:ascii="Times New Roman" w:hAnsi="Times New Roman" w:cs="Times New Roman"/>
              </w:rPr>
            </w:pPr>
            <w:r>
              <w:rPr>
                <w:rFonts w:ascii="Times New Roman" w:hAnsi="Times New Roman" w:cs="Times New Roman"/>
              </w:rPr>
              <w:t>Hủy</w:t>
            </w:r>
          </w:p>
        </w:tc>
        <w:tc>
          <w:tcPr>
            <w:tcW w:w="2120" w:type="dxa"/>
            <w:noWrap/>
            <w:hideMark/>
          </w:tcPr>
          <w:p w14:paraId="5F213CBB"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68A584AE" w14:textId="77777777" w:rsidTr="00204E05">
        <w:trPr>
          <w:trHeight w:val="285"/>
        </w:trPr>
        <w:tc>
          <w:tcPr>
            <w:tcW w:w="623" w:type="dxa"/>
            <w:noWrap/>
            <w:hideMark/>
          </w:tcPr>
          <w:p w14:paraId="09399454"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3</w:t>
            </w:r>
          </w:p>
        </w:tc>
        <w:tc>
          <w:tcPr>
            <w:tcW w:w="1882" w:type="dxa"/>
            <w:noWrap/>
          </w:tcPr>
          <w:p w14:paraId="00FC1257" w14:textId="6FAC713B" w:rsidR="007A38C3" w:rsidRPr="00B0521D" w:rsidRDefault="0089306B">
            <w:pPr>
              <w:rPr>
                <w:rFonts w:ascii="Times New Roman" w:hAnsi="Times New Roman" w:cs="Times New Roman"/>
              </w:rPr>
            </w:pPr>
            <w:r>
              <w:rPr>
                <w:rFonts w:ascii="Times New Roman" w:hAnsi="Times New Roman" w:cs="Times New Roman"/>
              </w:rPr>
              <w:t>Đọc/ Xem dữ liệu</w:t>
            </w:r>
          </w:p>
        </w:tc>
        <w:tc>
          <w:tcPr>
            <w:tcW w:w="2125" w:type="dxa"/>
            <w:noWrap/>
          </w:tcPr>
          <w:p w14:paraId="61585371" w14:textId="7348777E" w:rsidR="007A38C3" w:rsidRPr="00B0521D" w:rsidRDefault="00F34CC2">
            <w:pPr>
              <w:rPr>
                <w:rFonts w:ascii="Times New Roman" w:hAnsi="Times New Roman" w:cs="Times New Roman"/>
              </w:rPr>
            </w:pPr>
            <w:r>
              <w:rPr>
                <w:rFonts w:ascii="Times New Roman" w:hAnsi="Times New Roman" w:cs="Times New Roman"/>
              </w:rPr>
              <w:t xml:space="preserve">Cho biết hồ sơ </w:t>
            </w:r>
            <w:r w:rsidRPr="005D11F3">
              <w:rPr>
                <w:rFonts w:ascii="Times New Roman" w:hAnsi="Times New Roman" w:cs="Times New Roman"/>
                <w:sz w:val="24"/>
                <w:szCs w:val="24"/>
              </w:rPr>
              <w:t>Danh sách khách sạn,, thông tin cá nhân, khuyến mãi và ưu đãi</w:t>
            </w:r>
            <w:r>
              <w:rPr>
                <w:rFonts w:ascii="Times New Roman" w:hAnsi="Times New Roman" w:cs="Times New Roman"/>
                <w:sz w:val="24"/>
                <w:szCs w:val="24"/>
              </w:rPr>
              <w:t xml:space="preserve"> </w:t>
            </w:r>
            <w:r w:rsidR="00A56475">
              <w:rPr>
                <w:rFonts w:ascii="Times New Roman" w:hAnsi="Times New Roman" w:cs="Times New Roman"/>
                <w:sz w:val="24"/>
                <w:szCs w:val="24"/>
              </w:rPr>
              <w:t>cần đọc/ xem dữ liệu</w:t>
            </w:r>
          </w:p>
        </w:tc>
        <w:tc>
          <w:tcPr>
            <w:tcW w:w="2267" w:type="dxa"/>
            <w:noWrap/>
          </w:tcPr>
          <w:p w14:paraId="14860CF7" w14:textId="3577F4E3" w:rsidR="007A38C3" w:rsidRPr="00B0521D" w:rsidRDefault="00204E05">
            <w:pPr>
              <w:rPr>
                <w:rFonts w:ascii="Times New Roman" w:hAnsi="Times New Roman" w:cs="Times New Roman"/>
              </w:rPr>
            </w:pPr>
            <w:r>
              <w:rPr>
                <w:rFonts w:ascii="Times New Roman" w:hAnsi="Times New Roman" w:cs="Times New Roman"/>
              </w:rPr>
              <w:t>Thực hiện theo đúng yêu cầu</w:t>
            </w:r>
          </w:p>
        </w:tc>
        <w:tc>
          <w:tcPr>
            <w:tcW w:w="2120" w:type="dxa"/>
            <w:noWrap/>
            <w:hideMark/>
          </w:tcPr>
          <w:p w14:paraId="75AC28C8"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34EA2B6C" w14:textId="77777777" w:rsidTr="00204E05">
        <w:trPr>
          <w:trHeight w:val="285"/>
        </w:trPr>
        <w:tc>
          <w:tcPr>
            <w:tcW w:w="623" w:type="dxa"/>
            <w:noWrap/>
            <w:hideMark/>
          </w:tcPr>
          <w:p w14:paraId="30DFE326"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4</w:t>
            </w:r>
          </w:p>
        </w:tc>
        <w:tc>
          <w:tcPr>
            <w:tcW w:w="1882" w:type="dxa"/>
            <w:noWrap/>
          </w:tcPr>
          <w:p w14:paraId="1819FDC7" w14:textId="71374D48" w:rsidR="007A38C3" w:rsidRPr="00B0521D" w:rsidRDefault="007720FB">
            <w:pPr>
              <w:rPr>
                <w:rFonts w:ascii="Times New Roman" w:hAnsi="Times New Roman" w:cs="Times New Roman"/>
              </w:rPr>
            </w:pPr>
            <w:r>
              <w:rPr>
                <w:rFonts w:ascii="Times New Roman" w:hAnsi="Times New Roman" w:cs="Times New Roman"/>
              </w:rPr>
              <w:t>Phục hồi</w:t>
            </w:r>
          </w:p>
        </w:tc>
        <w:tc>
          <w:tcPr>
            <w:tcW w:w="2125" w:type="dxa"/>
            <w:noWrap/>
          </w:tcPr>
          <w:p w14:paraId="38296E05" w14:textId="38248D42" w:rsidR="007A38C3" w:rsidRPr="00A56475" w:rsidRDefault="00A56475">
            <w:pPr>
              <w:rPr>
                <w:rFonts w:ascii="Times New Roman" w:hAnsi="Times New Roman" w:cs="Times New Roman"/>
                <w:sz w:val="24"/>
                <w:szCs w:val="24"/>
              </w:rPr>
            </w:pPr>
            <w:r>
              <w:rPr>
                <w:rFonts w:ascii="Times New Roman" w:hAnsi="Times New Roman" w:cs="Times New Roman"/>
              </w:rPr>
              <w:t xml:space="preserve">Cho biết hồ sơ </w:t>
            </w:r>
            <w:r w:rsidRPr="005D11F3">
              <w:rPr>
                <w:rFonts w:ascii="Times New Roman" w:hAnsi="Times New Roman" w:cs="Times New Roman"/>
                <w:sz w:val="24"/>
                <w:szCs w:val="24"/>
              </w:rPr>
              <w:t>Đơn đặt phòng,Chủ nhà ngưng hoạt động, Đánh giá và nhận xét khách hàng, Đơn đặt phòng</w:t>
            </w:r>
            <w:r>
              <w:rPr>
                <w:rFonts w:ascii="Times New Roman" w:hAnsi="Times New Roman" w:cs="Times New Roman"/>
                <w:sz w:val="24"/>
                <w:szCs w:val="24"/>
              </w:rPr>
              <w:t xml:space="preserve"> cần phục hồi</w:t>
            </w:r>
          </w:p>
        </w:tc>
        <w:tc>
          <w:tcPr>
            <w:tcW w:w="2267" w:type="dxa"/>
            <w:noWrap/>
          </w:tcPr>
          <w:p w14:paraId="286E8E89" w14:textId="5030CADA" w:rsidR="007A38C3" w:rsidRPr="00B0521D" w:rsidRDefault="00204E05">
            <w:pPr>
              <w:rPr>
                <w:rFonts w:ascii="Times New Roman" w:hAnsi="Times New Roman" w:cs="Times New Roman"/>
              </w:rPr>
            </w:pPr>
            <w:r>
              <w:rPr>
                <w:rFonts w:ascii="Times New Roman" w:hAnsi="Times New Roman" w:cs="Times New Roman"/>
              </w:rPr>
              <w:t>Phục hồi</w:t>
            </w:r>
          </w:p>
        </w:tc>
        <w:tc>
          <w:tcPr>
            <w:tcW w:w="2120" w:type="dxa"/>
            <w:noWrap/>
            <w:hideMark/>
          </w:tcPr>
          <w:p w14:paraId="345ED3A5"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00BF661E" w14:textId="77777777" w:rsidTr="00204E05">
        <w:trPr>
          <w:trHeight w:val="285"/>
        </w:trPr>
        <w:tc>
          <w:tcPr>
            <w:tcW w:w="623" w:type="dxa"/>
            <w:noWrap/>
            <w:hideMark/>
          </w:tcPr>
          <w:p w14:paraId="169096D8"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5</w:t>
            </w:r>
          </w:p>
        </w:tc>
        <w:tc>
          <w:tcPr>
            <w:tcW w:w="1882" w:type="dxa"/>
            <w:noWrap/>
          </w:tcPr>
          <w:p w14:paraId="43F79052" w14:textId="11281CD2" w:rsidR="007A38C3" w:rsidRPr="00B0521D" w:rsidRDefault="00F90571">
            <w:pPr>
              <w:rPr>
                <w:rFonts w:ascii="Times New Roman" w:hAnsi="Times New Roman" w:cs="Times New Roman"/>
              </w:rPr>
            </w:pPr>
            <w:r>
              <w:rPr>
                <w:rFonts w:ascii="Times New Roman" w:hAnsi="Times New Roman" w:cs="Times New Roman"/>
              </w:rPr>
              <w:t>Ghi dữ liệu</w:t>
            </w:r>
          </w:p>
        </w:tc>
        <w:tc>
          <w:tcPr>
            <w:tcW w:w="2125" w:type="dxa"/>
            <w:noWrap/>
          </w:tcPr>
          <w:p w14:paraId="0B6867F1" w14:textId="3D0F3628" w:rsidR="007A38C3" w:rsidRPr="00B0521D" w:rsidRDefault="00121FA2">
            <w:pPr>
              <w:rPr>
                <w:rFonts w:ascii="Times New Roman" w:hAnsi="Times New Roman" w:cs="Times New Roman"/>
              </w:rPr>
            </w:pPr>
            <w:r>
              <w:rPr>
                <w:rFonts w:ascii="Times New Roman" w:hAnsi="Times New Roman" w:cs="Times New Roman"/>
              </w:rPr>
              <w:t xml:space="preserve">Cho biết hồ sơ </w:t>
            </w:r>
            <w:r w:rsidR="00A56475" w:rsidRPr="005D11F3">
              <w:rPr>
                <w:rFonts w:ascii="Times New Roman" w:hAnsi="Times New Roman" w:cs="Times New Roman"/>
              </w:rPr>
              <w:t>Đơn đặt phòng,thông tin khách sạn, thông tin tài khoản người dùng, dữ liệu báo cáo kinh doanh, đánh giá nhận xét , thông tin cá nhân người dùng</w:t>
            </w:r>
            <w:r w:rsidR="00A56475">
              <w:rPr>
                <w:rFonts w:ascii="Times New Roman" w:hAnsi="Times New Roman" w:cs="Times New Roman"/>
              </w:rPr>
              <w:t xml:space="preserve"> </w:t>
            </w:r>
            <w:r>
              <w:rPr>
                <w:rFonts w:ascii="Times New Roman" w:hAnsi="Times New Roman" w:cs="Times New Roman"/>
              </w:rPr>
              <w:t>cần ghi dữ liệu</w:t>
            </w:r>
          </w:p>
        </w:tc>
        <w:tc>
          <w:tcPr>
            <w:tcW w:w="2267" w:type="dxa"/>
            <w:noWrap/>
          </w:tcPr>
          <w:p w14:paraId="3F684D56" w14:textId="305BBCBB" w:rsidR="007A38C3" w:rsidRPr="00B0521D" w:rsidRDefault="00204E05">
            <w:pPr>
              <w:rPr>
                <w:rFonts w:ascii="Times New Roman" w:hAnsi="Times New Roman" w:cs="Times New Roman"/>
              </w:rPr>
            </w:pPr>
            <w:r>
              <w:rPr>
                <w:rFonts w:ascii="Times New Roman" w:hAnsi="Times New Roman" w:cs="Times New Roman"/>
              </w:rPr>
              <w:t>Thực hiện theo đúng yêu cầu</w:t>
            </w:r>
          </w:p>
        </w:tc>
        <w:tc>
          <w:tcPr>
            <w:tcW w:w="2120" w:type="dxa"/>
            <w:noWrap/>
            <w:hideMark/>
          </w:tcPr>
          <w:p w14:paraId="1F6BAC58"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bl>
    <w:p w14:paraId="0843A5DB" w14:textId="77777777" w:rsidR="0083153B" w:rsidRPr="00B0521D" w:rsidRDefault="0980E14C" w:rsidP="002B5552">
      <w:pPr>
        <w:pStyle w:val="Heading3"/>
      </w:pPr>
      <w:bookmarkStart w:id="59" w:name="_Toc50884365"/>
      <w:bookmarkStart w:id="60" w:name="_Toc173188465"/>
      <w:r>
        <w:lastRenderedPageBreak/>
        <w:t>Bảng trách nhiệm yêu cầu tương thích</w:t>
      </w:r>
      <w:bookmarkEnd w:id="59"/>
      <w:bookmarkEnd w:id="60"/>
    </w:p>
    <w:tbl>
      <w:tblPr>
        <w:tblStyle w:val="TableGrid"/>
        <w:tblW w:w="0" w:type="auto"/>
        <w:tblLook w:val="04A0" w:firstRow="1" w:lastRow="0" w:firstColumn="1" w:lastColumn="0" w:noHBand="0" w:noVBand="1"/>
      </w:tblPr>
      <w:tblGrid>
        <w:gridCol w:w="633"/>
        <w:gridCol w:w="1457"/>
        <w:gridCol w:w="216"/>
        <w:gridCol w:w="3947"/>
        <w:gridCol w:w="1946"/>
        <w:gridCol w:w="818"/>
      </w:tblGrid>
      <w:tr w:rsidR="007A38C3" w:rsidRPr="00B0521D" w14:paraId="43857CFD" w14:textId="77777777" w:rsidTr="001A6013">
        <w:trPr>
          <w:trHeight w:val="360"/>
        </w:trPr>
        <w:tc>
          <w:tcPr>
            <w:tcW w:w="9017" w:type="dxa"/>
            <w:gridSpan w:val="6"/>
            <w:shd w:val="clear" w:color="auto" w:fill="B6DDE8" w:themeFill="accent5" w:themeFillTint="66"/>
            <w:noWrap/>
            <w:hideMark/>
          </w:tcPr>
          <w:p w14:paraId="263E6A6C"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Bảng trách nhiệm yêu cầu tương thích</w:t>
            </w:r>
          </w:p>
        </w:tc>
      </w:tr>
      <w:tr w:rsidR="007A38C3" w:rsidRPr="00B0521D" w14:paraId="49CB4044" w14:textId="77777777" w:rsidTr="001A6013">
        <w:trPr>
          <w:trHeight w:val="360"/>
        </w:trPr>
        <w:tc>
          <w:tcPr>
            <w:tcW w:w="625" w:type="dxa"/>
            <w:shd w:val="clear" w:color="auto" w:fill="FFFF00"/>
            <w:noWrap/>
            <w:hideMark/>
          </w:tcPr>
          <w:p w14:paraId="7318C1E2"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STT</w:t>
            </w:r>
          </w:p>
        </w:tc>
        <w:tc>
          <w:tcPr>
            <w:tcW w:w="1458" w:type="dxa"/>
            <w:shd w:val="clear" w:color="auto" w:fill="FFFF00"/>
            <w:noWrap/>
            <w:hideMark/>
          </w:tcPr>
          <w:p w14:paraId="17D3025A"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Nghiệp vụ</w:t>
            </w:r>
          </w:p>
        </w:tc>
        <w:tc>
          <w:tcPr>
            <w:tcW w:w="4167" w:type="dxa"/>
            <w:gridSpan w:val="2"/>
            <w:shd w:val="clear" w:color="auto" w:fill="FFFF00"/>
            <w:noWrap/>
            <w:hideMark/>
          </w:tcPr>
          <w:p w14:paraId="150DE4EE"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Người dùng</w:t>
            </w:r>
          </w:p>
        </w:tc>
        <w:tc>
          <w:tcPr>
            <w:tcW w:w="1948" w:type="dxa"/>
            <w:shd w:val="clear" w:color="auto" w:fill="FFFF00"/>
            <w:noWrap/>
            <w:hideMark/>
          </w:tcPr>
          <w:p w14:paraId="511434B5"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Phần mềm</w:t>
            </w:r>
          </w:p>
        </w:tc>
        <w:tc>
          <w:tcPr>
            <w:tcW w:w="819" w:type="dxa"/>
            <w:shd w:val="clear" w:color="auto" w:fill="FFFF00"/>
            <w:noWrap/>
            <w:hideMark/>
          </w:tcPr>
          <w:p w14:paraId="0F36F114" w14:textId="77777777" w:rsidR="007A38C3" w:rsidRPr="00B0521D" w:rsidRDefault="007A38C3" w:rsidP="007A38C3">
            <w:pPr>
              <w:jc w:val="center"/>
              <w:rPr>
                <w:rFonts w:ascii="Times New Roman" w:hAnsi="Times New Roman" w:cs="Times New Roman"/>
                <w:b/>
                <w:bCs/>
              </w:rPr>
            </w:pPr>
            <w:r w:rsidRPr="00B0521D">
              <w:rPr>
                <w:rFonts w:ascii="Times New Roman" w:hAnsi="Times New Roman" w:cs="Times New Roman"/>
                <w:b/>
                <w:bCs/>
              </w:rPr>
              <w:t>Ghi chú</w:t>
            </w:r>
          </w:p>
        </w:tc>
      </w:tr>
      <w:tr w:rsidR="007A38C3" w:rsidRPr="00B0521D" w14:paraId="67BDE2F4" w14:textId="77777777" w:rsidTr="001A6013">
        <w:trPr>
          <w:trHeight w:val="285"/>
        </w:trPr>
        <w:tc>
          <w:tcPr>
            <w:tcW w:w="625" w:type="dxa"/>
            <w:noWrap/>
            <w:hideMark/>
          </w:tcPr>
          <w:p w14:paraId="156D4CCB"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1</w:t>
            </w:r>
          </w:p>
        </w:tc>
        <w:tc>
          <w:tcPr>
            <w:tcW w:w="1497" w:type="dxa"/>
            <w:gridSpan w:val="2"/>
            <w:noWrap/>
          </w:tcPr>
          <w:p w14:paraId="1D27C44A" w14:textId="4E4CC3AB" w:rsidR="007A38C3" w:rsidRPr="00B0521D" w:rsidRDefault="00943A01">
            <w:pPr>
              <w:rPr>
                <w:rFonts w:ascii="Times New Roman" w:hAnsi="Times New Roman" w:cs="Times New Roman"/>
              </w:rPr>
            </w:pPr>
            <w:r>
              <w:rPr>
                <w:rFonts w:ascii="Times New Roman" w:eastAsia="Bahnschrift" w:hAnsi="Times New Roman" w:cs="Times New Roman"/>
                <w:sz w:val="24"/>
                <w:szCs w:val="24"/>
              </w:rPr>
              <w:t>Đăng ký tài khoản khách thuê phòng</w:t>
            </w:r>
          </w:p>
        </w:tc>
        <w:tc>
          <w:tcPr>
            <w:tcW w:w="4128" w:type="dxa"/>
            <w:noWrap/>
          </w:tcPr>
          <w:p w14:paraId="19A21BBC" w14:textId="6E99361D" w:rsidR="007A38C3" w:rsidRPr="00B0521D" w:rsidRDefault="004A0868">
            <w:pPr>
              <w:rPr>
                <w:rFonts w:ascii="Times New Roman" w:hAnsi="Times New Roman" w:cs="Times New Roman"/>
              </w:rPr>
            </w:pPr>
            <w:r>
              <w:rPr>
                <w:rFonts w:ascii="Times New Roman" w:hAnsi="Times New Roman" w:cs="Times New Roman"/>
              </w:rPr>
              <w:t xml:space="preserve">Cài </w:t>
            </w:r>
            <w:r w:rsidR="00985347">
              <w:rPr>
                <w:rFonts w:ascii="Times New Roman" w:hAnsi="Times New Roman" w:cs="Times New Roman"/>
              </w:rPr>
              <w:t>đặt Facebook/Gmail</w:t>
            </w:r>
            <w:r>
              <w:rPr>
                <w:rFonts w:ascii="Times New Roman" w:hAnsi="Times New Roman" w:cs="Times New Roman"/>
              </w:rPr>
              <w:t xml:space="preserve"> </w:t>
            </w:r>
            <w:r w:rsidR="005B3C02">
              <w:rPr>
                <w:rFonts w:ascii="Times New Roman" w:hAnsi="Times New Roman" w:cs="Times New Roman"/>
              </w:rPr>
              <w:t xml:space="preserve">và liên kết tài khoản </w:t>
            </w:r>
            <w:r w:rsidR="006535E0">
              <w:rPr>
                <w:rFonts w:ascii="Times New Roman" w:hAnsi="Times New Roman" w:cs="Times New Roman"/>
              </w:rPr>
              <w:t>khách thuê phòng</w:t>
            </w:r>
          </w:p>
        </w:tc>
        <w:tc>
          <w:tcPr>
            <w:tcW w:w="1948" w:type="dxa"/>
            <w:noWrap/>
          </w:tcPr>
          <w:p w14:paraId="7B0EAE65" w14:textId="18A00DCA" w:rsidR="007A38C3" w:rsidRPr="00B0521D" w:rsidRDefault="003F12D1">
            <w:pPr>
              <w:rPr>
                <w:rFonts w:ascii="Times New Roman" w:hAnsi="Times New Roman" w:cs="Times New Roman"/>
              </w:rPr>
            </w:pPr>
            <w:r>
              <w:rPr>
                <w:rFonts w:ascii="Times New Roman" w:hAnsi="Times New Roman" w:cs="Times New Roman"/>
              </w:rPr>
              <w:t>Thực hiện theo đúng yêu cầu</w:t>
            </w:r>
          </w:p>
        </w:tc>
        <w:tc>
          <w:tcPr>
            <w:tcW w:w="819" w:type="dxa"/>
            <w:noWrap/>
            <w:hideMark/>
          </w:tcPr>
          <w:p w14:paraId="7D45543F"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3C3E4505" w14:textId="77777777" w:rsidTr="001A6013">
        <w:trPr>
          <w:trHeight w:val="285"/>
        </w:trPr>
        <w:tc>
          <w:tcPr>
            <w:tcW w:w="625" w:type="dxa"/>
            <w:noWrap/>
            <w:hideMark/>
          </w:tcPr>
          <w:p w14:paraId="7AB8A465"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2</w:t>
            </w:r>
          </w:p>
        </w:tc>
        <w:tc>
          <w:tcPr>
            <w:tcW w:w="1497" w:type="dxa"/>
            <w:gridSpan w:val="2"/>
            <w:noWrap/>
          </w:tcPr>
          <w:p w14:paraId="1887BD44" w14:textId="2E4856E4" w:rsidR="007A38C3" w:rsidRPr="00B0521D" w:rsidRDefault="00943A01">
            <w:pPr>
              <w:rPr>
                <w:rFonts w:ascii="Times New Roman" w:hAnsi="Times New Roman" w:cs="Times New Roman"/>
              </w:rPr>
            </w:pPr>
            <w:r>
              <w:rPr>
                <w:rFonts w:ascii="Times New Roman" w:eastAsia="Bahnschrift" w:hAnsi="Times New Roman" w:cs="Times New Roman"/>
                <w:sz w:val="24"/>
                <w:szCs w:val="24"/>
              </w:rPr>
              <w:t>Đề xuất</w:t>
            </w:r>
            <w:r w:rsidRPr="00B0521D">
              <w:rPr>
                <w:rFonts w:ascii="Times New Roman" w:eastAsia="Bahnschrift" w:hAnsi="Times New Roman" w:cs="Times New Roman"/>
                <w:sz w:val="24"/>
                <w:szCs w:val="24"/>
              </w:rPr>
              <w:t xml:space="preserve"> khách sạn</w:t>
            </w:r>
            <w:r>
              <w:rPr>
                <w:rFonts w:ascii="Times New Roman" w:eastAsia="Bahnschrift" w:hAnsi="Times New Roman" w:cs="Times New Roman"/>
                <w:sz w:val="24"/>
                <w:szCs w:val="24"/>
              </w:rPr>
              <w:t xml:space="preserve"> khác</w:t>
            </w:r>
          </w:p>
        </w:tc>
        <w:tc>
          <w:tcPr>
            <w:tcW w:w="4128" w:type="dxa"/>
            <w:noWrap/>
          </w:tcPr>
          <w:p w14:paraId="2A7495DF" w14:textId="358A6833" w:rsidR="007A38C3" w:rsidRPr="006C3413" w:rsidRDefault="006C3413">
            <w:pPr>
              <w:rPr>
                <w:rFonts w:ascii="Times New Roman" w:hAnsi="Times New Roman" w:cs="Times New Roman"/>
              </w:rPr>
            </w:pPr>
            <w:r w:rsidRPr="006C3413">
              <w:rPr>
                <w:rFonts w:ascii="Times New Roman" w:hAnsi="Times New Roman" w:cs="Times New Roman"/>
              </w:rPr>
              <w:t>Chuẩn</w:t>
            </w:r>
            <w:r>
              <w:rPr>
                <w:rFonts w:ascii="Times New Roman" w:hAnsi="Times New Roman" w:cs="Times New Roman"/>
              </w:rPr>
              <w:t xml:space="preserve"> </w:t>
            </w:r>
            <w:r w:rsidRPr="006C3413">
              <w:rPr>
                <w:rFonts w:ascii="Times New Roman" w:hAnsi="Times New Roman" w:cs="Times New Roman"/>
              </w:rPr>
              <w:t xml:space="preserve">bị </w:t>
            </w:r>
            <w:r w:rsidR="002316F6">
              <w:rPr>
                <w:rFonts w:ascii="Times New Roman" w:hAnsi="Times New Roman" w:cs="Times New Roman"/>
              </w:rPr>
              <w:t>tập tin Maps</w:t>
            </w:r>
            <w:r w:rsidRPr="006C3413">
              <w:rPr>
                <w:rFonts w:ascii="Times New Roman" w:hAnsi="Times New Roman" w:cs="Times New Roman"/>
              </w:rPr>
              <w:t xml:space="preserve"> với cấu</w:t>
            </w:r>
            <w:r>
              <w:rPr>
                <w:rFonts w:ascii="Times New Roman" w:hAnsi="Times New Roman" w:cs="Times New Roman"/>
              </w:rPr>
              <w:t xml:space="preserve"> </w:t>
            </w:r>
            <w:r w:rsidRPr="006C3413">
              <w:rPr>
                <w:rFonts w:ascii="Times New Roman" w:hAnsi="Times New Roman" w:cs="Times New Roman"/>
              </w:rPr>
              <w:t>trúc</w:t>
            </w:r>
            <w:r>
              <w:rPr>
                <w:rFonts w:ascii="Times New Roman" w:hAnsi="Times New Roman" w:cs="Times New Roman"/>
              </w:rPr>
              <w:t xml:space="preserve"> </w:t>
            </w:r>
            <w:r w:rsidRPr="006C3413">
              <w:rPr>
                <w:rFonts w:ascii="Times New Roman" w:hAnsi="Times New Roman" w:cs="Times New Roman"/>
              </w:rPr>
              <w:t>theo</w:t>
            </w:r>
            <w:r>
              <w:rPr>
                <w:rFonts w:ascii="Times New Roman" w:hAnsi="Times New Roman" w:cs="Times New Roman"/>
              </w:rPr>
              <w:t xml:space="preserve"> </w:t>
            </w:r>
            <w:r w:rsidRPr="006C3413">
              <w:rPr>
                <w:rFonts w:ascii="Times New Roman" w:hAnsi="Times New Roman" w:cs="Times New Roman"/>
              </w:rPr>
              <w:t>biểu</w:t>
            </w:r>
            <w:r>
              <w:rPr>
                <w:rFonts w:ascii="Times New Roman" w:hAnsi="Times New Roman" w:cs="Times New Roman"/>
              </w:rPr>
              <w:t xml:space="preserve"> </w:t>
            </w:r>
            <w:r w:rsidRPr="006C3413">
              <w:rPr>
                <w:rFonts w:ascii="Times New Roman" w:hAnsi="Times New Roman" w:cs="Times New Roman"/>
              </w:rPr>
              <w:t>mẫu</w:t>
            </w:r>
            <w:r w:rsidR="001F1E79">
              <w:rPr>
                <w:rFonts w:ascii="Times New Roman" w:hAnsi="Times New Roman" w:cs="Times New Roman"/>
              </w:rPr>
              <w:t xml:space="preserve"> </w:t>
            </w:r>
            <w:r w:rsidRPr="006C3413">
              <w:rPr>
                <w:rFonts w:ascii="Times New Roman" w:hAnsi="Times New Roman" w:cs="Times New Roman"/>
              </w:rPr>
              <w:t>và cho</w:t>
            </w:r>
            <w:r>
              <w:rPr>
                <w:rFonts w:ascii="Times New Roman" w:hAnsi="Times New Roman" w:cs="Times New Roman"/>
              </w:rPr>
              <w:t xml:space="preserve"> </w:t>
            </w:r>
            <w:r w:rsidRPr="006C3413">
              <w:rPr>
                <w:rFonts w:ascii="Times New Roman" w:hAnsi="Times New Roman" w:cs="Times New Roman"/>
              </w:rPr>
              <w:t>biết tên</w:t>
            </w:r>
            <w:r>
              <w:rPr>
                <w:rFonts w:ascii="Times New Roman" w:hAnsi="Times New Roman" w:cs="Times New Roman"/>
              </w:rPr>
              <w:t xml:space="preserve"> </w:t>
            </w:r>
            <w:r w:rsidRPr="006C3413">
              <w:rPr>
                <w:rFonts w:ascii="Times New Roman" w:hAnsi="Times New Roman" w:cs="Times New Roman"/>
              </w:rPr>
              <w:t>tập</w:t>
            </w:r>
            <w:r>
              <w:rPr>
                <w:rFonts w:ascii="Times New Roman" w:hAnsi="Times New Roman" w:cs="Times New Roman"/>
              </w:rPr>
              <w:t xml:space="preserve"> </w:t>
            </w:r>
            <w:r w:rsidRPr="006C3413">
              <w:rPr>
                <w:rFonts w:ascii="Times New Roman" w:hAnsi="Times New Roman" w:cs="Times New Roman"/>
              </w:rPr>
              <w:t>tin muốn dùng</w:t>
            </w:r>
          </w:p>
        </w:tc>
        <w:tc>
          <w:tcPr>
            <w:tcW w:w="1948" w:type="dxa"/>
            <w:noWrap/>
          </w:tcPr>
          <w:p w14:paraId="55A66061" w14:textId="288B50A8" w:rsidR="007A38C3" w:rsidRPr="00B0521D" w:rsidRDefault="003F12D1">
            <w:pPr>
              <w:rPr>
                <w:rFonts w:ascii="Times New Roman" w:hAnsi="Times New Roman" w:cs="Times New Roman"/>
              </w:rPr>
            </w:pPr>
            <w:r>
              <w:rPr>
                <w:rFonts w:ascii="Times New Roman" w:hAnsi="Times New Roman" w:cs="Times New Roman"/>
              </w:rPr>
              <w:t>Thực hiện theo đúng yêu cầu</w:t>
            </w:r>
          </w:p>
        </w:tc>
        <w:tc>
          <w:tcPr>
            <w:tcW w:w="819" w:type="dxa"/>
            <w:noWrap/>
            <w:hideMark/>
          </w:tcPr>
          <w:p w14:paraId="6ACC574E"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0DED3B4A" w14:textId="77777777" w:rsidTr="001A6013">
        <w:trPr>
          <w:trHeight w:val="285"/>
        </w:trPr>
        <w:tc>
          <w:tcPr>
            <w:tcW w:w="625" w:type="dxa"/>
            <w:noWrap/>
            <w:hideMark/>
          </w:tcPr>
          <w:p w14:paraId="3BEAAA0E"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3</w:t>
            </w:r>
          </w:p>
        </w:tc>
        <w:tc>
          <w:tcPr>
            <w:tcW w:w="1497" w:type="dxa"/>
            <w:gridSpan w:val="2"/>
            <w:noWrap/>
          </w:tcPr>
          <w:p w14:paraId="348AC1BD" w14:textId="6CEAA12F" w:rsidR="007A38C3" w:rsidRPr="00B0521D" w:rsidRDefault="001A6013">
            <w:pPr>
              <w:rPr>
                <w:rFonts w:ascii="Times New Roman" w:hAnsi="Times New Roman" w:cs="Times New Roman"/>
              </w:rPr>
            </w:pPr>
            <w:r w:rsidRPr="00B0521D">
              <w:rPr>
                <w:rFonts w:ascii="Times New Roman" w:eastAsia="Bahnschrift" w:hAnsi="Times New Roman" w:cs="Times New Roman"/>
                <w:sz w:val="24"/>
                <w:szCs w:val="24"/>
              </w:rPr>
              <w:t>Thanh toán biên lai đặt phòng</w:t>
            </w:r>
          </w:p>
        </w:tc>
        <w:tc>
          <w:tcPr>
            <w:tcW w:w="4128" w:type="dxa"/>
            <w:noWrap/>
          </w:tcPr>
          <w:p w14:paraId="4A3743A8" w14:textId="00C60927" w:rsidR="007A38C3" w:rsidRPr="00B0521D" w:rsidRDefault="00543735">
            <w:pPr>
              <w:rPr>
                <w:rFonts w:ascii="Times New Roman" w:hAnsi="Times New Roman" w:cs="Times New Roman"/>
              </w:rPr>
            </w:pPr>
            <w:r>
              <w:rPr>
                <w:rFonts w:ascii="Times New Roman" w:hAnsi="Times New Roman" w:cs="Times New Roman"/>
              </w:rPr>
              <w:t>Cài đặt app Ngân hàn</w:t>
            </w:r>
            <w:r w:rsidR="00F320A6">
              <w:rPr>
                <w:rFonts w:ascii="Times New Roman" w:hAnsi="Times New Roman" w:cs="Times New Roman"/>
              </w:rPr>
              <w:t>g</w:t>
            </w:r>
            <w:r>
              <w:rPr>
                <w:rFonts w:ascii="Times New Roman" w:hAnsi="Times New Roman" w:cs="Times New Roman"/>
              </w:rPr>
              <w:t xml:space="preserve"> và </w:t>
            </w:r>
            <w:r w:rsidR="00A868B6">
              <w:rPr>
                <w:rFonts w:ascii="Times New Roman" w:hAnsi="Times New Roman" w:cs="Times New Roman"/>
              </w:rPr>
              <w:t xml:space="preserve">cho biết </w:t>
            </w:r>
            <w:r w:rsidR="00F320A6">
              <w:rPr>
                <w:rFonts w:ascii="Times New Roman" w:hAnsi="Times New Roman" w:cs="Times New Roman"/>
              </w:rPr>
              <w:t xml:space="preserve">phòng </w:t>
            </w:r>
            <w:r w:rsidR="000137B5">
              <w:rPr>
                <w:rFonts w:ascii="Times New Roman" w:hAnsi="Times New Roman" w:cs="Times New Roman"/>
              </w:rPr>
              <w:t>cần thanh toán</w:t>
            </w:r>
          </w:p>
        </w:tc>
        <w:tc>
          <w:tcPr>
            <w:tcW w:w="1948" w:type="dxa"/>
            <w:noWrap/>
          </w:tcPr>
          <w:p w14:paraId="452B4F42" w14:textId="03A1FD66" w:rsidR="007A38C3" w:rsidRPr="00B0521D" w:rsidRDefault="003F12D1">
            <w:pPr>
              <w:rPr>
                <w:rFonts w:ascii="Times New Roman" w:hAnsi="Times New Roman" w:cs="Times New Roman"/>
              </w:rPr>
            </w:pPr>
            <w:r>
              <w:rPr>
                <w:rFonts w:ascii="Times New Roman" w:hAnsi="Times New Roman" w:cs="Times New Roman"/>
              </w:rPr>
              <w:t>Thực hiện theo đúng yêu cầu</w:t>
            </w:r>
          </w:p>
        </w:tc>
        <w:tc>
          <w:tcPr>
            <w:tcW w:w="819" w:type="dxa"/>
            <w:noWrap/>
            <w:hideMark/>
          </w:tcPr>
          <w:p w14:paraId="298C7EE7"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1A48EB19" w14:textId="77777777" w:rsidTr="001A6013">
        <w:trPr>
          <w:trHeight w:val="285"/>
        </w:trPr>
        <w:tc>
          <w:tcPr>
            <w:tcW w:w="625" w:type="dxa"/>
            <w:noWrap/>
            <w:hideMark/>
          </w:tcPr>
          <w:p w14:paraId="6108316A"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4</w:t>
            </w:r>
          </w:p>
        </w:tc>
        <w:tc>
          <w:tcPr>
            <w:tcW w:w="1497" w:type="dxa"/>
            <w:gridSpan w:val="2"/>
            <w:noWrap/>
          </w:tcPr>
          <w:p w14:paraId="125C9DCE" w14:textId="0CC34C45" w:rsidR="007A38C3" w:rsidRPr="00B0521D" w:rsidRDefault="001A6013">
            <w:pPr>
              <w:rPr>
                <w:rFonts w:ascii="Times New Roman" w:hAnsi="Times New Roman" w:cs="Times New Roman"/>
              </w:rPr>
            </w:pPr>
            <w:r>
              <w:rPr>
                <w:rFonts w:ascii="Times New Roman" w:eastAsia="Bahnschrift" w:hAnsi="Times New Roman" w:cs="Times New Roman"/>
                <w:sz w:val="24"/>
                <w:szCs w:val="24"/>
              </w:rPr>
              <w:t>Hoàn tiền đặt phòng</w:t>
            </w:r>
          </w:p>
        </w:tc>
        <w:tc>
          <w:tcPr>
            <w:tcW w:w="4128" w:type="dxa"/>
            <w:noWrap/>
          </w:tcPr>
          <w:p w14:paraId="061EA9B4" w14:textId="410BCE52" w:rsidR="007A38C3" w:rsidRPr="00B0521D" w:rsidRDefault="00D70EC8">
            <w:pPr>
              <w:rPr>
                <w:rFonts w:ascii="Times New Roman" w:hAnsi="Times New Roman" w:cs="Times New Roman"/>
              </w:rPr>
            </w:pPr>
            <w:r>
              <w:rPr>
                <w:rFonts w:ascii="Times New Roman" w:hAnsi="Times New Roman" w:cs="Times New Roman"/>
              </w:rPr>
              <w:t>Cài đặt app Ngân hàng và cho biết phòng cần hoàn tiền</w:t>
            </w:r>
          </w:p>
        </w:tc>
        <w:tc>
          <w:tcPr>
            <w:tcW w:w="1948" w:type="dxa"/>
            <w:noWrap/>
          </w:tcPr>
          <w:p w14:paraId="616104E7" w14:textId="7882E6A7" w:rsidR="007A38C3" w:rsidRPr="00B0521D" w:rsidRDefault="003F12D1">
            <w:pPr>
              <w:rPr>
                <w:rFonts w:ascii="Times New Roman" w:hAnsi="Times New Roman" w:cs="Times New Roman"/>
              </w:rPr>
            </w:pPr>
            <w:r>
              <w:rPr>
                <w:rFonts w:ascii="Times New Roman" w:hAnsi="Times New Roman" w:cs="Times New Roman"/>
              </w:rPr>
              <w:t>Thực hiện theo đúng yêu cầu</w:t>
            </w:r>
          </w:p>
        </w:tc>
        <w:tc>
          <w:tcPr>
            <w:tcW w:w="819" w:type="dxa"/>
            <w:noWrap/>
            <w:hideMark/>
          </w:tcPr>
          <w:p w14:paraId="6205F9B1"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r w:rsidR="007A38C3" w:rsidRPr="00B0521D" w14:paraId="3B29A66C" w14:textId="77777777" w:rsidTr="001A6013">
        <w:trPr>
          <w:trHeight w:val="285"/>
        </w:trPr>
        <w:tc>
          <w:tcPr>
            <w:tcW w:w="625" w:type="dxa"/>
            <w:noWrap/>
            <w:hideMark/>
          </w:tcPr>
          <w:p w14:paraId="7A6FD1DB" w14:textId="77777777" w:rsidR="007A38C3" w:rsidRPr="00B0521D" w:rsidRDefault="007A38C3" w:rsidP="007A38C3">
            <w:pPr>
              <w:rPr>
                <w:rFonts w:ascii="Times New Roman" w:hAnsi="Times New Roman" w:cs="Times New Roman"/>
              </w:rPr>
            </w:pPr>
            <w:r w:rsidRPr="00B0521D">
              <w:rPr>
                <w:rFonts w:ascii="Times New Roman" w:hAnsi="Times New Roman" w:cs="Times New Roman"/>
              </w:rPr>
              <w:t>5</w:t>
            </w:r>
          </w:p>
        </w:tc>
        <w:tc>
          <w:tcPr>
            <w:tcW w:w="1497" w:type="dxa"/>
            <w:gridSpan w:val="2"/>
            <w:noWrap/>
          </w:tcPr>
          <w:p w14:paraId="2ED2AC1B" w14:textId="1637AF0E" w:rsidR="007A38C3" w:rsidRPr="00B0521D" w:rsidRDefault="001A6013">
            <w:pPr>
              <w:rPr>
                <w:rFonts w:ascii="Times New Roman" w:hAnsi="Times New Roman" w:cs="Times New Roman"/>
              </w:rPr>
            </w:pPr>
            <w:r w:rsidRPr="00B0521D">
              <w:rPr>
                <w:rFonts w:ascii="Times New Roman" w:eastAsia="Bahnschrift" w:hAnsi="Times New Roman" w:cs="Times New Roman"/>
                <w:sz w:val="24"/>
                <w:szCs w:val="24"/>
              </w:rPr>
              <w:t>Liên kết ngân hàng</w:t>
            </w:r>
          </w:p>
        </w:tc>
        <w:tc>
          <w:tcPr>
            <w:tcW w:w="4128" w:type="dxa"/>
            <w:noWrap/>
          </w:tcPr>
          <w:p w14:paraId="632150DD" w14:textId="376573BE" w:rsidR="007A38C3" w:rsidRPr="00B0521D" w:rsidRDefault="00D70EC8">
            <w:pPr>
              <w:rPr>
                <w:rFonts w:ascii="Times New Roman" w:hAnsi="Times New Roman" w:cs="Times New Roman"/>
              </w:rPr>
            </w:pPr>
            <w:r>
              <w:rPr>
                <w:rFonts w:ascii="Times New Roman" w:hAnsi="Times New Roman" w:cs="Times New Roman"/>
              </w:rPr>
              <w:t>Cài đặt app Ngân hàng và liên kết tài khoản chủ nhà</w:t>
            </w:r>
          </w:p>
        </w:tc>
        <w:tc>
          <w:tcPr>
            <w:tcW w:w="1948" w:type="dxa"/>
            <w:noWrap/>
          </w:tcPr>
          <w:p w14:paraId="10280BF3" w14:textId="5BD35E50" w:rsidR="007A38C3" w:rsidRPr="00B0521D" w:rsidRDefault="003F12D1">
            <w:pPr>
              <w:rPr>
                <w:rFonts w:ascii="Times New Roman" w:hAnsi="Times New Roman" w:cs="Times New Roman"/>
              </w:rPr>
            </w:pPr>
            <w:r>
              <w:rPr>
                <w:rFonts w:ascii="Times New Roman" w:hAnsi="Times New Roman" w:cs="Times New Roman"/>
              </w:rPr>
              <w:t>Thực hiện theo đúng yêu cầu</w:t>
            </w:r>
          </w:p>
        </w:tc>
        <w:tc>
          <w:tcPr>
            <w:tcW w:w="819" w:type="dxa"/>
            <w:noWrap/>
            <w:hideMark/>
          </w:tcPr>
          <w:p w14:paraId="6B5F1EB3" w14:textId="77777777" w:rsidR="007A38C3" w:rsidRPr="00B0521D" w:rsidRDefault="007A38C3">
            <w:pPr>
              <w:rPr>
                <w:rFonts w:ascii="Times New Roman" w:hAnsi="Times New Roman" w:cs="Times New Roman"/>
              </w:rPr>
            </w:pPr>
            <w:r w:rsidRPr="00B0521D">
              <w:rPr>
                <w:rFonts w:ascii="Times New Roman" w:hAnsi="Times New Roman" w:cs="Times New Roman"/>
              </w:rPr>
              <w:t> </w:t>
            </w:r>
          </w:p>
        </w:tc>
      </w:tr>
    </w:tbl>
    <w:p w14:paraId="294A9CAC" w14:textId="2E138D1F" w:rsidR="00B40152" w:rsidRPr="00B0521D" w:rsidRDefault="0087790F" w:rsidP="009C2510">
      <w:pPr>
        <w:rPr>
          <w:rFonts w:ascii="Times New Roman" w:hAnsi="Times New Roman" w:cs="Times New Roman"/>
        </w:rPr>
      </w:pPr>
      <w:r w:rsidRPr="00B0521D">
        <w:rPr>
          <w:rFonts w:ascii="Times New Roman" w:hAnsi="Times New Roman" w:cs="Times New Roman"/>
        </w:rPr>
        <w:br w:type="page"/>
      </w:r>
    </w:p>
    <w:p w14:paraId="2E692A75" w14:textId="77777777" w:rsidR="00B40152" w:rsidRPr="00B0521D" w:rsidRDefault="00B40152" w:rsidP="00B40152">
      <w:pPr>
        <w:pStyle w:val="Heading1"/>
      </w:pPr>
      <w:bookmarkStart w:id="61" w:name="_Toc173188466"/>
      <w:r w:rsidRPr="00B0521D">
        <w:lastRenderedPageBreak/>
        <w:t>L</w:t>
      </w:r>
      <w:r w:rsidR="00A31D46" w:rsidRPr="00B0521D">
        <w:t>AB</w:t>
      </w:r>
      <w:r w:rsidRPr="00B0521D">
        <w:t xml:space="preserve"> 2</w:t>
      </w:r>
      <w:r w:rsidR="00A31D46" w:rsidRPr="00B0521D">
        <w:t xml:space="preserve"> -</w:t>
      </w:r>
      <w:r w:rsidRPr="00B0521D">
        <w:t xml:space="preserve"> MÔ HÌNH HÓA YÊU CẦU</w:t>
      </w:r>
      <w:bookmarkEnd w:id="61"/>
    </w:p>
    <w:p w14:paraId="138E9848" w14:textId="33293D72" w:rsidR="00B40152" w:rsidRPr="00B0521D" w:rsidRDefault="007230CE" w:rsidP="00B40152">
      <w:pPr>
        <w:pStyle w:val="Heading2"/>
      </w:pPr>
      <w:bookmarkStart w:id="62" w:name="_Toc173188467"/>
      <w:r w:rsidRPr="00B0521D">
        <w:t>Usecase Diagram</w:t>
      </w:r>
      <w:bookmarkEnd w:id="62"/>
    </w:p>
    <w:p w14:paraId="5027073E" w14:textId="01EAA67D" w:rsidR="00CD73FF" w:rsidRPr="00B0521D" w:rsidRDefault="00CD73FF" w:rsidP="00CD73FF">
      <w:pPr>
        <w:pStyle w:val="Heading3"/>
      </w:pPr>
      <w:bookmarkStart w:id="63" w:name="_Toc173188468"/>
      <w:r w:rsidRPr="00B0521D">
        <w:t>Sơ đồ mức tổng quát</w:t>
      </w:r>
      <w:bookmarkEnd w:id="63"/>
    </w:p>
    <w:p w14:paraId="14C2C955" w14:textId="0B6416C0" w:rsidR="00CD73FF" w:rsidRPr="00B0521D" w:rsidRDefault="00595B3A" w:rsidP="00CD73FF">
      <w:pPr>
        <w:rPr>
          <w:rFonts w:ascii="Times New Roman" w:hAnsi="Times New Roman" w:cs="Times New Roman"/>
        </w:rPr>
      </w:pPr>
      <w:r w:rsidRPr="00595B3A">
        <w:rPr>
          <w:rFonts w:ascii="Times New Roman" w:hAnsi="Times New Roman" w:cs="Times New Roman"/>
          <w:noProof/>
        </w:rPr>
        <w:drawing>
          <wp:inline distT="0" distB="0" distL="0" distR="0" wp14:anchorId="19C98BAF" wp14:editId="28E752A0">
            <wp:extent cx="5732145" cy="3113405"/>
            <wp:effectExtent l="0" t="0" r="1905" b="0"/>
            <wp:docPr id="20046558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55803" name="Picture 1" descr="A screenshot of a computer screen&#10;&#10;Description automatically generated"/>
                    <pic:cNvPicPr/>
                  </pic:nvPicPr>
                  <pic:blipFill>
                    <a:blip r:embed="rId31"/>
                    <a:stretch>
                      <a:fillRect/>
                    </a:stretch>
                  </pic:blipFill>
                  <pic:spPr>
                    <a:xfrm>
                      <a:off x="0" y="0"/>
                      <a:ext cx="5732145" cy="3113405"/>
                    </a:xfrm>
                    <a:prstGeom prst="rect">
                      <a:avLst/>
                    </a:prstGeom>
                  </pic:spPr>
                </pic:pic>
              </a:graphicData>
            </a:graphic>
          </wp:inline>
        </w:drawing>
      </w:r>
    </w:p>
    <w:p w14:paraId="0CB9748B" w14:textId="36B7425B" w:rsidR="00CD73FF" w:rsidRPr="00B0521D" w:rsidRDefault="00CD73FF" w:rsidP="00CD73FF">
      <w:pPr>
        <w:pStyle w:val="Heading3"/>
      </w:pPr>
      <w:bookmarkStart w:id="64" w:name="_Toc173188469"/>
      <w:r w:rsidRPr="00B0521D">
        <w:t xml:space="preserve">Sơ đồ chi tiết: </w:t>
      </w:r>
      <w:r w:rsidR="00FE08A3">
        <w:t>Đăng ký / Đăng nhập</w:t>
      </w:r>
      <w:bookmarkEnd w:id="64"/>
    </w:p>
    <w:p w14:paraId="603AF997" w14:textId="19E806F8" w:rsidR="001927EF" w:rsidRPr="001927EF" w:rsidRDefault="00140B91" w:rsidP="001927EF">
      <w:r w:rsidRPr="00140B91">
        <w:rPr>
          <w:noProof/>
        </w:rPr>
        <w:drawing>
          <wp:inline distT="0" distB="0" distL="0" distR="0" wp14:anchorId="75601528" wp14:editId="684CB3F6">
            <wp:extent cx="5732145" cy="2988310"/>
            <wp:effectExtent l="0" t="0" r="1905" b="2540"/>
            <wp:docPr id="194983482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4826" name="Picture 1" descr="A diagram of a company&#10;&#10;Description automatically generated"/>
                    <pic:cNvPicPr/>
                  </pic:nvPicPr>
                  <pic:blipFill>
                    <a:blip r:embed="rId32"/>
                    <a:stretch>
                      <a:fillRect/>
                    </a:stretch>
                  </pic:blipFill>
                  <pic:spPr>
                    <a:xfrm>
                      <a:off x="0" y="0"/>
                      <a:ext cx="5732145" cy="2988310"/>
                    </a:xfrm>
                    <a:prstGeom prst="rect">
                      <a:avLst/>
                    </a:prstGeom>
                  </pic:spPr>
                </pic:pic>
              </a:graphicData>
            </a:graphic>
          </wp:inline>
        </w:drawing>
      </w:r>
    </w:p>
    <w:p w14:paraId="25316967" w14:textId="766A37D4" w:rsidR="003A1F18" w:rsidRPr="00B0521D" w:rsidRDefault="003A1F18" w:rsidP="003A1F18">
      <w:pPr>
        <w:pStyle w:val="Heading3"/>
      </w:pPr>
      <w:bookmarkStart w:id="65" w:name="_Toc173188470"/>
      <w:r w:rsidRPr="00B0521D">
        <w:lastRenderedPageBreak/>
        <w:t xml:space="preserve">Sơ đồ chi tiết: </w:t>
      </w:r>
      <w:r w:rsidR="00A41B4E">
        <w:t>Đặt phòng</w:t>
      </w:r>
      <w:bookmarkEnd w:id="65"/>
    </w:p>
    <w:p w14:paraId="0CBA6628" w14:textId="3E7EF35F" w:rsidR="003A1F18" w:rsidRPr="00B0521D" w:rsidRDefault="001D6D01" w:rsidP="003A1F18">
      <w:pPr>
        <w:rPr>
          <w:rFonts w:ascii="Times New Roman" w:hAnsi="Times New Roman" w:cs="Times New Roman"/>
        </w:rPr>
      </w:pPr>
      <w:r w:rsidRPr="001D6D01">
        <w:rPr>
          <w:rFonts w:ascii="Times New Roman" w:hAnsi="Times New Roman" w:cs="Times New Roman"/>
          <w:noProof/>
        </w:rPr>
        <w:drawing>
          <wp:inline distT="0" distB="0" distL="0" distR="0" wp14:anchorId="274B5FE6" wp14:editId="01705C26">
            <wp:extent cx="5732145" cy="4027805"/>
            <wp:effectExtent l="0" t="0" r="1905" b="0"/>
            <wp:docPr id="5752326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2629" name="Picture 1" descr="A diagram of a diagram&#10;&#10;Description automatically generated"/>
                    <pic:cNvPicPr/>
                  </pic:nvPicPr>
                  <pic:blipFill>
                    <a:blip r:embed="rId33"/>
                    <a:stretch>
                      <a:fillRect/>
                    </a:stretch>
                  </pic:blipFill>
                  <pic:spPr>
                    <a:xfrm>
                      <a:off x="0" y="0"/>
                      <a:ext cx="5732145" cy="4027805"/>
                    </a:xfrm>
                    <a:prstGeom prst="rect">
                      <a:avLst/>
                    </a:prstGeom>
                  </pic:spPr>
                </pic:pic>
              </a:graphicData>
            </a:graphic>
          </wp:inline>
        </w:drawing>
      </w:r>
    </w:p>
    <w:p w14:paraId="2A235858" w14:textId="21474A79" w:rsidR="00591C49" w:rsidRDefault="00591C49" w:rsidP="00591C49">
      <w:pPr>
        <w:pStyle w:val="Heading3"/>
      </w:pPr>
      <w:bookmarkStart w:id="66" w:name="_Toc173188471"/>
      <w:r w:rsidRPr="00B0521D">
        <w:t xml:space="preserve">Sơ đồ chi tiết: </w:t>
      </w:r>
      <w:r w:rsidR="00EF6AFF">
        <w:t>Đăng phòng cho thuê</w:t>
      </w:r>
      <w:bookmarkEnd w:id="66"/>
    </w:p>
    <w:p w14:paraId="05891242" w14:textId="075E4EE8" w:rsidR="00062DBE" w:rsidRPr="005D11F3" w:rsidRDefault="00764240" w:rsidP="00062DBE">
      <w:pPr>
        <w:rPr>
          <w:rFonts w:ascii="Times New Roman" w:hAnsi="Times New Roman" w:cs="Times New Roman"/>
        </w:rPr>
      </w:pPr>
      <w:r w:rsidRPr="00764240">
        <w:rPr>
          <w:rFonts w:ascii="Times New Roman" w:hAnsi="Times New Roman" w:cs="Times New Roman"/>
          <w:noProof/>
        </w:rPr>
        <w:drawing>
          <wp:inline distT="0" distB="0" distL="0" distR="0" wp14:anchorId="43893EF3" wp14:editId="42771094">
            <wp:extent cx="5732145" cy="3690620"/>
            <wp:effectExtent l="0" t="0" r="1905" b="5080"/>
            <wp:docPr id="12611756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75628" name="Picture 1" descr="A diagram of a diagram&#10;&#10;Description automatically generated"/>
                    <pic:cNvPicPr/>
                  </pic:nvPicPr>
                  <pic:blipFill>
                    <a:blip r:embed="rId34"/>
                    <a:stretch>
                      <a:fillRect/>
                    </a:stretch>
                  </pic:blipFill>
                  <pic:spPr>
                    <a:xfrm>
                      <a:off x="0" y="0"/>
                      <a:ext cx="5732145" cy="3690620"/>
                    </a:xfrm>
                    <a:prstGeom prst="rect">
                      <a:avLst/>
                    </a:prstGeom>
                  </pic:spPr>
                </pic:pic>
              </a:graphicData>
            </a:graphic>
          </wp:inline>
        </w:drawing>
      </w:r>
    </w:p>
    <w:p w14:paraId="695B6260" w14:textId="4D9FA4C7" w:rsidR="00591C49" w:rsidRDefault="00591C49" w:rsidP="00591C49">
      <w:pPr>
        <w:pStyle w:val="Heading3"/>
      </w:pPr>
      <w:bookmarkStart w:id="67" w:name="_Toc173188472"/>
      <w:r w:rsidRPr="00B0521D">
        <w:lastRenderedPageBreak/>
        <w:t xml:space="preserve">Sơ đồ chi tiết: </w:t>
      </w:r>
      <w:r w:rsidR="00062DBE">
        <w:t>Quản lý phòng</w:t>
      </w:r>
      <w:bookmarkEnd w:id="67"/>
    </w:p>
    <w:p w14:paraId="02253CAB" w14:textId="17DB56C7" w:rsidR="00031289" w:rsidRPr="005D11F3" w:rsidRDefault="00B33224" w:rsidP="00031289">
      <w:pPr>
        <w:rPr>
          <w:rFonts w:ascii="Times New Roman" w:hAnsi="Times New Roman" w:cs="Times New Roman"/>
        </w:rPr>
      </w:pPr>
      <w:r w:rsidRPr="00B33224">
        <w:rPr>
          <w:rFonts w:ascii="Times New Roman" w:hAnsi="Times New Roman" w:cs="Times New Roman"/>
          <w:noProof/>
        </w:rPr>
        <w:drawing>
          <wp:inline distT="0" distB="0" distL="0" distR="0" wp14:anchorId="647BDE0B" wp14:editId="3D67B807">
            <wp:extent cx="5732145" cy="2872105"/>
            <wp:effectExtent l="0" t="0" r="1905" b="4445"/>
            <wp:docPr id="11428245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4594" name="Picture 1" descr="A diagram of a diagram&#10;&#10;Description automatically generated"/>
                    <pic:cNvPicPr/>
                  </pic:nvPicPr>
                  <pic:blipFill>
                    <a:blip r:embed="rId35"/>
                    <a:stretch>
                      <a:fillRect/>
                    </a:stretch>
                  </pic:blipFill>
                  <pic:spPr>
                    <a:xfrm>
                      <a:off x="0" y="0"/>
                      <a:ext cx="5732145" cy="2872105"/>
                    </a:xfrm>
                    <a:prstGeom prst="rect">
                      <a:avLst/>
                    </a:prstGeom>
                  </pic:spPr>
                </pic:pic>
              </a:graphicData>
            </a:graphic>
          </wp:inline>
        </w:drawing>
      </w:r>
    </w:p>
    <w:p w14:paraId="08B6E96C" w14:textId="7DA67D62" w:rsidR="00BA0EFA" w:rsidRDefault="00BA0EFA" w:rsidP="00BA0EFA">
      <w:pPr>
        <w:pStyle w:val="Heading3"/>
      </w:pPr>
      <w:bookmarkStart w:id="68" w:name="_Toc173188473"/>
      <w:r w:rsidRPr="00B0521D">
        <w:t xml:space="preserve">Sơ đồ chi tiết: </w:t>
      </w:r>
      <w:r>
        <w:t>Quản lý số liệu</w:t>
      </w:r>
      <w:bookmarkEnd w:id="68"/>
    </w:p>
    <w:p w14:paraId="43576BE7" w14:textId="3E192C52" w:rsidR="00DD6263" w:rsidRPr="005D11F3" w:rsidRDefault="007C4D7A" w:rsidP="00DD6263">
      <w:pPr>
        <w:rPr>
          <w:rFonts w:ascii="Times New Roman" w:hAnsi="Times New Roman" w:cs="Times New Roman"/>
        </w:rPr>
      </w:pPr>
      <w:r w:rsidRPr="007C4D7A">
        <w:rPr>
          <w:rFonts w:ascii="Times New Roman" w:hAnsi="Times New Roman" w:cs="Times New Roman"/>
          <w:noProof/>
        </w:rPr>
        <w:drawing>
          <wp:inline distT="0" distB="0" distL="0" distR="0" wp14:anchorId="12DC7BBE" wp14:editId="4630C5DE">
            <wp:extent cx="5732145" cy="3632200"/>
            <wp:effectExtent l="0" t="0" r="1905" b="6350"/>
            <wp:docPr id="114777049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0498" name="Picture 1" descr="A diagram of a diagram&#10;&#10;Description automatically generated with medium confidence"/>
                    <pic:cNvPicPr/>
                  </pic:nvPicPr>
                  <pic:blipFill>
                    <a:blip r:embed="rId36"/>
                    <a:stretch>
                      <a:fillRect/>
                    </a:stretch>
                  </pic:blipFill>
                  <pic:spPr>
                    <a:xfrm>
                      <a:off x="0" y="0"/>
                      <a:ext cx="5732145" cy="3632200"/>
                    </a:xfrm>
                    <a:prstGeom prst="rect">
                      <a:avLst/>
                    </a:prstGeom>
                  </pic:spPr>
                </pic:pic>
              </a:graphicData>
            </a:graphic>
          </wp:inline>
        </w:drawing>
      </w:r>
    </w:p>
    <w:p w14:paraId="70EE390A" w14:textId="5F340475" w:rsidR="00FE08A3" w:rsidRDefault="00C75EC7">
      <w:pPr>
        <w:pStyle w:val="Heading3"/>
      </w:pPr>
      <w:bookmarkStart w:id="69" w:name="_Toc173188474"/>
      <w:r>
        <w:lastRenderedPageBreak/>
        <w:t>Sơ đồ chi tiết: C</w:t>
      </w:r>
      <w:r w:rsidR="007B2CDC">
        <w:t>hăm sóc khách hàng</w:t>
      </w:r>
      <w:bookmarkEnd w:id="69"/>
    </w:p>
    <w:p w14:paraId="251CB853" w14:textId="77227021" w:rsidR="00082A03" w:rsidRPr="005D11F3" w:rsidRDefault="00A03D79" w:rsidP="00082A03">
      <w:pPr>
        <w:rPr>
          <w:rFonts w:ascii="Times New Roman" w:hAnsi="Times New Roman" w:cs="Times New Roman"/>
        </w:rPr>
      </w:pPr>
      <w:r w:rsidRPr="00A03D79">
        <w:rPr>
          <w:rFonts w:ascii="Times New Roman" w:hAnsi="Times New Roman" w:cs="Times New Roman"/>
          <w:noProof/>
        </w:rPr>
        <w:drawing>
          <wp:inline distT="0" distB="0" distL="0" distR="0" wp14:anchorId="7B28BCCD" wp14:editId="19567972">
            <wp:extent cx="5732145" cy="2684145"/>
            <wp:effectExtent l="0" t="0" r="1905" b="1905"/>
            <wp:docPr id="1744499641" name="Picture 1" descr="A diagram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99641" name="Picture 1" descr="A diagram with text on it&#10;&#10;Description automatically generated with medium confidence"/>
                    <pic:cNvPicPr/>
                  </pic:nvPicPr>
                  <pic:blipFill>
                    <a:blip r:embed="rId37"/>
                    <a:stretch>
                      <a:fillRect/>
                    </a:stretch>
                  </pic:blipFill>
                  <pic:spPr>
                    <a:xfrm>
                      <a:off x="0" y="0"/>
                      <a:ext cx="5732145" cy="2684145"/>
                    </a:xfrm>
                    <a:prstGeom prst="rect">
                      <a:avLst/>
                    </a:prstGeom>
                  </pic:spPr>
                </pic:pic>
              </a:graphicData>
            </a:graphic>
          </wp:inline>
        </w:drawing>
      </w:r>
    </w:p>
    <w:p w14:paraId="2D1A0D62" w14:textId="17830F52" w:rsidR="003422DF" w:rsidRPr="00B0521D" w:rsidRDefault="003422DF" w:rsidP="007230CE">
      <w:pPr>
        <w:pStyle w:val="Heading2"/>
      </w:pPr>
      <w:bookmarkStart w:id="70" w:name="_Toc173188475"/>
      <w:r w:rsidRPr="00B0521D">
        <w:t>Bảng Usecase</w:t>
      </w:r>
      <w:bookmarkEnd w:id="70"/>
    </w:p>
    <w:tbl>
      <w:tblPr>
        <w:tblW w:w="8995" w:type="dxa"/>
        <w:tblLook w:val="04A0" w:firstRow="1" w:lastRow="0" w:firstColumn="1" w:lastColumn="0" w:noHBand="0" w:noVBand="1"/>
      </w:tblPr>
      <w:tblGrid>
        <w:gridCol w:w="1705"/>
        <w:gridCol w:w="3240"/>
        <w:gridCol w:w="4050"/>
      </w:tblGrid>
      <w:tr w:rsidR="00D32170" w:rsidRPr="00D32170" w14:paraId="29BC815B" w14:textId="77777777" w:rsidTr="00D32170">
        <w:trPr>
          <w:trHeight w:val="804"/>
        </w:trPr>
        <w:tc>
          <w:tcPr>
            <w:tcW w:w="1705" w:type="dxa"/>
            <w:tcBorders>
              <w:top w:val="single" w:sz="4" w:space="0" w:color="auto"/>
              <w:left w:val="single" w:sz="4" w:space="0" w:color="auto"/>
              <w:bottom w:val="single" w:sz="4" w:space="0" w:color="auto"/>
              <w:right w:val="single" w:sz="4" w:space="0" w:color="auto"/>
            </w:tcBorders>
            <w:shd w:val="clear" w:color="000000" w:fill="DAE9F8"/>
            <w:vAlign w:val="center"/>
            <w:hideMark/>
          </w:tcPr>
          <w:p w14:paraId="6DA78D55" w14:textId="77777777" w:rsidR="00D32170" w:rsidRPr="00D32170" w:rsidRDefault="00D32170" w:rsidP="00D32170">
            <w:pPr>
              <w:spacing w:before="0" w:line="240" w:lineRule="auto"/>
              <w:jc w:val="center"/>
              <w:rPr>
                <w:rFonts w:ascii="Times New Roman" w:eastAsia="Times New Roman" w:hAnsi="Times New Roman" w:cs="Times New Roman"/>
                <w:b/>
                <w:bCs/>
                <w:color w:val="000000"/>
                <w:sz w:val="24"/>
                <w:szCs w:val="24"/>
              </w:rPr>
            </w:pPr>
            <w:r w:rsidRPr="00D32170">
              <w:rPr>
                <w:rFonts w:ascii="Times New Roman" w:eastAsia="Times New Roman" w:hAnsi="Times New Roman" w:cs="Times New Roman"/>
                <w:b/>
                <w:bCs/>
                <w:color w:val="000000"/>
                <w:sz w:val="24"/>
                <w:szCs w:val="24"/>
              </w:rPr>
              <w:t>Code</w:t>
            </w:r>
          </w:p>
        </w:tc>
        <w:tc>
          <w:tcPr>
            <w:tcW w:w="3240" w:type="dxa"/>
            <w:tcBorders>
              <w:top w:val="single" w:sz="4" w:space="0" w:color="auto"/>
              <w:left w:val="nil"/>
              <w:bottom w:val="single" w:sz="4" w:space="0" w:color="auto"/>
              <w:right w:val="single" w:sz="4" w:space="0" w:color="auto"/>
            </w:tcBorders>
            <w:shd w:val="clear" w:color="000000" w:fill="DAE9F8"/>
            <w:vAlign w:val="center"/>
            <w:hideMark/>
          </w:tcPr>
          <w:p w14:paraId="4FE5ED17" w14:textId="77777777" w:rsidR="00D32170" w:rsidRPr="00D32170" w:rsidRDefault="00D32170" w:rsidP="00D32170">
            <w:pPr>
              <w:spacing w:before="0" w:line="240" w:lineRule="auto"/>
              <w:jc w:val="center"/>
              <w:rPr>
                <w:rFonts w:ascii="Times New Roman" w:eastAsia="Times New Roman" w:hAnsi="Times New Roman" w:cs="Times New Roman"/>
                <w:b/>
                <w:bCs/>
                <w:color w:val="000000"/>
                <w:sz w:val="24"/>
                <w:szCs w:val="24"/>
              </w:rPr>
            </w:pPr>
            <w:r w:rsidRPr="00D32170">
              <w:rPr>
                <w:rFonts w:ascii="Times New Roman" w:eastAsia="Times New Roman" w:hAnsi="Times New Roman" w:cs="Times New Roman"/>
                <w:b/>
                <w:bCs/>
                <w:color w:val="000000"/>
                <w:sz w:val="24"/>
                <w:szCs w:val="24"/>
              </w:rPr>
              <w:t>Package</w:t>
            </w:r>
          </w:p>
        </w:tc>
        <w:tc>
          <w:tcPr>
            <w:tcW w:w="4050" w:type="dxa"/>
            <w:tcBorders>
              <w:top w:val="single" w:sz="4" w:space="0" w:color="auto"/>
              <w:left w:val="nil"/>
              <w:bottom w:val="single" w:sz="4" w:space="0" w:color="auto"/>
              <w:right w:val="single" w:sz="4" w:space="0" w:color="auto"/>
            </w:tcBorders>
            <w:shd w:val="clear" w:color="000000" w:fill="DAE9F8"/>
            <w:vAlign w:val="center"/>
            <w:hideMark/>
          </w:tcPr>
          <w:p w14:paraId="42C564E5"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Tên Usecase</w:t>
            </w:r>
          </w:p>
        </w:tc>
      </w:tr>
      <w:tr w:rsidR="00D32170" w:rsidRPr="00D32170" w14:paraId="7CCE50AA"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3FBB4392"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UC01</w:t>
            </w:r>
          </w:p>
        </w:tc>
        <w:tc>
          <w:tcPr>
            <w:tcW w:w="3240" w:type="dxa"/>
            <w:tcBorders>
              <w:top w:val="nil"/>
              <w:left w:val="nil"/>
              <w:bottom w:val="single" w:sz="4" w:space="0" w:color="auto"/>
              <w:right w:val="single" w:sz="4" w:space="0" w:color="auto"/>
            </w:tcBorders>
            <w:shd w:val="clear" w:color="000000" w:fill="FFFFFF"/>
            <w:vAlign w:val="center"/>
            <w:hideMark/>
          </w:tcPr>
          <w:p w14:paraId="0E1C04C5"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Chăm sóc khách hàng</w:t>
            </w:r>
          </w:p>
        </w:tc>
        <w:tc>
          <w:tcPr>
            <w:tcW w:w="4050" w:type="dxa"/>
            <w:tcBorders>
              <w:top w:val="nil"/>
              <w:left w:val="nil"/>
              <w:bottom w:val="single" w:sz="4" w:space="0" w:color="auto"/>
              <w:right w:val="single" w:sz="4" w:space="0" w:color="auto"/>
            </w:tcBorders>
            <w:shd w:val="clear" w:color="auto" w:fill="auto"/>
            <w:vAlign w:val="center"/>
            <w:hideMark/>
          </w:tcPr>
          <w:p w14:paraId="63EFAD0A"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Liên hệ qua Kênh hỏi đáp</w:t>
            </w:r>
          </w:p>
        </w:tc>
      </w:tr>
      <w:tr w:rsidR="00D32170" w:rsidRPr="00D32170" w14:paraId="3C13A614"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11F98984"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UC02</w:t>
            </w:r>
          </w:p>
        </w:tc>
        <w:tc>
          <w:tcPr>
            <w:tcW w:w="3240" w:type="dxa"/>
            <w:tcBorders>
              <w:top w:val="nil"/>
              <w:left w:val="nil"/>
              <w:bottom w:val="single" w:sz="4" w:space="0" w:color="auto"/>
              <w:right w:val="single" w:sz="4" w:space="0" w:color="auto"/>
            </w:tcBorders>
            <w:shd w:val="clear" w:color="000000" w:fill="FFFFFF"/>
            <w:vAlign w:val="center"/>
            <w:hideMark/>
          </w:tcPr>
          <w:p w14:paraId="2D1D34E4"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số liệu</w:t>
            </w:r>
          </w:p>
        </w:tc>
        <w:tc>
          <w:tcPr>
            <w:tcW w:w="4050" w:type="dxa"/>
            <w:tcBorders>
              <w:top w:val="nil"/>
              <w:left w:val="nil"/>
              <w:bottom w:val="single" w:sz="4" w:space="0" w:color="auto"/>
              <w:right w:val="single" w:sz="4" w:space="0" w:color="auto"/>
            </w:tcBorders>
            <w:shd w:val="clear" w:color="auto" w:fill="auto"/>
            <w:vAlign w:val="center"/>
            <w:hideMark/>
          </w:tcPr>
          <w:p w14:paraId="5482E18C"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Thống kê doanh thu</w:t>
            </w:r>
          </w:p>
        </w:tc>
      </w:tr>
      <w:tr w:rsidR="00D32170" w:rsidRPr="00D32170" w14:paraId="6EB21B33"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58D72E85"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UC03</w:t>
            </w:r>
          </w:p>
        </w:tc>
        <w:tc>
          <w:tcPr>
            <w:tcW w:w="3240" w:type="dxa"/>
            <w:tcBorders>
              <w:top w:val="nil"/>
              <w:left w:val="nil"/>
              <w:bottom w:val="single" w:sz="4" w:space="0" w:color="auto"/>
              <w:right w:val="single" w:sz="4" w:space="0" w:color="auto"/>
            </w:tcBorders>
            <w:shd w:val="clear" w:color="000000" w:fill="FFFFFF"/>
            <w:vAlign w:val="center"/>
            <w:hideMark/>
          </w:tcPr>
          <w:p w14:paraId="52209BAD"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số liệu</w:t>
            </w:r>
          </w:p>
        </w:tc>
        <w:tc>
          <w:tcPr>
            <w:tcW w:w="4050" w:type="dxa"/>
            <w:tcBorders>
              <w:top w:val="nil"/>
              <w:left w:val="nil"/>
              <w:bottom w:val="single" w:sz="4" w:space="0" w:color="auto"/>
              <w:right w:val="single" w:sz="4" w:space="0" w:color="auto"/>
            </w:tcBorders>
            <w:shd w:val="clear" w:color="auto" w:fill="auto"/>
            <w:vAlign w:val="center"/>
            <w:hideMark/>
          </w:tcPr>
          <w:p w14:paraId="48012340"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Tra cứu thông tin khách hàng</w:t>
            </w:r>
          </w:p>
        </w:tc>
      </w:tr>
      <w:tr w:rsidR="00D32170" w:rsidRPr="00D32170" w14:paraId="4CC46ACA"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41CA6246"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UC04</w:t>
            </w:r>
          </w:p>
        </w:tc>
        <w:tc>
          <w:tcPr>
            <w:tcW w:w="3240" w:type="dxa"/>
            <w:tcBorders>
              <w:top w:val="nil"/>
              <w:left w:val="nil"/>
              <w:bottom w:val="single" w:sz="4" w:space="0" w:color="auto"/>
              <w:right w:val="single" w:sz="4" w:space="0" w:color="auto"/>
            </w:tcBorders>
            <w:shd w:val="clear" w:color="000000" w:fill="FFFFFF"/>
            <w:vAlign w:val="center"/>
            <w:hideMark/>
          </w:tcPr>
          <w:p w14:paraId="0C28DCE4"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số liệu</w:t>
            </w:r>
          </w:p>
        </w:tc>
        <w:tc>
          <w:tcPr>
            <w:tcW w:w="4050" w:type="dxa"/>
            <w:tcBorders>
              <w:top w:val="nil"/>
              <w:left w:val="nil"/>
              <w:bottom w:val="single" w:sz="4" w:space="0" w:color="auto"/>
              <w:right w:val="single" w:sz="4" w:space="0" w:color="auto"/>
            </w:tcBorders>
            <w:shd w:val="clear" w:color="auto" w:fill="auto"/>
            <w:vAlign w:val="center"/>
            <w:hideMark/>
          </w:tcPr>
          <w:p w14:paraId="16AED8EB"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Thống kê số lượng yêu cầu hỗ trợ</w:t>
            </w:r>
          </w:p>
        </w:tc>
      </w:tr>
      <w:tr w:rsidR="00D32170" w:rsidRPr="00D32170" w14:paraId="2EA77DF9"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2641A2CC"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UC05</w:t>
            </w:r>
          </w:p>
        </w:tc>
        <w:tc>
          <w:tcPr>
            <w:tcW w:w="3240" w:type="dxa"/>
            <w:tcBorders>
              <w:top w:val="nil"/>
              <w:left w:val="nil"/>
              <w:bottom w:val="single" w:sz="4" w:space="0" w:color="auto"/>
              <w:right w:val="single" w:sz="4" w:space="0" w:color="auto"/>
            </w:tcBorders>
            <w:shd w:val="clear" w:color="000000" w:fill="FFFFFF"/>
            <w:vAlign w:val="center"/>
            <w:hideMark/>
          </w:tcPr>
          <w:p w14:paraId="3F0F36AA"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số liệu</w:t>
            </w:r>
          </w:p>
        </w:tc>
        <w:tc>
          <w:tcPr>
            <w:tcW w:w="4050" w:type="dxa"/>
            <w:tcBorders>
              <w:top w:val="nil"/>
              <w:left w:val="nil"/>
              <w:bottom w:val="single" w:sz="4" w:space="0" w:color="auto"/>
              <w:right w:val="single" w:sz="4" w:space="0" w:color="auto"/>
            </w:tcBorders>
            <w:shd w:val="clear" w:color="auto" w:fill="auto"/>
            <w:vAlign w:val="center"/>
            <w:hideMark/>
          </w:tcPr>
          <w:p w14:paraId="45B0E755"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Thống kê mức độ hài lòng của khách hàng</w:t>
            </w:r>
          </w:p>
        </w:tc>
      </w:tr>
      <w:tr w:rsidR="00D32170" w:rsidRPr="00D32170" w14:paraId="23DC2D9E"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6A9887FB"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UC06</w:t>
            </w:r>
          </w:p>
        </w:tc>
        <w:tc>
          <w:tcPr>
            <w:tcW w:w="3240" w:type="dxa"/>
            <w:tcBorders>
              <w:top w:val="nil"/>
              <w:left w:val="nil"/>
              <w:bottom w:val="single" w:sz="4" w:space="0" w:color="auto"/>
              <w:right w:val="single" w:sz="4" w:space="0" w:color="auto"/>
            </w:tcBorders>
            <w:shd w:val="clear" w:color="000000" w:fill="FFFFFF"/>
            <w:vAlign w:val="center"/>
            <w:hideMark/>
          </w:tcPr>
          <w:p w14:paraId="78A58FCE"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ký/ Đăng nhập</w:t>
            </w:r>
          </w:p>
        </w:tc>
        <w:tc>
          <w:tcPr>
            <w:tcW w:w="4050" w:type="dxa"/>
            <w:tcBorders>
              <w:top w:val="nil"/>
              <w:left w:val="nil"/>
              <w:bottom w:val="single" w:sz="4" w:space="0" w:color="auto"/>
              <w:right w:val="single" w:sz="4" w:space="0" w:color="auto"/>
            </w:tcBorders>
            <w:shd w:val="clear" w:color="auto" w:fill="auto"/>
            <w:vAlign w:val="center"/>
            <w:hideMark/>
          </w:tcPr>
          <w:p w14:paraId="028ADA0F"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Đăng ký tài khoản Chủ Nhà</w:t>
            </w:r>
          </w:p>
        </w:tc>
      </w:tr>
      <w:tr w:rsidR="00D32170" w:rsidRPr="00D32170" w14:paraId="055C626D"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50CEDAC5"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UC07</w:t>
            </w:r>
          </w:p>
        </w:tc>
        <w:tc>
          <w:tcPr>
            <w:tcW w:w="3240" w:type="dxa"/>
            <w:tcBorders>
              <w:top w:val="nil"/>
              <w:left w:val="nil"/>
              <w:bottom w:val="single" w:sz="4" w:space="0" w:color="auto"/>
              <w:right w:val="single" w:sz="4" w:space="0" w:color="auto"/>
            </w:tcBorders>
            <w:shd w:val="clear" w:color="000000" w:fill="FFFFFF"/>
            <w:vAlign w:val="center"/>
            <w:hideMark/>
          </w:tcPr>
          <w:p w14:paraId="2AAB9647"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ký/ Đăng nhập</w:t>
            </w:r>
          </w:p>
        </w:tc>
        <w:tc>
          <w:tcPr>
            <w:tcW w:w="4050" w:type="dxa"/>
            <w:tcBorders>
              <w:top w:val="nil"/>
              <w:left w:val="nil"/>
              <w:bottom w:val="single" w:sz="4" w:space="0" w:color="auto"/>
              <w:right w:val="single" w:sz="4" w:space="0" w:color="auto"/>
            </w:tcBorders>
            <w:shd w:val="clear" w:color="auto" w:fill="auto"/>
            <w:vAlign w:val="center"/>
            <w:hideMark/>
          </w:tcPr>
          <w:p w14:paraId="13B0EC0D"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Liên kết ngân hàng</w:t>
            </w:r>
          </w:p>
        </w:tc>
      </w:tr>
      <w:tr w:rsidR="00D32170" w:rsidRPr="00D32170" w14:paraId="68058570" w14:textId="77777777" w:rsidTr="00D32170">
        <w:trPr>
          <w:trHeight w:val="117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4438AFD0"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lastRenderedPageBreak/>
              <w:t>UC08</w:t>
            </w:r>
          </w:p>
        </w:tc>
        <w:tc>
          <w:tcPr>
            <w:tcW w:w="3240" w:type="dxa"/>
            <w:tcBorders>
              <w:top w:val="nil"/>
              <w:left w:val="nil"/>
              <w:bottom w:val="single" w:sz="4" w:space="0" w:color="auto"/>
              <w:right w:val="single" w:sz="4" w:space="0" w:color="auto"/>
            </w:tcBorders>
            <w:shd w:val="clear" w:color="000000" w:fill="FFFFFF"/>
            <w:vAlign w:val="center"/>
            <w:hideMark/>
          </w:tcPr>
          <w:p w14:paraId="4DBD8B97"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ký/ Đăng nhập</w:t>
            </w:r>
          </w:p>
        </w:tc>
        <w:tc>
          <w:tcPr>
            <w:tcW w:w="4050" w:type="dxa"/>
            <w:tcBorders>
              <w:top w:val="nil"/>
              <w:left w:val="nil"/>
              <w:bottom w:val="single" w:sz="4" w:space="0" w:color="auto"/>
              <w:right w:val="single" w:sz="4" w:space="0" w:color="auto"/>
            </w:tcBorders>
            <w:shd w:val="clear" w:color="auto" w:fill="auto"/>
            <w:vAlign w:val="center"/>
            <w:hideMark/>
          </w:tcPr>
          <w:p w14:paraId="7BA0EF34"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Kiểm duyệt thông tin Doanh Nghiệp</w:t>
            </w:r>
          </w:p>
        </w:tc>
      </w:tr>
      <w:tr w:rsidR="00D32170" w:rsidRPr="00D32170" w14:paraId="6069E04C" w14:textId="77777777" w:rsidTr="00D32170">
        <w:trPr>
          <w:trHeight w:val="1404"/>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36DD1B17"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UC09</w:t>
            </w:r>
          </w:p>
        </w:tc>
        <w:tc>
          <w:tcPr>
            <w:tcW w:w="3240" w:type="dxa"/>
            <w:tcBorders>
              <w:top w:val="nil"/>
              <w:left w:val="nil"/>
              <w:bottom w:val="single" w:sz="4" w:space="0" w:color="auto"/>
              <w:right w:val="single" w:sz="4" w:space="0" w:color="auto"/>
            </w:tcBorders>
            <w:shd w:val="clear" w:color="000000" w:fill="FFFFFF"/>
            <w:vAlign w:val="center"/>
            <w:hideMark/>
          </w:tcPr>
          <w:p w14:paraId="5B650F6E"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tin</w:t>
            </w:r>
          </w:p>
        </w:tc>
        <w:tc>
          <w:tcPr>
            <w:tcW w:w="4050" w:type="dxa"/>
            <w:tcBorders>
              <w:top w:val="nil"/>
              <w:left w:val="nil"/>
              <w:bottom w:val="single" w:sz="4" w:space="0" w:color="auto"/>
              <w:right w:val="single" w:sz="4" w:space="0" w:color="auto"/>
            </w:tcBorders>
            <w:shd w:val="clear" w:color="auto" w:fill="auto"/>
            <w:vAlign w:val="center"/>
            <w:hideMark/>
          </w:tcPr>
          <w:p w14:paraId="4F0DD324"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Tạo hồ sơ phòng cho thuê</w:t>
            </w:r>
          </w:p>
        </w:tc>
      </w:tr>
      <w:tr w:rsidR="00D32170" w:rsidRPr="00D32170" w14:paraId="3C0B77E1" w14:textId="77777777" w:rsidTr="00D32170">
        <w:trPr>
          <w:trHeight w:val="1248"/>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58CEA3BE"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UC10</w:t>
            </w:r>
          </w:p>
        </w:tc>
        <w:tc>
          <w:tcPr>
            <w:tcW w:w="3240" w:type="dxa"/>
            <w:tcBorders>
              <w:top w:val="nil"/>
              <w:left w:val="nil"/>
              <w:bottom w:val="single" w:sz="4" w:space="0" w:color="auto"/>
              <w:right w:val="single" w:sz="4" w:space="0" w:color="auto"/>
            </w:tcBorders>
            <w:shd w:val="clear" w:color="000000" w:fill="FFFFFF"/>
            <w:vAlign w:val="center"/>
            <w:hideMark/>
          </w:tcPr>
          <w:p w14:paraId="0A6C8B97"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tin</w:t>
            </w:r>
          </w:p>
        </w:tc>
        <w:tc>
          <w:tcPr>
            <w:tcW w:w="4050" w:type="dxa"/>
            <w:tcBorders>
              <w:top w:val="nil"/>
              <w:left w:val="nil"/>
              <w:bottom w:val="single" w:sz="4" w:space="0" w:color="auto"/>
              <w:right w:val="single" w:sz="4" w:space="0" w:color="auto"/>
            </w:tcBorders>
            <w:shd w:val="clear" w:color="auto" w:fill="auto"/>
            <w:vAlign w:val="center"/>
            <w:hideMark/>
          </w:tcPr>
          <w:p w14:paraId="0133D1FD"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Duyệt căn phòng lên hệ thống</w:t>
            </w:r>
          </w:p>
        </w:tc>
      </w:tr>
      <w:tr w:rsidR="00D32170" w:rsidRPr="00D32170" w14:paraId="13339BA8" w14:textId="77777777" w:rsidTr="00D32170">
        <w:trPr>
          <w:trHeight w:val="1332"/>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1F02C995"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UC11</w:t>
            </w:r>
          </w:p>
        </w:tc>
        <w:tc>
          <w:tcPr>
            <w:tcW w:w="3240" w:type="dxa"/>
            <w:tcBorders>
              <w:top w:val="nil"/>
              <w:left w:val="nil"/>
              <w:bottom w:val="single" w:sz="4" w:space="0" w:color="auto"/>
              <w:right w:val="single" w:sz="4" w:space="0" w:color="auto"/>
            </w:tcBorders>
            <w:shd w:val="clear" w:color="000000" w:fill="FFFFFF"/>
            <w:vAlign w:val="center"/>
            <w:hideMark/>
          </w:tcPr>
          <w:p w14:paraId="48FC2C13"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tin</w:t>
            </w:r>
          </w:p>
        </w:tc>
        <w:tc>
          <w:tcPr>
            <w:tcW w:w="4050" w:type="dxa"/>
            <w:tcBorders>
              <w:top w:val="nil"/>
              <w:left w:val="nil"/>
              <w:bottom w:val="single" w:sz="4" w:space="0" w:color="auto"/>
              <w:right w:val="single" w:sz="4" w:space="0" w:color="auto"/>
            </w:tcBorders>
            <w:shd w:val="clear" w:color="auto" w:fill="auto"/>
            <w:vAlign w:val="center"/>
            <w:hideMark/>
          </w:tcPr>
          <w:p w14:paraId="0D33B1AB"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Chuyển trạng thái căn phòng sang vi phạm chính sách</w:t>
            </w:r>
          </w:p>
        </w:tc>
      </w:tr>
      <w:tr w:rsidR="00D32170" w:rsidRPr="00D32170" w14:paraId="15407442"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3DE727CA"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UC12</w:t>
            </w:r>
          </w:p>
        </w:tc>
        <w:tc>
          <w:tcPr>
            <w:tcW w:w="3240" w:type="dxa"/>
            <w:tcBorders>
              <w:top w:val="nil"/>
              <w:left w:val="nil"/>
              <w:bottom w:val="single" w:sz="4" w:space="0" w:color="auto"/>
              <w:right w:val="single" w:sz="4" w:space="0" w:color="auto"/>
            </w:tcBorders>
            <w:shd w:val="clear" w:color="000000" w:fill="FFFFFF"/>
            <w:vAlign w:val="center"/>
            <w:hideMark/>
          </w:tcPr>
          <w:p w14:paraId="67EE4D38"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tin</w:t>
            </w:r>
          </w:p>
        </w:tc>
        <w:tc>
          <w:tcPr>
            <w:tcW w:w="4050" w:type="dxa"/>
            <w:tcBorders>
              <w:top w:val="nil"/>
              <w:left w:val="nil"/>
              <w:bottom w:val="single" w:sz="4" w:space="0" w:color="auto"/>
              <w:right w:val="single" w:sz="4" w:space="0" w:color="auto"/>
            </w:tcBorders>
            <w:shd w:val="clear" w:color="auto" w:fill="auto"/>
            <w:vAlign w:val="center"/>
            <w:hideMark/>
          </w:tcPr>
          <w:p w14:paraId="3C153935"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Cập nhật hồ sơ</w:t>
            </w:r>
          </w:p>
        </w:tc>
      </w:tr>
      <w:tr w:rsidR="00D32170" w:rsidRPr="00D32170" w14:paraId="25419DFE" w14:textId="77777777" w:rsidTr="00D32170">
        <w:trPr>
          <w:trHeight w:val="900"/>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64B8BED2"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UC13</w:t>
            </w:r>
          </w:p>
        </w:tc>
        <w:tc>
          <w:tcPr>
            <w:tcW w:w="3240" w:type="dxa"/>
            <w:tcBorders>
              <w:top w:val="nil"/>
              <w:left w:val="nil"/>
              <w:bottom w:val="single" w:sz="4" w:space="0" w:color="auto"/>
              <w:right w:val="single" w:sz="4" w:space="0" w:color="auto"/>
            </w:tcBorders>
            <w:shd w:val="clear" w:color="000000" w:fill="FFFFFF"/>
            <w:vAlign w:val="center"/>
            <w:hideMark/>
          </w:tcPr>
          <w:p w14:paraId="1E7D7CFF"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số liệu</w:t>
            </w:r>
          </w:p>
        </w:tc>
        <w:tc>
          <w:tcPr>
            <w:tcW w:w="4050" w:type="dxa"/>
            <w:tcBorders>
              <w:top w:val="nil"/>
              <w:left w:val="nil"/>
              <w:bottom w:val="single" w:sz="4" w:space="0" w:color="auto"/>
              <w:right w:val="single" w:sz="4" w:space="0" w:color="auto"/>
            </w:tcBorders>
            <w:shd w:val="clear" w:color="auto" w:fill="auto"/>
            <w:vAlign w:val="center"/>
            <w:hideMark/>
          </w:tcPr>
          <w:p w14:paraId="4F30FC08"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Thống kê doanh thu các phòng</w:t>
            </w:r>
          </w:p>
        </w:tc>
      </w:tr>
      <w:tr w:rsidR="00D32170" w:rsidRPr="00D32170" w14:paraId="1EB1BF77" w14:textId="77777777" w:rsidTr="00D32170">
        <w:trPr>
          <w:trHeight w:val="600"/>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6156E001"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UC14</w:t>
            </w:r>
          </w:p>
        </w:tc>
        <w:tc>
          <w:tcPr>
            <w:tcW w:w="3240" w:type="dxa"/>
            <w:tcBorders>
              <w:top w:val="nil"/>
              <w:left w:val="nil"/>
              <w:bottom w:val="single" w:sz="4" w:space="0" w:color="auto"/>
              <w:right w:val="single" w:sz="4" w:space="0" w:color="auto"/>
            </w:tcBorders>
            <w:shd w:val="clear" w:color="000000" w:fill="FFFFFF"/>
            <w:vAlign w:val="center"/>
            <w:hideMark/>
          </w:tcPr>
          <w:p w14:paraId="5CDC722F"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phòng</w:t>
            </w:r>
          </w:p>
        </w:tc>
        <w:tc>
          <w:tcPr>
            <w:tcW w:w="4050" w:type="dxa"/>
            <w:tcBorders>
              <w:top w:val="nil"/>
              <w:left w:val="nil"/>
              <w:bottom w:val="single" w:sz="4" w:space="0" w:color="auto"/>
              <w:right w:val="single" w:sz="4" w:space="0" w:color="auto"/>
            </w:tcBorders>
            <w:shd w:val="clear" w:color="auto" w:fill="auto"/>
            <w:vAlign w:val="center"/>
            <w:hideMark/>
          </w:tcPr>
          <w:p w14:paraId="10155D87"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Xem thông tin khách thuê</w:t>
            </w:r>
          </w:p>
        </w:tc>
      </w:tr>
      <w:tr w:rsidR="00D32170" w:rsidRPr="00D32170" w14:paraId="19FAD265" w14:textId="77777777" w:rsidTr="00D32170">
        <w:trPr>
          <w:trHeight w:val="552"/>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240AED48"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UC15</w:t>
            </w:r>
          </w:p>
        </w:tc>
        <w:tc>
          <w:tcPr>
            <w:tcW w:w="3240" w:type="dxa"/>
            <w:tcBorders>
              <w:top w:val="nil"/>
              <w:left w:val="nil"/>
              <w:bottom w:val="single" w:sz="4" w:space="0" w:color="auto"/>
              <w:right w:val="single" w:sz="4" w:space="0" w:color="auto"/>
            </w:tcBorders>
            <w:shd w:val="clear" w:color="000000" w:fill="FFFFFF"/>
            <w:vAlign w:val="center"/>
            <w:hideMark/>
          </w:tcPr>
          <w:p w14:paraId="523DADB6"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phòng</w:t>
            </w:r>
          </w:p>
        </w:tc>
        <w:tc>
          <w:tcPr>
            <w:tcW w:w="4050" w:type="dxa"/>
            <w:tcBorders>
              <w:top w:val="nil"/>
              <w:left w:val="nil"/>
              <w:bottom w:val="single" w:sz="4" w:space="0" w:color="auto"/>
              <w:right w:val="single" w:sz="4" w:space="0" w:color="auto"/>
            </w:tcBorders>
            <w:shd w:val="clear" w:color="auto" w:fill="auto"/>
            <w:vAlign w:val="center"/>
            <w:hideMark/>
          </w:tcPr>
          <w:p w14:paraId="233DEEB1"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xem danh sách phòng theo trạng thái</w:t>
            </w:r>
          </w:p>
        </w:tc>
      </w:tr>
      <w:tr w:rsidR="00D32170" w:rsidRPr="00D32170" w14:paraId="2D5B8DA4" w14:textId="77777777" w:rsidTr="00D32170">
        <w:trPr>
          <w:trHeight w:val="1092"/>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46663B37"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UC16</w:t>
            </w:r>
          </w:p>
        </w:tc>
        <w:tc>
          <w:tcPr>
            <w:tcW w:w="3240" w:type="dxa"/>
            <w:tcBorders>
              <w:top w:val="nil"/>
              <w:left w:val="nil"/>
              <w:bottom w:val="single" w:sz="4" w:space="0" w:color="auto"/>
              <w:right w:val="single" w:sz="4" w:space="0" w:color="auto"/>
            </w:tcBorders>
            <w:shd w:val="clear" w:color="000000" w:fill="FFFFFF"/>
            <w:vAlign w:val="center"/>
            <w:hideMark/>
          </w:tcPr>
          <w:p w14:paraId="5AFA949B"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Quản lý phòng</w:t>
            </w:r>
          </w:p>
        </w:tc>
        <w:tc>
          <w:tcPr>
            <w:tcW w:w="4050" w:type="dxa"/>
            <w:tcBorders>
              <w:top w:val="nil"/>
              <w:left w:val="nil"/>
              <w:bottom w:val="single" w:sz="4" w:space="0" w:color="auto"/>
              <w:right w:val="single" w:sz="4" w:space="0" w:color="auto"/>
            </w:tcBorders>
            <w:shd w:val="clear" w:color="auto" w:fill="auto"/>
            <w:vAlign w:val="center"/>
            <w:hideMark/>
          </w:tcPr>
          <w:p w14:paraId="5A23E02A"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Đẩy các phòng sở hữu lên trang nhất tìm kiếm</w:t>
            </w:r>
          </w:p>
        </w:tc>
      </w:tr>
      <w:tr w:rsidR="00D32170" w:rsidRPr="00D32170" w14:paraId="75D8EF2C" w14:textId="77777777" w:rsidTr="00D32170">
        <w:trPr>
          <w:trHeight w:val="600"/>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2C559303"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UC17</w:t>
            </w:r>
          </w:p>
        </w:tc>
        <w:tc>
          <w:tcPr>
            <w:tcW w:w="3240" w:type="dxa"/>
            <w:tcBorders>
              <w:top w:val="nil"/>
              <w:left w:val="nil"/>
              <w:bottom w:val="single" w:sz="4" w:space="0" w:color="auto"/>
              <w:right w:val="single" w:sz="4" w:space="0" w:color="auto"/>
            </w:tcBorders>
            <w:shd w:val="clear" w:color="000000" w:fill="FFFFFF"/>
            <w:vAlign w:val="center"/>
            <w:hideMark/>
          </w:tcPr>
          <w:p w14:paraId="69F5AA09"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Đăng ký/ Đăng nhập</w:t>
            </w:r>
          </w:p>
        </w:tc>
        <w:tc>
          <w:tcPr>
            <w:tcW w:w="4050" w:type="dxa"/>
            <w:tcBorders>
              <w:top w:val="nil"/>
              <w:left w:val="nil"/>
              <w:bottom w:val="single" w:sz="4" w:space="0" w:color="auto"/>
              <w:right w:val="single" w:sz="4" w:space="0" w:color="auto"/>
            </w:tcBorders>
            <w:shd w:val="clear" w:color="auto" w:fill="auto"/>
            <w:vAlign w:val="center"/>
            <w:hideMark/>
          </w:tcPr>
          <w:p w14:paraId="10891435"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Đăng ký tài khoản khách thuê</w:t>
            </w:r>
          </w:p>
        </w:tc>
      </w:tr>
      <w:tr w:rsidR="00D32170" w:rsidRPr="00D32170" w14:paraId="52F5E619" w14:textId="77777777" w:rsidTr="00D32170">
        <w:trPr>
          <w:trHeight w:val="900"/>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1E5C547C"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UC18</w:t>
            </w:r>
          </w:p>
        </w:tc>
        <w:tc>
          <w:tcPr>
            <w:tcW w:w="3240" w:type="dxa"/>
            <w:tcBorders>
              <w:top w:val="nil"/>
              <w:left w:val="nil"/>
              <w:bottom w:val="single" w:sz="4" w:space="0" w:color="auto"/>
              <w:right w:val="single" w:sz="4" w:space="0" w:color="auto"/>
            </w:tcBorders>
            <w:shd w:val="clear" w:color="000000" w:fill="FFFFFF"/>
            <w:vAlign w:val="center"/>
            <w:hideMark/>
          </w:tcPr>
          <w:p w14:paraId="5721E94B"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4AFFD0B1"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Tìm khách sạn</w:t>
            </w:r>
          </w:p>
        </w:tc>
      </w:tr>
      <w:tr w:rsidR="00D32170" w:rsidRPr="00D32170" w14:paraId="4D0B1CA4" w14:textId="77777777" w:rsidTr="00D32170">
        <w:trPr>
          <w:trHeight w:val="900"/>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3E893814"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UC19</w:t>
            </w:r>
          </w:p>
        </w:tc>
        <w:tc>
          <w:tcPr>
            <w:tcW w:w="3240" w:type="dxa"/>
            <w:tcBorders>
              <w:top w:val="nil"/>
              <w:left w:val="nil"/>
              <w:bottom w:val="single" w:sz="4" w:space="0" w:color="auto"/>
              <w:right w:val="single" w:sz="4" w:space="0" w:color="auto"/>
            </w:tcBorders>
            <w:shd w:val="clear" w:color="000000" w:fill="FFFFFF"/>
            <w:vAlign w:val="center"/>
            <w:hideMark/>
          </w:tcPr>
          <w:p w14:paraId="31393FCB"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7C511121"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Đề xuất khách sạn khác ở khu vực lân cận ( bán kính &lt; 10km)</w:t>
            </w:r>
          </w:p>
        </w:tc>
      </w:tr>
      <w:tr w:rsidR="00D32170" w:rsidRPr="00D32170" w14:paraId="3885325C"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3E56B0F2"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UC20</w:t>
            </w:r>
          </w:p>
        </w:tc>
        <w:tc>
          <w:tcPr>
            <w:tcW w:w="3240" w:type="dxa"/>
            <w:tcBorders>
              <w:top w:val="nil"/>
              <w:left w:val="nil"/>
              <w:bottom w:val="single" w:sz="4" w:space="0" w:color="auto"/>
              <w:right w:val="single" w:sz="4" w:space="0" w:color="auto"/>
            </w:tcBorders>
            <w:shd w:val="clear" w:color="000000" w:fill="FFFFFF"/>
            <w:vAlign w:val="center"/>
            <w:hideMark/>
          </w:tcPr>
          <w:p w14:paraId="1ECF06F0"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0749E28F"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Đặt phòng khách sạn</w:t>
            </w:r>
          </w:p>
        </w:tc>
      </w:tr>
      <w:tr w:rsidR="00D32170" w:rsidRPr="00D32170" w14:paraId="1A1CE21D"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68E9C5EA"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UC21</w:t>
            </w:r>
          </w:p>
        </w:tc>
        <w:tc>
          <w:tcPr>
            <w:tcW w:w="3240" w:type="dxa"/>
            <w:tcBorders>
              <w:top w:val="nil"/>
              <w:left w:val="nil"/>
              <w:bottom w:val="single" w:sz="4" w:space="0" w:color="auto"/>
              <w:right w:val="single" w:sz="4" w:space="0" w:color="auto"/>
            </w:tcBorders>
            <w:shd w:val="clear" w:color="000000" w:fill="FFFFFF"/>
            <w:vAlign w:val="center"/>
            <w:hideMark/>
          </w:tcPr>
          <w:p w14:paraId="6B5AA1AF"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0EF9A433"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Thanh toán biên lai đặt phòng</w:t>
            </w:r>
          </w:p>
        </w:tc>
      </w:tr>
      <w:tr w:rsidR="00D32170" w:rsidRPr="00D32170" w14:paraId="429655CF"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611B451B"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lastRenderedPageBreak/>
              <w:t>UC22</w:t>
            </w:r>
          </w:p>
        </w:tc>
        <w:tc>
          <w:tcPr>
            <w:tcW w:w="3240" w:type="dxa"/>
            <w:tcBorders>
              <w:top w:val="nil"/>
              <w:left w:val="nil"/>
              <w:bottom w:val="single" w:sz="4" w:space="0" w:color="auto"/>
              <w:right w:val="single" w:sz="4" w:space="0" w:color="auto"/>
            </w:tcBorders>
            <w:shd w:val="clear" w:color="000000" w:fill="FFFFFF"/>
            <w:vAlign w:val="center"/>
            <w:hideMark/>
          </w:tcPr>
          <w:p w14:paraId="6E36FD17"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4E9844DB"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Xuất hóa đơn điện tử</w:t>
            </w:r>
          </w:p>
        </w:tc>
      </w:tr>
      <w:tr w:rsidR="00D32170" w:rsidRPr="00D32170" w14:paraId="5CCE8BBD" w14:textId="77777777" w:rsidTr="00D32170">
        <w:trPr>
          <w:trHeight w:val="99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1C66AE48"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UC23</w:t>
            </w:r>
          </w:p>
        </w:tc>
        <w:tc>
          <w:tcPr>
            <w:tcW w:w="3240" w:type="dxa"/>
            <w:tcBorders>
              <w:top w:val="nil"/>
              <w:left w:val="nil"/>
              <w:bottom w:val="single" w:sz="4" w:space="0" w:color="auto"/>
              <w:right w:val="single" w:sz="4" w:space="0" w:color="auto"/>
            </w:tcBorders>
            <w:shd w:val="clear" w:color="000000" w:fill="FFFFFF"/>
            <w:vAlign w:val="center"/>
            <w:hideMark/>
          </w:tcPr>
          <w:p w14:paraId="2A38CFF5"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608EAEA3"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Hủy biên lai đặt phòng</w:t>
            </w:r>
          </w:p>
        </w:tc>
      </w:tr>
      <w:tr w:rsidR="00D32170" w:rsidRPr="00D32170" w14:paraId="0520CD53" w14:textId="77777777" w:rsidTr="00D32170">
        <w:trPr>
          <w:trHeight w:val="1320"/>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7AD3BA68"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UC24</w:t>
            </w:r>
          </w:p>
        </w:tc>
        <w:tc>
          <w:tcPr>
            <w:tcW w:w="3240" w:type="dxa"/>
            <w:tcBorders>
              <w:top w:val="nil"/>
              <w:left w:val="nil"/>
              <w:bottom w:val="single" w:sz="4" w:space="0" w:color="auto"/>
              <w:right w:val="single" w:sz="4" w:space="0" w:color="auto"/>
            </w:tcBorders>
            <w:shd w:val="clear" w:color="000000" w:fill="FFFFFF"/>
            <w:vAlign w:val="center"/>
            <w:hideMark/>
          </w:tcPr>
          <w:p w14:paraId="27A32570"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38E004B1"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Hủy phòng đã đặt</w:t>
            </w:r>
          </w:p>
        </w:tc>
      </w:tr>
      <w:tr w:rsidR="00D32170" w:rsidRPr="00D32170" w14:paraId="20CF6D83" w14:textId="77777777" w:rsidTr="00D32170">
        <w:trPr>
          <w:trHeight w:val="1248"/>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5671A684"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UC25</w:t>
            </w:r>
          </w:p>
        </w:tc>
        <w:tc>
          <w:tcPr>
            <w:tcW w:w="3240" w:type="dxa"/>
            <w:tcBorders>
              <w:top w:val="nil"/>
              <w:left w:val="nil"/>
              <w:bottom w:val="single" w:sz="4" w:space="0" w:color="auto"/>
              <w:right w:val="single" w:sz="4" w:space="0" w:color="auto"/>
            </w:tcBorders>
            <w:shd w:val="clear" w:color="000000" w:fill="FFFFFF"/>
            <w:vAlign w:val="center"/>
            <w:hideMark/>
          </w:tcPr>
          <w:p w14:paraId="610E0D16"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7318FDD9"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Xét duyệt yêu cầu hủy đặt phòng</w:t>
            </w:r>
          </w:p>
        </w:tc>
      </w:tr>
      <w:tr w:rsidR="00D32170" w:rsidRPr="00D32170" w14:paraId="4E2CDF89" w14:textId="77777777" w:rsidTr="00D32170">
        <w:trPr>
          <w:trHeight w:val="1179"/>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50A901D9"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UC26</w:t>
            </w:r>
          </w:p>
        </w:tc>
        <w:tc>
          <w:tcPr>
            <w:tcW w:w="3240" w:type="dxa"/>
            <w:tcBorders>
              <w:top w:val="nil"/>
              <w:left w:val="nil"/>
              <w:bottom w:val="single" w:sz="4" w:space="0" w:color="auto"/>
              <w:right w:val="single" w:sz="4" w:space="0" w:color="auto"/>
            </w:tcBorders>
            <w:shd w:val="clear" w:color="000000" w:fill="FFFFFF"/>
            <w:vAlign w:val="center"/>
            <w:hideMark/>
          </w:tcPr>
          <w:p w14:paraId="7EB8B1B4"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0E86385C"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Hoàn tiền đặt phòng</w:t>
            </w:r>
          </w:p>
        </w:tc>
      </w:tr>
      <w:tr w:rsidR="00D32170" w:rsidRPr="00D32170" w14:paraId="498E1EDE" w14:textId="77777777" w:rsidTr="00D32170">
        <w:trPr>
          <w:trHeight w:val="1428"/>
        </w:trPr>
        <w:tc>
          <w:tcPr>
            <w:tcW w:w="1705" w:type="dxa"/>
            <w:tcBorders>
              <w:top w:val="nil"/>
              <w:left w:val="single" w:sz="4" w:space="0" w:color="auto"/>
              <w:bottom w:val="single" w:sz="4" w:space="0" w:color="auto"/>
              <w:right w:val="single" w:sz="4" w:space="0" w:color="auto"/>
            </w:tcBorders>
            <w:shd w:val="clear" w:color="000000" w:fill="DAF2D0"/>
            <w:vAlign w:val="center"/>
            <w:hideMark/>
          </w:tcPr>
          <w:p w14:paraId="2A887ADD" w14:textId="77777777" w:rsidR="00D32170" w:rsidRPr="00D32170" w:rsidRDefault="00D32170" w:rsidP="00D32170">
            <w:pPr>
              <w:spacing w:before="0" w:line="240" w:lineRule="auto"/>
              <w:jc w:val="center"/>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UC27</w:t>
            </w:r>
          </w:p>
        </w:tc>
        <w:tc>
          <w:tcPr>
            <w:tcW w:w="3240" w:type="dxa"/>
            <w:tcBorders>
              <w:top w:val="nil"/>
              <w:left w:val="nil"/>
              <w:bottom w:val="single" w:sz="4" w:space="0" w:color="auto"/>
              <w:right w:val="single" w:sz="4" w:space="0" w:color="auto"/>
            </w:tcBorders>
            <w:shd w:val="clear" w:color="000000" w:fill="FFFFFF"/>
            <w:vAlign w:val="center"/>
            <w:hideMark/>
          </w:tcPr>
          <w:p w14:paraId="50DE3FEF" w14:textId="77777777" w:rsidR="00D32170" w:rsidRPr="00D32170" w:rsidRDefault="00D32170" w:rsidP="00D32170">
            <w:pPr>
              <w:spacing w:before="0" w:line="240" w:lineRule="auto"/>
              <w:rPr>
                <w:rFonts w:ascii="Times New Roman" w:eastAsia="Times New Roman" w:hAnsi="Times New Roman" w:cs="Times New Roman"/>
                <w:color w:val="104861"/>
                <w:sz w:val="24"/>
                <w:szCs w:val="24"/>
              </w:rPr>
            </w:pPr>
            <w:r w:rsidRPr="00D32170">
              <w:rPr>
                <w:rFonts w:ascii="Times New Roman" w:eastAsia="Times New Roman" w:hAnsi="Times New Roman" w:cs="Times New Roman"/>
                <w:color w:val="104861"/>
                <w:sz w:val="24"/>
                <w:szCs w:val="24"/>
              </w:rPr>
              <w:t>UCP Đặt phòng</w:t>
            </w:r>
          </w:p>
        </w:tc>
        <w:tc>
          <w:tcPr>
            <w:tcW w:w="4050" w:type="dxa"/>
            <w:tcBorders>
              <w:top w:val="nil"/>
              <w:left w:val="nil"/>
              <w:bottom w:val="single" w:sz="4" w:space="0" w:color="auto"/>
              <w:right w:val="single" w:sz="4" w:space="0" w:color="auto"/>
            </w:tcBorders>
            <w:shd w:val="clear" w:color="auto" w:fill="auto"/>
            <w:vAlign w:val="center"/>
            <w:hideMark/>
          </w:tcPr>
          <w:p w14:paraId="794790E2" w14:textId="77777777" w:rsidR="00D32170" w:rsidRPr="00D32170" w:rsidRDefault="00D32170" w:rsidP="00D32170">
            <w:pPr>
              <w:spacing w:before="0" w:line="240" w:lineRule="auto"/>
              <w:rPr>
                <w:rFonts w:ascii="Times New Roman" w:eastAsia="Times New Roman" w:hAnsi="Times New Roman" w:cs="Times New Roman"/>
                <w:color w:val="000000"/>
                <w:sz w:val="24"/>
                <w:szCs w:val="24"/>
              </w:rPr>
            </w:pPr>
            <w:r w:rsidRPr="00D32170">
              <w:rPr>
                <w:rFonts w:ascii="Times New Roman" w:eastAsia="Times New Roman" w:hAnsi="Times New Roman" w:cs="Times New Roman"/>
                <w:color w:val="000000"/>
                <w:sz w:val="24"/>
                <w:szCs w:val="24"/>
              </w:rPr>
              <w:t>Đánh giá căn phòng đã thuê</w:t>
            </w:r>
          </w:p>
        </w:tc>
      </w:tr>
    </w:tbl>
    <w:p w14:paraId="607F6C54" w14:textId="6CA5BB94" w:rsidR="00B40152" w:rsidRPr="00B0521D" w:rsidRDefault="007230CE" w:rsidP="007230CE">
      <w:pPr>
        <w:pStyle w:val="Heading2"/>
      </w:pPr>
      <w:bookmarkStart w:id="71" w:name="_Toc173188476"/>
      <w:r w:rsidRPr="00B0521D">
        <w:t>Đặc tả Usecase</w:t>
      </w:r>
      <w:bookmarkEnd w:id="71"/>
    </w:p>
    <w:p w14:paraId="19055DA5" w14:textId="676AA6FA" w:rsidR="00435E33" w:rsidRPr="00B0521D" w:rsidRDefault="00435E33" w:rsidP="00435E33">
      <w:pPr>
        <w:pStyle w:val="Heading3"/>
      </w:pPr>
      <w:bookmarkStart w:id="72" w:name="_Toc173188477"/>
      <w:bookmarkStart w:id="73" w:name="_Toc50884382"/>
      <w:r w:rsidRPr="00B0521D">
        <w:t xml:space="preserve">Usecase </w:t>
      </w:r>
      <w:r w:rsidR="00AF655D" w:rsidRPr="00AF655D">
        <w:t>Liên hệ qua Kênh hỏi đáp</w:t>
      </w:r>
      <w:bookmarkEnd w:id="7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26"/>
        <w:gridCol w:w="2781"/>
        <w:gridCol w:w="1129"/>
        <w:gridCol w:w="3381"/>
      </w:tblGrid>
      <w:tr w:rsidR="00435E33" w:rsidRPr="00B0521D" w14:paraId="79BA4397" w14:textId="77777777">
        <w:tc>
          <w:tcPr>
            <w:tcW w:w="957" w:type="pct"/>
            <w:shd w:val="clear" w:color="auto" w:fill="D9D9D9" w:themeFill="background1" w:themeFillShade="D9"/>
          </w:tcPr>
          <w:p w14:paraId="7DE63969"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4357360" w14:textId="54DA1E0C" w:rsidR="00435E33" w:rsidRPr="00B0521D" w:rsidRDefault="00355D09">
            <w:pPr>
              <w:rPr>
                <w:rFonts w:ascii="Times New Roman" w:hAnsi="Times New Roman" w:cs="Times New Roman"/>
              </w:rPr>
            </w:pPr>
            <w:r w:rsidRPr="005305EA">
              <w:rPr>
                <w:rFonts w:ascii="Times New Roman" w:hAnsi="Times New Roman" w:cs="Times New Roman"/>
              </w:rPr>
              <w:t>Liên hệ qua Kênh hỏi đáp</w:t>
            </w:r>
          </w:p>
        </w:tc>
        <w:tc>
          <w:tcPr>
            <w:tcW w:w="626" w:type="pct"/>
            <w:shd w:val="clear" w:color="auto" w:fill="D9D9D9" w:themeFill="background1" w:themeFillShade="D9"/>
          </w:tcPr>
          <w:p w14:paraId="1197D1AA"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08532B8C" w14:textId="7AC2D5BD" w:rsidR="00435E33" w:rsidRPr="00B0521D" w:rsidRDefault="007A3DBF">
            <w:pPr>
              <w:rPr>
                <w:rFonts w:ascii="Times New Roman" w:hAnsi="Times New Roman" w:cs="Times New Roman"/>
              </w:rPr>
            </w:pPr>
            <w:r w:rsidRPr="002C3B1F">
              <w:rPr>
                <w:rFonts w:ascii="Times New Roman" w:hAnsi="Times New Roman" w:cs="Times New Roman"/>
              </w:rPr>
              <w:t>UC0</w:t>
            </w:r>
            <w:r w:rsidR="00B8291E">
              <w:rPr>
                <w:rFonts w:ascii="Times New Roman" w:hAnsi="Times New Roman" w:cs="Times New Roman"/>
              </w:rPr>
              <w:t>1</w:t>
            </w:r>
          </w:p>
        </w:tc>
      </w:tr>
      <w:tr w:rsidR="00435E33" w:rsidRPr="00B0521D" w14:paraId="5C5D33FE" w14:textId="77777777">
        <w:tc>
          <w:tcPr>
            <w:tcW w:w="957" w:type="pct"/>
            <w:shd w:val="clear" w:color="auto" w:fill="D9D9D9" w:themeFill="background1" w:themeFillShade="D9"/>
          </w:tcPr>
          <w:p w14:paraId="79BFFEB9"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559BFD9C" w14:textId="20EBB7CD" w:rsidR="00435E33" w:rsidRPr="00B0521D" w:rsidRDefault="00D4076C">
            <w:pPr>
              <w:rPr>
                <w:rFonts w:ascii="Times New Roman" w:hAnsi="Times New Roman" w:cs="Times New Roman"/>
              </w:rPr>
            </w:pPr>
            <w:r>
              <w:rPr>
                <w:rFonts w:ascii="Times New Roman" w:hAnsi="Times New Roman" w:cs="Times New Roman"/>
              </w:rPr>
              <w:t xml:space="preserve">Khách hàng </w:t>
            </w:r>
            <w:r w:rsidR="00394A4C">
              <w:rPr>
                <w:rFonts w:ascii="Times New Roman" w:hAnsi="Times New Roman" w:cs="Times New Roman"/>
              </w:rPr>
              <w:t>có vấn đề</w:t>
            </w:r>
            <w:r w:rsidR="00A50080">
              <w:rPr>
                <w:rFonts w:ascii="Times New Roman" w:hAnsi="Times New Roman" w:cs="Times New Roman"/>
              </w:rPr>
              <w:t xml:space="preserve"> hoặc thắc mắc </w:t>
            </w:r>
            <w:r w:rsidR="006121D3">
              <w:rPr>
                <w:rFonts w:ascii="Times New Roman" w:hAnsi="Times New Roman" w:cs="Times New Roman"/>
              </w:rPr>
              <w:t xml:space="preserve">cần liên hệ </w:t>
            </w:r>
            <w:r w:rsidR="007A7CDA">
              <w:rPr>
                <w:rFonts w:ascii="Times New Roman" w:hAnsi="Times New Roman" w:cs="Times New Roman"/>
              </w:rPr>
              <w:t xml:space="preserve">để </w:t>
            </w:r>
            <w:r w:rsidR="0059480A">
              <w:rPr>
                <w:rFonts w:ascii="Times New Roman" w:hAnsi="Times New Roman" w:cs="Times New Roman"/>
              </w:rPr>
              <w:t xml:space="preserve">được </w:t>
            </w:r>
            <w:r w:rsidR="007A7CDA">
              <w:rPr>
                <w:rFonts w:ascii="Times New Roman" w:hAnsi="Times New Roman" w:cs="Times New Roman"/>
              </w:rPr>
              <w:t xml:space="preserve">hỗ trợ </w:t>
            </w:r>
            <w:r w:rsidR="00D33E6F">
              <w:rPr>
                <w:rFonts w:ascii="Times New Roman" w:hAnsi="Times New Roman" w:cs="Times New Roman"/>
              </w:rPr>
              <w:t>giải đáp thắc mắc</w:t>
            </w:r>
          </w:p>
        </w:tc>
      </w:tr>
      <w:tr w:rsidR="00435E33" w:rsidRPr="00B0521D" w14:paraId="51DED276" w14:textId="77777777">
        <w:tc>
          <w:tcPr>
            <w:tcW w:w="957" w:type="pct"/>
            <w:shd w:val="clear" w:color="auto" w:fill="D9D9D9" w:themeFill="background1" w:themeFillShade="D9"/>
          </w:tcPr>
          <w:p w14:paraId="7EA08DCE"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706D25AC" w14:textId="13FF29B2" w:rsidR="00435E33" w:rsidRPr="00B0521D" w:rsidRDefault="00D33E6F">
            <w:pPr>
              <w:rPr>
                <w:rFonts w:ascii="Times New Roman" w:hAnsi="Times New Roman" w:cs="Times New Roman"/>
              </w:rPr>
            </w:pPr>
            <w:r>
              <w:rPr>
                <w:rFonts w:ascii="Times New Roman" w:hAnsi="Times New Roman" w:cs="Times New Roman"/>
              </w:rPr>
              <w:t>Khách hàng</w:t>
            </w:r>
          </w:p>
        </w:tc>
        <w:tc>
          <w:tcPr>
            <w:tcW w:w="626" w:type="pct"/>
            <w:shd w:val="clear" w:color="auto" w:fill="D9D9D9" w:themeFill="background1" w:themeFillShade="D9"/>
          </w:tcPr>
          <w:p w14:paraId="264B31D8"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2DC3F6C6" w14:textId="56C14A86" w:rsidR="00435E33" w:rsidRPr="00B0521D" w:rsidRDefault="6CAA6F3C">
            <w:pPr>
              <w:rPr>
                <w:rFonts w:ascii="Times New Roman" w:hAnsi="Times New Roman" w:cs="Times New Roman"/>
              </w:rPr>
            </w:pPr>
            <w:r w:rsidRPr="005D11F3">
              <w:rPr>
                <w:rFonts w:ascii="Times New Roman" w:hAnsi="Times New Roman" w:cs="Times New Roman"/>
              </w:rPr>
              <w:t xml:space="preserve">Khách hàng </w:t>
            </w:r>
            <w:r w:rsidR="0059480A">
              <w:rPr>
                <w:rFonts w:ascii="Times New Roman" w:hAnsi="Times New Roman" w:cs="Times New Roman"/>
              </w:rPr>
              <w:t>n</w:t>
            </w:r>
            <w:r w:rsidR="006B1BEC" w:rsidRPr="002C3B1F">
              <w:rPr>
                <w:rFonts w:ascii="Times New Roman" w:hAnsi="Times New Roman" w:cs="Times New Roman"/>
              </w:rPr>
              <w:t>hấn</w:t>
            </w:r>
            <w:r w:rsidR="006B1BEC">
              <w:rPr>
                <w:rFonts w:ascii="Times New Roman" w:hAnsi="Times New Roman" w:cs="Times New Roman"/>
              </w:rPr>
              <w:t xml:space="preserve"> vào </w:t>
            </w:r>
            <w:r w:rsidR="00512AF6">
              <w:rPr>
                <w:rFonts w:ascii="Times New Roman" w:hAnsi="Times New Roman" w:cs="Times New Roman"/>
              </w:rPr>
              <w:t>Liên hệ hỗ trợ</w:t>
            </w:r>
          </w:p>
        </w:tc>
      </w:tr>
      <w:tr w:rsidR="00435E33" w:rsidRPr="00B0521D" w14:paraId="0EFC37C3" w14:textId="77777777">
        <w:tc>
          <w:tcPr>
            <w:tcW w:w="957" w:type="pct"/>
            <w:shd w:val="clear" w:color="auto" w:fill="D9D9D9" w:themeFill="background1" w:themeFillShade="D9"/>
          </w:tcPr>
          <w:p w14:paraId="6C3CCC1C"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736F46CE" w14:textId="3B4A643D" w:rsidR="00435E33" w:rsidRPr="00B0521D" w:rsidRDefault="00512AF6">
            <w:pPr>
              <w:rPr>
                <w:rFonts w:ascii="Times New Roman" w:hAnsi="Times New Roman" w:cs="Times New Roman"/>
              </w:rPr>
            </w:pPr>
            <w:r>
              <w:rPr>
                <w:rFonts w:ascii="Times New Roman" w:hAnsi="Times New Roman" w:cs="Times New Roman"/>
              </w:rPr>
              <w:t>Khách hàng</w:t>
            </w:r>
            <w:r w:rsidR="00AE2C61">
              <w:rPr>
                <w:rFonts w:ascii="Times New Roman" w:hAnsi="Times New Roman" w:cs="Times New Roman"/>
              </w:rPr>
              <w:t xml:space="preserve"> đã tạo tài khoản </w:t>
            </w:r>
            <w:r w:rsidR="00E6578B">
              <w:rPr>
                <w:rFonts w:ascii="Times New Roman" w:hAnsi="Times New Roman" w:cs="Times New Roman"/>
              </w:rPr>
              <w:t>Khách thuê phòng hoặc Chủ nhà</w:t>
            </w:r>
          </w:p>
        </w:tc>
      </w:tr>
      <w:tr w:rsidR="00435E33" w:rsidRPr="00B0521D" w14:paraId="7A25FD3F" w14:textId="77777777">
        <w:tc>
          <w:tcPr>
            <w:tcW w:w="957" w:type="pct"/>
            <w:shd w:val="clear" w:color="auto" w:fill="D9D9D9" w:themeFill="background1" w:themeFillShade="D9"/>
          </w:tcPr>
          <w:p w14:paraId="7CF3EF1B"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3528D2A6" w14:textId="193C11EB" w:rsidR="00435E33" w:rsidRPr="00B0521D" w:rsidRDefault="0015465F">
            <w:pPr>
              <w:rPr>
                <w:rFonts w:ascii="Times New Roman" w:hAnsi="Times New Roman" w:cs="Times New Roman"/>
              </w:rPr>
            </w:pPr>
            <w:r>
              <w:rPr>
                <w:rFonts w:ascii="Times New Roman" w:hAnsi="Times New Roman" w:cs="Times New Roman"/>
              </w:rPr>
              <w:t xml:space="preserve">Đến trang hỗ trợ khách hàng của T.A.B </w:t>
            </w:r>
          </w:p>
        </w:tc>
      </w:tr>
      <w:tr w:rsidR="00435E33" w:rsidRPr="00B0521D" w14:paraId="63402568" w14:textId="77777777">
        <w:tc>
          <w:tcPr>
            <w:tcW w:w="957" w:type="pct"/>
            <w:shd w:val="clear" w:color="auto" w:fill="D9D9D9" w:themeFill="background1" w:themeFillShade="D9"/>
          </w:tcPr>
          <w:p w14:paraId="1E715D03"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7E0A1121" w14:textId="6D92BB4D" w:rsidR="00435E33" w:rsidRPr="00B0521D" w:rsidRDefault="0CE141A3">
            <w:pPr>
              <w:rPr>
                <w:rFonts w:ascii="Times New Roman" w:hAnsi="Times New Roman" w:cs="Times New Roman"/>
              </w:rPr>
            </w:pPr>
            <w:r w:rsidRPr="005D11F3">
              <w:rPr>
                <w:rFonts w:ascii="Times New Roman" w:hAnsi="Times New Roman" w:cs="Times New Roman"/>
              </w:rPr>
              <w:t>Lỗi kết nối Internet</w:t>
            </w:r>
          </w:p>
        </w:tc>
      </w:tr>
      <w:tr w:rsidR="00435E33" w:rsidRPr="00B0521D" w14:paraId="4E79F42B" w14:textId="77777777">
        <w:tc>
          <w:tcPr>
            <w:tcW w:w="957" w:type="pct"/>
            <w:shd w:val="clear" w:color="auto" w:fill="D9D9D9" w:themeFill="background1" w:themeFillShade="D9"/>
          </w:tcPr>
          <w:p w14:paraId="2EE801E4"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381E6522" w14:textId="33F0C429" w:rsidR="00435E33" w:rsidRPr="005D11F3" w:rsidRDefault="00F6044B" w:rsidP="47B4709C">
            <w:pPr>
              <w:rPr>
                <w:rFonts w:ascii="Times New Roman" w:hAnsi="Times New Roman" w:cs="Times New Roman"/>
              </w:rPr>
            </w:pPr>
            <w:r>
              <w:rPr>
                <w:rFonts w:ascii="Times New Roman" w:hAnsi="Times New Roman" w:cs="Times New Roman"/>
              </w:rPr>
              <w:t>Không thể truy cập kênh hỏi đáp</w:t>
            </w:r>
          </w:p>
          <w:p w14:paraId="159D4C04" w14:textId="499F2B98" w:rsidR="00435E33" w:rsidRPr="00B0521D" w:rsidRDefault="00435E33">
            <w:pPr>
              <w:rPr>
                <w:rFonts w:ascii="Times New Roman" w:hAnsi="Times New Roman" w:cs="Times New Roman"/>
              </w:rPr>
            </w:pPr>
          </w:p>
        </w:tc>
      </w:tr>
      <w:tr w:rsidR="00435E33" w:rsidRPr="00B0521D" w14:paraId="2F69B6AA" w14:textId="77777777">
        <w:tc>
          <w:tcPr>
            <w:tcW w:w="957" w:type="pct"/>
            <w:shd w:val="clear" w:color="auto" w:fill="D9D9D9" w:themeFill="background1" w:themeFillShade="D9"/>
          </w:tcPr>
          <w:p w14:paraId="3798F0BC"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6B34F94F" w14:textId="77777777" w:rsidR="00435E33" w:rsidRDefault="00BF277B" w:rsidP="004F6E79">
            <w:pPr>
              <w:pStyle w:val="ListParagraph"/>
              <w:numPr>
                <w:ilvl w:val="0"/>
                <w:numId w:val="26"/>
              </w:numPr>
              <w:rPr>
                <w:rFonts w:ascii="Times New Roman" w:hAnsi="Times New Roman" w:cs="Times New Roman"/>
                <w:color w:val="000000" w:themeColor="dark1"/>
              </w:rPr>
            </w:pPr>
            <w:r w:rsidRPr="005D11F3">
              <w:rPr>
                <w:rFonts w:ascii="Times New Roman" w:hAnsi="Times New Roman" w:cs="Times New Roman"/>
                <w:color w:val="000000" w:themeColor="text1"/>
              </w:rPr>
              <w:t xml:space="preserve">Khách </w:t>
            </w:r>
            <w:r w:rsidR="00CC14DA" w:rsidRPr="005D11F3">
              <w:rPr>
                <w:rFonts w:ascii="Times New Roman" w:hAnsi="Times New Roman" w:cs="Times New Roman"/>
                <w:color w:val="000000" w:themeColor="text1"/>
              </w:rPr>
              <w:t>hàng liên hệ Hỗ trợ khách hàng</w:t>
            </w:r>
          </w:p>
          <w:p w14:paraId="43B0FB47" w14:textId="77777777" w:rsidR="00B953DC" w:rsidRDefault="00CC2780" w:rsidP="004F6E79">
            <w:pPr>
              <w:pStyle w:val="ListParagraph"/>
              <w:numPr>
                <w:ilvl w:val="0"/>
                <w:numId w:val="26"/>
              </w:numPr>
              <w:rPr>
                <w:rFonts w:ascii="Times New Roman" w:hAnsi="Times New Roman" w:cs="Times New Roman"/>
                <w:color w:val="000000" w:themeColor="dark1"/>
              </w:rPr>
            </w:pPr>
            <w:r w:rsidRPr="005D11F3">
              <w:rPr>
                <w:rFonts w:ascii="Times New Roman" w:hAnsi="Times New Roman" w:cs="Times New Roman"/>
                <w:color w:val="000000" w:themeColor="text1"/>
              </w:rPr>
              <w:t>Hệ thống hiển thị các câu hỏi thường gặp</w:t>
            </w:r>
          </w:p>
          <w:p w14:paraId="01583158" w14:textId="4CD83C57" w:rsidR="00435E33" w:rsidRPr="00B0521D" w:rsidRDefault="00CC2780" w:rsidP="004F6E79">
            <w:pPr>
              <w:pStyle w:val="ListParagraph"/>
              <w:numPr>
                <w:ilvl w:val="0"/>
                <w:numId w:val="26"/>
              </w:numPr>
              <w:rPr>
                <w:rFonts w:ascii="Times New Roman" w:hAnsi="Times New Roman" w:cs="Times New Roman"/>
                <w:color w:val="000000" w:themeColor="dark1"/>
              </w:rPr>
            </w:pPr>
            <w:r w:rsidRPr="005D11F3">
              <w:rPr>
                <w:rFonts w:ascii="Times New Roman" w:hAnsi="Times New Roman" w:cs="Times New Roman"/>
                <w:color w:val="000000" w:themeColor="text1"/>
              </w:rPr>
              <w:lastRenderedPageBreak/>
              <w:t>Khách hàng liên hệ Nhân viên hỗ trợ</w:t>
            </w:r>
          </w:p>
        </w:tc>
      </w:tr>
      <w:tr w:rsidR="00435E33" w:rsidRPr="00B0521D" w14:paraId="2E83FACE" w14:textId="77777777">
        <w:tc>
          <w:tcPr>
            <w:tcW w:w="957" w:type="pct"/>
            <w:shd w:val="clear" w:color="auto" w:fill="D9D9D9" w:themeFill="background1" w:themeFillShade="D9"/>
          </w:tcPr>
          <w:p w14:paraId="05916C5B" w14:textId="678AD163" w:rsidR="00435E33" w:rsidRPr="00B0521D" w:rsidRDefault="00435E33">
            <w:pPr>
              <w:rPr>
                <w:rFonts w:ascii="Times New Roman" w:hAnsi="Times New Roman" w:cs="Times New Roman"/>
                <w:b/>
              </w:rPr>
            </w:pPr>
            <w:r w:rsidRPr="00B0521D">
              <w:rPr>
                <w:rFonts w:ascii="Times New Roman" w:hAnsi="Times New Roman" w:cs="Times New Roman"/>
                <w:b/>
              </w:rPr>
              <w:lastRenderedPageBreak/>
              <w:t xml:space="preserve">Alternative Flow </w:t>
            </w:r>
            <w:r w:rsidR="00245DAA">
              <w:rPr>
                <w:rFonts w:ascii="Times New Roman" w:hAnsi="Times New Roman" w:cs="Times New Roman"/>
                <w:b/>
              </w:rPr>
              <w:t>1</w:t>
            </w:r>
            <w:r w:rsidR="00C65808">
              <w:rPr>
                <w:rFonts w:ascii="Times New Roman" w:hAnsi="Times New Roman" w:cs="Times New Roman"/>
                <w:b/>
              </w:rPr>
              <w:t xml:space="preserve"> </w:t>
            </w:r>
          </w:p>
        </w:tc>
        <w:tc>
          <w:tcPr>
            <w:tcW w:w="4043" w:type="pct"/>
            <w:gridSpan w:val="3"/>
          </w:tcPr>
          <w:p w14:paraId="57935A0D" w14:textId="77777777" w:rsidR="00245DAA" w:rsidRDefault="00245DAA" w:rsidP="004F6E79">
            <w:pPr>
              <w:pStyle w:val="ListParagraph"/>
              <w:numPr>
                <w:ilvl w:val="0"/>
                <w:numId w:val="26"/>
              </w:numPr>
              <w:rPr>
                <w:rFonts w:ascii="Times New Roman" w:hAnsi="Times New Roman" w:cs="Times New Roman"/>
                <w:color w:val="000000" w:themeColor="dark1"/>
              </w:rPr>
            </w:pPr>
            <w:r w:rsidRPr="005D11F3">
              <w:rPr>
                <w:rFonts w:ascii="Times New Roman" w:hAnsi="Times New Roman" w:cs="Times New Roman"/>
                <w:color w:val="000000" w:themeColor="text1"/>
              </w:rPr>
              <w:t xml:space="preserve">TH1 ( 9h-17h ): </w:t>
            </w:r>
          </w:p>
          <w:p w14:paraId="4AF27AD1" w14:textId="77777777" w:rsidR="00245DAA" w:rsidRDefault="00245DAA" w:rsidP="004F6E79">
            <w:pPr>
              <w:pStyle w:val="ListParagraph"/>
              <w:numPr>
                <w:ilvl w:val="0"/>
                <w:numId w:val="28"/>
              </w:numPr>
              <w:rPr>
                <w:rFonts w:ascii="Times New Roman" w:hAnsi="Times New Roman" w:cs="Times New Roman"/>
                <w:color w:val="000000" w:themeColor="dark1"/>
              </w:rPr>
            </w:pPr>
            <w:r w:rsidRPr="005D11F3">
              <w:rPr>
                <w:rFonts w:ascii="Times New Roman" w:hAnsi="Times New Roman" w:cs="Times New Roman"/>
                <w:color w:val="000000" w:themeColor="text1"/>
              </w:rPr>
              <w:t>Nhân viên hỗ trợ tiếp nhận và giải đáp thắc mắc của khách hàng</w:t>
            </w:r>
          </w:p>
          <w:p w14:paraId="36F6A0CF" w14:textId="4884BF13" w:rsidR="00435E33" w:rsidRPr="00B0521D" w:rsidRDefault="00245DAA" w:rsidP="004F6E79">
            <w:pPr>
              <w:pStyle w:val="ListParagraph"/>
              <w:numPr>
                <w:ilvl w:val="0"/>
                <w:numId w:val="28"/>
              </w:numPr>
              <w:rPr>
                <w:rFonts w:ascii="Times New Roman" w:hAnsi="Times New Roman" w:cs="Times New Roman"/>
              </w:rPr>
            </w:pPr>
            <w:r w:rsidRPr="00C65808">
              <w:rPr>
                <w:rFonts w:ascii="Times New Roman" w:hAnsi="Times New Roman" w:cs="Times New Roman"/>
                <w:color w:val="000000" w:themeColor="text1"/>
              </w:rPr>
              <w:t>Nhân viên hỗ trợ lưu lại vấn đề của Khách hàng để sửa lỗi</w:t>
            </w:r>
          </w:p>
        </w:tc>
      </w:tr>
      <w:tr w:rsidR="00245DAA" w:rsidRPr="00B0521D" w14:paraId="1D9BE6C7" w14:textId="77777777">
        <w:tc>
          <w:tcPr>
            <w:tcW w:w="957" w:type="pct"/>
            <w:shd w:val="clear" w:color="auto" w:fill="D9D9D9" w:themeFill="background1" w:themeFillShade="D9"/>
          </w:tcPr>
          <w:p w14:paraId="3C2CC959" w14:textId="19109201" w:rsidR="00245DAA" w:rsidRPr="00B0521D" w:rsidRDefault="00C65808">
            <w:pPr>
              <w:rPr>
                <w:rFonts w:ascii="Times New Roman" w:hAnsi="Times New Roman" w:cs="Times New Roman"/>
                <w:b/>
              </w:rPr>
            </w:pPr>
            <w:r w:rsidRPr="00B0521D">
              <w:rPr>
                <w:rFonts w:ascii="Times New Roman" w:hAnsi="Times New Roman" w:cs="Times New Roman"/>
                <w:b/>
              </w:rPr>
              <w:t xml:space="preserve">Alternative Flow </w:t>
            </w:r>
            <w:r>
              <w:rPr>
                <w:rFonts w:ascii="Times New Roman" w:hAnsi="Times New Roman" w:cs="Times New Roman"/>
                <w:b/>
              </w:rPr>
              <w:t>1</w:t>
            </w:r>
          </w:p>
        </w:tc>
        <w:tc>
          <w:tcPr>
            <w:tcW w:w="4043" w:type="pct"/>
            <w:gridSpan w:val="3"/>
          </w:tcPr>
          <w:p w14:paraId="78D37C9F" w14:textId="63EE74C9" w:rsidR="00C65808" w:rsidRDefault="00C65808" w:rsidP="004F6E79">
            <w:pPr>
              <w:pStyle w:val="ListParagraph"/>
              <w:numPr>
                <w:ilvl w:val="0"/>
                <w:numId w:val="26"/>
              </w:numPr>
              <w:rPr>
                <w:rFonts w:ascii="Times New Roman" w:hAnsi="Times New Roman" w:cs="Times New Roman"/>
                <w:color w:val="000000" w:themeColor="dark1"/>
              </w:rPr>
            </w:pPr>
            <w:r w:rsidRPr="005D11F3">
              <w:rPr>
                <w:rFonts w:ascii="Times New Roman" w:hAnsi="Times New Roman" w:cs="Times New Roman"/>
                <w:color w:val="000000" w:themeColor="text1"/>
              </w:rPr>
              <w:t xml:space="preserve">TH2 (ngoài 9h-17h): </w:t>
            </w:r>
          </w:p>
          <w:p w14:paraId="1D35376C" w14:textId="33C30C32" w:rsidR="00245DAA" w:rsidRPr="005D11F3" w:rsidRDefault="00C65808" w:rsidP="004F6E79">
            <w:pPr>
              <w:pStyle w:val="ListParagraph"/>
              <w:numPr>
                <w:ilvl w:val="0"/>
                <w:numId w:val="28"/>
              </w:numPr>
              <w:rPr>
                <w:rFonts w:ascii="Times New Roman" w:hAnsi="Times New Roman" w:cs="Times New Roman"/>
                <w:color w:val="000000" w:themeColor="text1"/>
              </w:rPr>
            </w:pPr>
            <w:r w:rsidRPr="005D11F3">
              <w:rPr>
                <w:rFonts w:ascii="Times New Roman" w:hAnsi="Times New Roman" w:cs="Times New Roman"/>
                <w:color w:val="000000" w:themeColor="text1"/>
              </w:rPr>
              <w:t>Hệ thống hiển thị thông báo “Ngoài giờ làm việc để hỗ trợ các vấn đề khẩn cấp liên hệ hotline 1900XXXX hoặc để lại lời nhắn nhân viên hỗ trợ sẽ giải đáp trong thời gian sớm nhất”</w:t>
            </w:r>
          </w:p>
        </w:tc>
      </w:tr>
    </w:tbl>
    <w:p w14:paraId="62EA17FF" w14:textId="6EA2DD3F" w:rsidR="00435E33" w:rsidRPr="00B0521D" w:rsidRDefault="00435E33" w:rsidP="00435E33">
      <w:pPr>
        <w:pStyle w:val="Heading3"/>
      </w:pPr>
      <w:bookmarkStart w:id="74" w:name="_Toc173188478"/>
      <w:r w:rsidRPr="00B0521D">
        <w:t xml:space="preserve">Usecase </w:t>
      </w:r>
      <w:r w:rsidR="00AF655D" w:rsidRPr="00AF655D">
        <w:t>Thống kê doanh thu</w:t>
      </w:r>
      <w:bookmarkEnd w:id="7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26"/>
        <w:gridCol w:w="2781"/>
        <w:gridCol w:w="1129"/>
        <w:gridCol w:w="3381"/>
      </w:tblGrid>
      <w:tr w:rsidR="00435E33" w:rsidRPr="00B0521D" w14:paraId="6AF70ADE" w14:textId="77777777">
        <w:tc>
          <w:tcPr>
            <w:tcW w:w="957" w:type="pct"/>
            <w:shd w:val="clear" w:color="auto" w:fill="D9D9D9" w:themeFill="background1" w:themeFillShade="D9"/>
          </w:tcPr>
          <w:p w14:paraId="49A76A94"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6B07A8C" w14:textId="5D98AD8E" w:rsidR="00435E33" w:rsidRPr="00B0521D" w:rsidRDefault="00DC4437">
            <w:pPr>
              <w:rPr>
                <w:rFonts w:ascii="Times New Roman" w:hAnsi="Times New Roman" w:cs="Times New Roman"/>
              </w:rPr>
            </w:pPr>
            <w:r w:rsidRPr="005305EA">
              <w:rPr>
                <w:rFonts w:ascii="Times New Roman" w:hAnsi="Times New Roman" w:cs="Times New Roman"/>
              </w:rPr>
              <w:t>Thống kê doanh thu</w:t>
            </w:r>
          </w:p>
        </w:tc>
        <w:tc>
          <w:tcPr>
            <w:tcW w:w="626" w:type="pct"/>
            <w:shd w:val="clear" w:color="auto" w:fill="D9D9D9" w:themeFill="background1" w:themeFillShade="D9"/>
          </w:tcPr>
          <w:p w14:paraId="2B5A0AFA"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3863E28D" w14:textId="1DB15E81" w:rsidR="00435E33" w:rsidRPr="00B0521D" w:rsidRDefault="00DC4437">
            <w:pPr>
              <w:rPr>
                <w:rFonts w:ascii="Times New Roman" w:hAnsi="Times New Roman" w:cs="Times New Roman"/>
              </w:rPr>
            </w:pPr>
            <w:r w:rsidRPr="002C3B1F">
              <w:rPr>
                <w:rFonts w:ascii="Times New Roman" w:hAnsi="Times New Roman" w:cs="Times New Roman"/>
              </w:rPr>
              <w:t>UC0</w:t>
            </w:r>
            <w:r w:rsidR="00E96C87">
              <w:rPr>
                <w:rFonts w:ascii="Times New Roman" w:hAnsi="Times New Roman" w:cs="Times New Roman"/>
              </w:rPr>
              <w:t>2</w:t>
            </w:r>
          </w:p>
        </w:tc>
      </w:tr>
      <w:tr w:rsidR="00435E33" w:rsidRPr="00B0521D" w14:paraId="51204914" w14:textId="77777777">
        <w:tc>
          <w:tcPr>
            <w:tcW w:w="957" w:type="pct"/>
            <w:shd w:val="clear" w:color="auto" w:fill="D9D9D9" w:themeFill="background1" w:themeFillShade="D9"/>
          </w:tcPr>
          <w:p w14:paraId="2268EA13"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2DE8A575" w14:textId="144E6A97" w:rsidR="00435E33" w:rsidRPr="00B0521D" w:rsidRDefault="00392240">
            <w:pPr>
              <w:rPr>
                <w:rFonts w:ascii="Times New Roman" w:hAnsi="Times New Roman" w:cs="Times New Roman"/>
              </w:rPr>
            </w:pPr>
            <w:r w:rsidRPr="00B0521D">
              <w:rPr>
                <w:rFonts w:ascii="Times New Roman" w:eastAsia="Bahnschrift" w:hAnsi="Times New Roman" w:cs="Times New Roman"/>
                <w:sz w:val="24"/>
                <w:szCs w:val="24"/>
              </w:rPr>
              <w:t>Nhân viên kế toán lấy số liệu doanh thu để tính toán và phân tích</w:t>
            </w:r>
          </w:p>
        </w:tc>
      </w:tr>
      <w:tr w:rsidR="00435E33" w:rsidRPr="00B0521D" w14:paraId="7493EF4A" w14:textId="77777777">
        <w:tc>
          <w:tcPr>
            <w:tcW w:w="957" w:type="pct"/>
            <w:shd w:val="clear" w:color="auto" w:fill="D9D9D9" w:themeFill="background1" w:themeFillShade="D9"/>
          </w:tcPr>
          <w:p w14:paraId="5EA05A5B"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48B749F2" w14:textId="24393B6D" w:rsidR="00435E33" w:rsidRPr="00B0521D" w:rsidRDefault="003B170A">
            <w:pPr>
              <w:rPr>
                <w:rFonts w:ascii="Times New Roman" w:hAnsi="Times New Roman" w:cs="Times New Roman"/>
              </w:rPr>
            </w:pPr>
            <w:r>
              <w:rPr>
                <w:rFonts w:ascii="Times New Roman" w:hAnsi="Times New Roman" w:cs="Times New Roman"/>
              </w:rPr>
              <w:t>Nhân viên kế toán</w:t>
            </w:r>
          </w:p>
        </w:tc>
        <w:tc>
          <w:tcPr>
            <w:tcW w:w="626" w:type="pct"/>
            <w:shd w:val="clear" w:color="auto" w:fill="D9D9D9" w:themeFill="background1" w:themeFillShade="D9"/>
          </w:tcPr>
          <w:p w14:paraId="3A9CB08A"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282D7FFE" w14:textId="25DD837F" w:rsidR="00435E33" w:rsidRPr="00B0521D" w:rsidRDefault="003B170A">
            <w:pPr>
              <w:rPr>
                <w:rFonts w:ascii="Times New Roman" w:hAnsi="Times New Roman" w:cs="Times New Roman"/>
              </w:rPr>
            </w:pPr>
            <w:r>
              <w:rPr>
                <w:rFonts w:ascii="Times New Roman" w:hAnsi="Times New Roman" w:cs="Times New Roman"/>
              </w:rPr>
              <w:t xml:space="preserve">Nhấn vào </w:t>
            </w:r>
            <w:r w:rsidR="00F81666">
              <w:rPr>
                <w:rFonts w:ascii="Times New Roman" w:hAnsi="Times New Roman" w:cs="Times New Roman"/>
              </w:rPr>
              <w:t>D</w:t>
            </w:r>
            <w:r w:rsidR="00BB5A1A">
              <w:rPr>
                <w:rFonts w:ascii="Times New Roman" w:hAnsi="Times New Roman" w:cs="Times New Roman"/>
              </w:rPr>
              <w:t>oanh thu</w:t>
            </w:r>
            <w:r w:rsidR="007D7CB8">
              <w:rPr>
                <w:rFonts w:ascii="Times New Roman" w:hAnsi="Times New Roman" w:cs="Times New Roman"/>
              </w:rPr>
              <w:t xml:space="preserve"> </w:t>
            </w:r>
            <w:r w:rsidR="00943C28">
              <w:rPr>
                <w:rFonts w:ascii="Times New Roman" w:hAnsi="Times New Roman" w:cs="Times New Roman"/>
              </w:rPr>
              <w:t>-&gt; Thống kê</w:t>
            </w:r>
          </w:p>
        </w:tc>
      </w:tr>
      <w:tr w:rsidR="00435E33" w:rsidRPr="00B0521D" w14:paraId="51927477" w14:textId="77777777">
        <w:tc>
          <w:tcPr>
            <w:tcW w:w="957" w:type="pct"/>
            <w:shd w:val="clear" w:color="auto" w:fill="D9D9D9" w:themeFill="background1" w:themeFillShade="D9"/>
          </w:tcPr>
          <w:p w14:paraId="6A4FD6AD"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3EBA12A" w14:textId="37F838CA" w:rsidR="00435E33" w:rsidRPr="00B0521D" w:rsidRDefault="00435E33">
            <w:pPr>
              <w:rPr>
                <w:rFonts w:ascii="Times New Roman" w:hAnsi="Times New Roman" w:cs="Times New Roman"/>
              </w:rPr>
            </w:pPr>
          </w:p>
        </w:tc>
      </w:tr>
      <w:tr w:rsidR="00435E33" w:rsidRPr="00B0521D" w14:paraId="6ABE229A" w14:textId="77777777">
        <w:tc>
          <w:tcPr>
            <w:tcW w:w="957" w:type="pct"/>
            <w:shd w:val="clear" w:color="auto" w:fill="D9D9D9" w:themeFill="background1" w:themeFillShade="D9"/>
          </w:tcPr>
          <w:p w14:paraId="7A8AD983"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3BC76017" w14:textId="33E4FED1" w:rsidR="00435E33" w:rsidRPr="00B0521D" w:rsidRDefault="3AD0C2CB">
            <w:pPr>
              <w:rPr>
                <w:rFonts w:ascii="Times New Roman" w:hAnsi="Times New Roman" w:cs="Times New Roman"/>
              </w:rPr>
            </w:pPr>
            <w:r w:rsidRPr="005D11F3">
              <w:rPr>
                <w:rFonts w:ascii="Times New Roman" w:hAnsi="Times New Roman" w:cs="Times New Roman"/>
              </w:rPr>
              <w:t>Có b</w:t>
            </w:r>
            <w:r w:rsidR="00145DC3" w:rsidRPr="005D11F3">
              <w:rPr>
                <w:rFonts w:ascii="Times New Roman" w:hAnsi="Times New Roman" w:cs="Times New Roman"/>
              </w:rPr>
              <w:t>ảng</w:t>
            </w:r>
            <w:r w:rsidR="00145DC3">
              <w:rPr>
                <w:rFonts w:ascii="Times New Roman" w:hAnsi="Times New Roman" w:cs="Times New Roman"/>
              </w:rPr>
              <w:t xml:space="preserve"> số liệu </w:t>
            </w:r>
            <w:r w:rsidR="00FF0232">
              <w:rPr>
                <w:rFonts w:ascii="Times New Roman" w:hAnsi="Times New Roman" w:cs="Times New Roman"/>
              </w:rPr>
              <w:t xml:space="preserve">thống kê doanh thu của </w:t>
            </w:r>
            <w:r w:rsidR="00FF02D9">
              <w:rPr>
                <w:rFonts w:ascii="Times New Roman" w:hAnsi="Times New Roman" w:cs="Times New Roman"/>
              </w:rPr>
              <w:t>T.A.B</w:t>
            </w:r>
          </w:p>
        </w:tc>
      </w:tr>
      <w:tr w:rsidR="00435E33" w:rsidRPr="00B0521D" w14:paraId="1D790EA0" w14:textId="77777777">
        <w:tc>
          <w:tcPr>
            <w:tcW w:w="957" w:type="pct"/>
            <w:shd w:val="clear" w:color="auto" w:fill="D9D9D9" w:themeFill="background1" w:themeFillShade="D9"/>
          </w:tcPr>
          <w:p w14:paraId="1B425C64"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5BDF3820" w14:textId="1125EFB5" w:rsidR="00435E33" w:rsidRPr="00B0521D" w:rsidRDefault="00FF02D9">
            <w:pPr>
              <w:rPr>
                <w:rFonts w:ascii="Times New Roman" w:hAnsi="Times New Roman" w:cs="Times New Roman"/>
              </w:rPr>
            </w:pPr>
            <w:r>
              <w:rPr>
                <w:rFonts w:ascii="Times New Roman" w:hAnsi="Times New Roman" w:cs="Times New Roman"/>
              </w:rPr>
              <w:t xml:space="preserve">Lỗi </w:t>
            </w:r>
            <w:r w:rsidR="007B571C" w:rsidRPr="005D11F3">
              <w:rPr>
                <w:rFonts w:ascii="Times New Roman" w:hAnsi="Times New Roman" w:cs="Times New Roman"/>
              </w:rPr>
              <w:t>kết nối</w:t>
            </w:r>
            <w:r>
              <w:rPr>
                <w:rFonts w:ascii="Times New Roman" w:hAnsi="Times New Roman" w:cs="Times New Roman"/>
              </w:rPr>
              <w:t xml:space="preserve"> internet</w:t>
            </w:r>
          </w:p>
        </w:tc>
      </w:tr>
      <w:tr w:rsidR="00435E33" w:rsidRPr="00B0521D" w14:paraId="5FE7E55B" w14:textId="77777777">
        <w:tc>
          <w:tcPr>
            <w:tcW w:w="957" w:type="pct"/>
            <w:shd w:val="clear" w:color="auto" w:fill="D9D9D9" w:themeFill="background1" w:themeFillShade="D9"/>
          </w:tcPr>
          <w:p w14:paraId="4832D249"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60BA2345" w14:textId="7E8E989C" w:rsidR="00435E33" w:rsidRPr="00B0521D" w:rsidRDefault="5CC0ADE8">
            <w:pPr>
              <w:rPr>
                <w:rFonts w:ascii="Times New Roman" w:hAnsi="Times New Roman" w:cs="Times New Roman"/>
              </w:rPr>
            </w:pPr>
            <w:r w:rsidRPr="005D11F3">
              <w:rPr>
                <w:rFonts w:ascii="Times New Roman" w:hAnsi="Times New Roman" w:cs="Times New Roman"/>
              </w:rPr>
              <w:t>Không có dữ liệu để thống kê</w:t>
            </w:r>
          </w:p>
        </w:tc>
      </w:tr>
      <w:tr w:rsidR="00435E33" w:rsidRPr="00B0521D" w14:paraId="76F75C3C" w14:textId="77777777">
        <w:tc>
          <w:tcPr>
            <w:tcW w:w="957" w:type="pct"/>
            <w:shd w:val="clear" w:color="auto" w:fill="D9D9D9" w:themeFill="background1" w:themeFillShade="D9"/>
          </w:tcPr>
          <w:p w14:paraId="5E56C559"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55956C4A" w14:textId="77777777" w:rsidR="00B16392" w:rsidRDefault="00F4629D" w:rsidP="004F6E79">
            <w:pPr>
              <w:pStyle w:val="ListParagraph"/>
              <w:numPr>
                <w:ilvl w:val="0"/>
                <w:numId w:val="27"/>
              </w:numPr>
              <w:rPr>
                <w:rFonts w:ascii="Times New Roman" w:hAnsi="Times New Roman" w:cs="Times New Roman"/>
                <w:color w:val="000000" w:themeColor="dark1"/>
              </w:rPr>
            </w:pPr>
            <w:r w:rsidRPr="005D11F3">
              <w:rPr>
                <w:rFonts w:ascii="Times New Roman" w:hAnsi="Times New Roman" w:cs="Times New Roman"/>
                <w:color w:val="000000" w:themeColor="text1"/>
              </w:rPr>
              <w:t xml:space="preserve">Nhân viên kế toán muốn thống kê Doanh thu </w:t>
            </w:r>
            <w:r w:rsidR="006B2517" w:rsidRPr="005D11F3">
              <w:rPr>
                <w:rFonts w:ascii="Times New Roman" w:hAnsi="Times New Roman" w:cs="Times New Roman"/>
                <w:color w:val="000000" w:themeColor="text1"/>
              </w:rPr>
              <w:t>(theo tuần, tháng, năm)</w:t>
            </w:r>
          </w:p>
          <w:p w14:paraId="41DDD9BF" w14:textId="720BFF3D" w:rsidR="00435E33" w:rsidRPr="00B0521D" w:rsidRDefault="00603FE3" w:rsidP="004F6E79">
            <w:pPr>
              <w:pStyle w:val="ListParagraph"/>
              <w:numPr>
                <w:ilvl w:val="0"/>
                <w:numId w:val="27"/>
              </w:numPr>
              <w:rPr>
                <w:rFonts w:ascii="Times New Roman" w:hAnsi="Times New Roman" w:cs="Times New Roman"/>
                <w:color w:val="000000" w:themeColor="dark1"/>
              </w:rPr>
            </w:pPr>
            <w:r w:rsidRPr="005D11F3">
              <w:rPr>
                <w:rFonts w:ascii="Times New Roman" w:hAnsi="Times New Roman" w:cs="Times New Roman"/>
                <w:color w:val="000000" w:themeColor="text1"/>
              </w:rPr>
              <w:t xml:space="preserve">Nhân viên kế toán </w:t>
            </w:r>
            <w:r w:rsidR="005E4FB9" w:rsidRPr="005D11F3">
              <w:rPr>
                <w:rFonts w:ascii="Times New Roman" w:hAnsi="Times New Roman" w:cs="Times New Roman"/>
                <w:color w:val="000000" w:themeColor="text1"/>
              </w:rPr>
              <w:t xml:space="preserve">kiểm kê </w:t>
            </w:r>
            <w:r w:rsidR="007B54BE" w:rsidRPr="005D11F3">
              <w:rPr>
                <w:rFonts w:ascii="Times New Roman" w:hAnsi="Times New Roman" w:cs="Times New Roman"/>
                <w:color w:val="000000" w:themeColor="text1"/>
              </w:rPr>
              <w:t xml:space="preserve">phân tích </w:t>
            </w:r>
            <w:r w:rsidR="008F340D" w:rsidRPr="005D11F3">
              <w:rPr>
                <w:rFonts w:ascii="Times New Roman" w:hAnsi="Times New Roman" w:cs="Times New Roman"/>
                <w:color w:val="000000" w:themeColor="text1"/>
              </w:rPr>
              <w:t>dòng tiền dựa trên doanh thu</w:t>
            </w:r>
          </w:p>
        </w:tc>
      </w:tr>
      <w:tr w:rsidR="00435E33" w:rsidRPr="00B0521D" w14:paraId="78AE8885" w14:textId="77777777">
        <w:tc>
          <w:tcPr>
            <w:tcW w:w="957" w:type="pct"/>
            <w:shd w:val="clear" w:color="auto" w:fill="D9D9D9" w:themeFill="background1" w:themeFillShade="D9"/>
          </w:tcPr>
          <w:p w14:paraId="0A9A6090"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5F77240A" w14:textId="77777777" w:rsidR="00435E33" w:rsidRPr="00B0521D" w:rsidRDefault="00435E33">
            <w:pPr>
              <w:rPr>
                <w:rFonts w:ascii="Times New Roman" w:hAnsi="Times New Roman" w:cs="Times New Roman"/>
              </w:rPr>
            </w:pPr>
          </w:p>
        </w:tc>
      </w:tr>
      <w:tr w:rsidR="00435E33" w:rsidRPr="00B0521D" w14:paraId="0476E009" w14:textId="77777777">
        <w:tc>
          <w:tcPr>
            <w:tcW w:w="957" w:type="pct"/>
            <w:shd w:val="clear" w:color="auto" w:fill="D9D9D9" w:themeFill="background1" w:themeFillShade="D9"/>
          </w:tcPr>
          <w:p w14:paraId="5AB83DF1" w14:textId="77777777" w:rsidR="00435E33" w:rsidRPr="00B0521D" w:rsidRDefault="00435E33">
            <w:pPr>
              <w:rPr>
                <w:rFonts w:ascii="Times New Roman" w:hAnsi="Times New Roman" w:cs="Times New Roman"/>
                <w:b/>
              </w:rPr>
            </w:pPr>
          </w:p>
        </w:tc>
        <w:tc>
          <w:tcPr>
            <w:tcW w:w="4043" w:type="pct"/>
            <w:gridSpan w:val="3"/>
          </w:tcPr>
          <w:p w14:paraId="692D287B" w14:textId="77777777" w:rsidR="00435E33" w:rsidRPr="00B0521D" w:rsidRDefault="00435E33">
            <w:pPr>
              <w:rPr>
                <w:rFonts w:ascii="Times New Roman" w:hAnsi="Times New Roman" w:cs="Times New Roman"/>
              </w:rPr>
            </w:pPr>
          </w:p>
        </w:tc>
      </w:tr>
    </w:tbl>
    <w:p w14:paraId="064C42DB" w14:textId="4601F907" w:rsidR="00435E33" w:rsidRPr="00B0521D" w:rsidRDefault="00435E33" w:rsidP="00435E33">
      <w:pPr>
        <w:pStyle w:val="Heading3"/>
      </w:pPr>
      <w:bookmarkStart w:id="75" w:name="_Toc173188479"/>
      <w:r w:rsidRPr="00B0521D">
        <w:t xml:space="preserve">Usecase </w:t>
      </w:r>
      <w:r w:rsidR="008F099C" w:rsidRPr="008F099C">
        <w:t>Tra cứu thông tin khách hàng</w:t>
      </w:r>
      <w:bookmarkEnd w:id="75"/>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47E65F7E" w14:textId="77777777" w:rsidTr="00435E33">
        <w:tc>
          <w:tcPr>
            <w:tcW w:w="957" w:type="pct"/>
            <w:shd w:val="clear" w:color="auto" w:fill="D9D9D9" w:themeFill="background1" w:themeFillShade="D9"/>
          </w:tcPr>
          <w:p w14:paraId="36AD8913"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A707C9D" w14:textId="31FF6DB9" w:rsidR="00435E33" w:rsidRPr="00E03407" w:rsidRDefault="00073F31">
            <w:pPr>
              <w:rPr>
                <w:rFonts w:ascii="Times New Roman" w:hAnsi="Times New Roman" w:cs="Times New Roman"/>
              </w:rPr>
            </w:pPr>
            <w:r w:rsidRPr="00E03407">
              <w:rPr>
                <w:rFonts w:ascii="Times New Roman" w:hAnsi="Times New Roman" w:cs="Times New Roman"/>
              </w:rPr>
              <w:t>Tra cứu thông tin khách hàng</w:t>
            </w:r>
          </w:p>
        </w:tc>
        <w:tc>
          <w:tcPr>
            <w:tcW w:w="626" w:type="pct"/>
            <w:shd w:val="clear" w:color="auto" w:fill="D9D9D9" w:themeFill="background1" w:themeFillShade="D9"/>
          </w:tcPr>
          <w:p w14:paraId="08695D4B"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4D2CB9F2" w14:textId="1DD1978B" w:rsidR="00435E33" w:rsidRPr="00B0521D" w:rsidRDefault="00073F31">
            <w:pPr>
              <w:rPr>
                <w:rFonts w:ascii="Times New Roman" w:hAnsi="Times New Roman" w:cs="Times New Roman"/>
              </w:rPr>
            </w:pPr>
            <w:r w:rsidRPr="002C3B1F">
              <w:rPr>
                <w:rFonts w:ascii="Times New Roman" w:hAnsi="Times New Roman" w:cs="Times New Roman"/>
              </w:rPr>
              <w:t>UC0</w:t>
            </w:r>
            <w:r w:rsidR="00E96C87">
              <w:rPr>
                <w:rFonts w:ascii="Times New Roman" w:hAnsi="Times New Roman" w:cs="Times New Roman"/>
              </w:rPr>
              <w:t>3</w:t>
            </w:r>
          </w:p>
        </w:tc>
      </w:tr>
      <w:tr w:rsidR="00435E33" w:rsidRPr="00B0521D" w14:paraId="2013E3EB" w14:textId="77777777" w:rsidTr="00435E33">
        <w:tc>
          <w:tcPr>
            <w:tcW w:w="957" w:type="pct"/>
            <w:shd w:val="clear" w:color="auto" w:fill="D9D9D9" w:themeFill="background1" w:themeFillShade="D9"/>
          </w:tcPr>
          <w:p w14:paraId="6BEA31CC"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128554D3" w14:textId="6CDE9D0B" w:rsidR="00435E33" w:rsidRPr="00B0521D" w:rsidRDefault="00B40813">
            <w:pPr>
              <w:rPr>
                <w:rFonts w:ascii="Times New Roman" w:hAnsi="Times New Roman" w:cs="Times New Roman"/>
              </w:rPr>
            </w:pPr>
            <w:r>
              <w:rPr>
                <w:rFonts w:ascii="Times New Roman" w:hAnsi="Times New Roman" w:cs="Times New Roman"/>
              </w:rPr>
              <w:t xml:space="preserve">Nhân viên hỗ trợ tra cứu thông tin khách hàng gửi yêu cầu hỗ trợ để </w:t>
            </w:r>
            <w:r w:rsidR="002725EF">
              <w:rPr>
                <w:rFonts w:ascii="Times New Roman" w:hAnsi="Times New Roman" w:cs="Times New Roman"/>
              </w:rPr>
              <w:t xml:space="preserve">xử lý </w:t>
            </w:r>
            <w:r w:rsidR="00EF3EAD">
              <w:rPr>
                <w:rFonts w:ascii="Times New Roman" w:hAnsi="Times New Roman" w:cs="Times New Roman"/>
              </w:rPr>
              <w:t>vấn đề của khách hàng</w:t>
            </w:r>
          </w:p>
        </w:tc>
      </w:tr>
      <w:tr w:rsidR="00435E33" w:rsidRPr="00B0521D" w14:paraId="15E78458" w14:textId="77777777" w:rsidTr="00435E33">
        <w:tc>
          <w:tcPr>
            <w:tcW w:w="957" w:type="pct"/>
            <w:shd w:val="clear" w:color="auto" w:fill="D9D9D9" w:themeFill="background1" w:themeFillShade="D9"/>
          </w:tcPr>
          <w:p w14:paraId="361B69DD"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54B925AA" w14:textId="6B453C1B" w:rsidR="00435E33" w:rsidRPr="00B0521D" w:rsidRDefault="00EF3EAD">
            <w:pPr>
              <w:rPr>
                <w:rFonts w:ascii="Times New Roman" w:hAnsi="Times New Roman" w:cs="Times New Roman"/>
              </w:rPr>
            </w:pPr>
            <w:r>
              <w:rPr>
                <w:rFonts w:ascii="Times New Roman" w:hAnsi="Times New Roman" w:cs="Times New Roman"/>
              </w:rPr>
              <w:t>Nhân viên hỗ tr</w:t>
            </w:r>
            <w:r w:rsidR="00E12BE7">
              <w:rPr>
                <w:rFonts w:ascii="Times New Roman" w:hAnsi="Times New Roman" w:cs="Times New Roman"/>
              </w:rPr>
              <w:t>ợ</w:t>
            </w:r>
          </w:p>
        </w:tc>
        <w:tc>
          <w:tcPr>
            <w:tcW w:w="626" w:type="pct"/>
            <w:shd w:val="clear" w:color="auto" w:fill="D9D9D9" w:themeFill="background1" w:themeFillShade="D9"/>
          </w:tcPr>
          <w:p w14:paraId="5DE6D78D"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7BE83288" w14:textId="6493FBFB" w:rsidR="00435E33" w:rsidRPr="00B0521D" w:rsidRDefault="00E12BE7">
            <w:pPr>
              <w:rPr>
                <w:rFonts w:ascii="Times New Roman" w:hAnsi="Times New Roman" w:cs="Times New Roman"/>
              </w:rPr>
            </w:pPr>
            <w:r>
              <w:rPr>
                <w:rFonts w:ascii="Times New Roman" w:hAnsi="Times New Roman" w:cs="Times New Roman"/>
              </w:rPr>
              <w:t>Nhấn vào xem thông tin khách hàng đã yêu cầu hỗ trợ</w:t>
            </w:r>
          </w:p>
        </w:tc>
      </w:tr>
      <w:tr w:rsidR="00435E33" w:rsidRPr="00B0521D" w14:paraId="26FB45E9" w14:textId="77777777" w:rsidTr="00435E33">
        <w:tc>
          <w:tcPr>
            <w:tcW w:w="957" w:type="pct"/>
            <w:shd w:val="clear" w:color="auto" w:fill="D9D9D9" w:themeFill="background1" w:themeFillShade="D9"/>
          </w:tcPr>
          <w:p w14:paraId="6DCCDE09"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676EF6B4" w14:textId="451B917B" w:rsidR="00435E33" w:rsidRPr="00B0521D" w:rsidRDefault="00E12BE7">
            <w:pPr>
              <w:rPr>
                <w:rFonts w:ascii="Times New Roman" w:hAnsi="Times New Roman" w:cs="Times New Roman"/>
              </w:rPr>
            </w:pPr>
            <w:r>
              <w:rPr>
                <w:rFonts w:ascii="Times New Roman" w:hAnsi="Times New Roman" w:cs="Times New Roman"/>
              </w:rPr>
              <w:t>Khách hàng đã gửi yêu cầu hỗ trợ ( UC05)</w:t>
            </w:r>
            <w:r w:rsidR="7FB93DB2" w:rsidRPr="005D11F3">
              <w:rPr>
                <w:rFonts w:ascii="Times New Roman" w:hAnsi="Times New Roman" w:cs="Times New Roman"/>
              </w:rPr>
              <w:t xml:space="preserve"> t</w:t>
            </w:r>
            <w:r w:rsidR="4D2D553D" w:rsidRPr="005D11F3">
              <w:rPr>
                <w:rFonts w:ascii="Times New Roman" w:hAnsi="Times New Roman" w:cs="Times New Roman"/>
              </w:rPr>
              <w:t>rong</w:t>
            </w:r>
            <w:r w:rsidR="007C1187">
              <w:rPr>
                <w:rFonts w:ascii="Times New Roman" w:hAnsi="Times New Roman" w:cs="Times New Roman"/>
              </w:rPr>
              <w:t xml:space="preserve"> thời gian làm việc</w:t>
            </w:r>
          </w:p>
        </w:tc>
      </w:tr>
      <w:tr w:rsidR="00435E33" w:rsidRPr="00B0521D" w14:paraId="3D72C1B7" w14:textId="77777777" w:rsidTr="00435E33">
        <w:tc>
          <w:tcPr>
            <w:tcW w:w="957" w:type="pct"/>
            <w:shd w:val="clear" w:color="auto" w:fill="D9D9D9" w:themeFill="background1" w:themeFillShade="D9"/>
          </w:tcPr>
          <w:p w14:paraId="10B5D26A"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2A55ED06" w14:textId="221793C5" w:rsidR="00435E33" w:rsidRPr="00B0521D" w:rsidRDefault="00FD11B5">
            <w:pPr>
              <w:rPr>
                <w:rFonts w:ascii="Times New Roman" w:hAnsi="Times New Roman" w:cs="Times New Roman"/>
              </w:rPr>
            </w:pPr>
            <w:r>
              <w:rPr>
                <w:rFonts w:ascii="Times New Roman" w:hAnsi="Times New Roman" w:cs="Times New Roman"/>
              </w:rPr>
              <w:t>Hiển thị các thông tin</w:t>
            </w:r>
            <w:r w:rsidR="00773C99">
              <w:rPr>
                <w:rFonts w:ascii="Times New Roman" w:hAnsi="Times New Roman" w:cs="Times New Roman"/>
              </w:rPr>
              <w:t xml:space="preserve"> cơ bản của</w:t>
            </w:r>
            <w:r>
              <w:rPr>
                <w:rFonts w:ascii="Times New Roman" w:hAnsi="Times New Roman" w:cs="Times New Roman"/>
              </w:rPr>
              <w:t xml:space="preserve"> khách hàng </w:t>
            </w:r>
            <w:r w:rsidR="00773C99">
              <w:rPr>
                <w:rFonts w:ascii="Times New Roman" w:hAnsi="Times New Roman" w:cs="Times New Roman"/>
              </w:rPr>
              <w:t xml:space="preserve">(không bao gồm thông tin </w:t>
            </w:r>
            <w:r w:rsidR="00124B7F">
              <w:rPr>
                <w:rFonts w:ascii="Times New Roman" w:hAnsi="Times New Roman" w:cs="Times New Roman"/>
              </w:rPr>
              <w:t>ngân hàng</w:t>
            </w:r>
            <w:r w:rsidR="00295074">
              <w:rPr>
                <w:rFonts w:ascii="Times New Roman" w:hAnsi="Times New Roman" w:cs="Times New Roman"/>
              </w:rPr>
              <w:t xml:space="preserve"> </w:t>
            </w:r>
            <w:r w:rsidR="00B479AD">
              <w:rPr>
                <w:rFonts w:ascii="Times New Roman" w:hAnsi="Times New Roman" w:cs="Times New Roman"/>
              </w:rPr>
              <w:t>l</w:t>
            </w:r>
            <w:r w:rsidR="00295074">
              <w:rPr>
                <w:rFonts w:ascii="Times New Roman" w:hAnsi="Times New Roman" w:cs="Times New Roman"/>
              </w:rPr>
              <w:t>iên kết</w:t>
            </w:r>
            <w:r w:rsidR="00F67C73">
              <w:rPr>
                <w:rFonts w:ascii="Times New Roman" w:hAnsi="Times New Roman" w:cs="Times New Roman"/>
              </w:rPr>
              <w:t>)</w:t>
            </w:r>
          </w:p>
        </w:tc>
      </w:tr>
      <w:tr w:rsidR="00E03407" w:rsidRPr="00B0521D" w14:paraId="5C60F1C9" w14:textId="77777777" w:rsidTr="00435E33">
        <w:tc>
          <w:tcPr>
            <w:tcW w:w="957" w:type="pct"/>
            <w:shd w:val="clear" w:color="auto" w:fill="D9D9D9" w:themeFill="background1" w:themeFillShade="D9"/>
          </w:tcPr>
          <w:p w14:paraId="767E6EB5" w14:textId="77777777" w:rsidR="00E03407" w:rsidRPr="00B0521D" w:rsidRDefault="00E03407" w:rsidP="00E03407">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6B69FECD" w14:textId="2FCC621B" w:rsidR="00E03407" w:rsidRPr="00B0521D" w:rsidRDefault="00E03407" w:rsidP="00E03407">
            <w:pPr>
              <w:rPr>
                <w:rFonts w:ascii="Times New Roman" w:hAnsi="Times New Roman" w:cs="Times New Roman"/>
              </w:rPr>
            </w:pPr>
            <w:r>
              <w:rPr>
                <w:rFonts w:ascii="Times New Roman" w:hAnsi="Times New Roman" w:cs="Times New Roman"/>
              </w:rPr>
              <w:t>Lỗi kết nối Internet</w:t>
            </w:r>
          </w:p>
        </w:tc>
      </w:tr>
      <w:tr w:rsidR="00435E33" w:rsidRPr="00B0521D" w14:paraId="26A0E3FF" w14:textId="77777777" w:rsidTr="00435E33">
        <w:tc>
          <w:tcPr>
            <w:tcW w:w="957" w:type="pct"/>
            <w:shd w:val="clear" w:color="auto" w:fill="D9D9D9" w:themeFill="background1" w:themeFillShade="D9"/>
          </w:tcPr>
          <w:p w14:paraId="0E289AD8"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System state in error situations</w:t>
            </w:r>
          </w:p>
        </w:tc>
        <w:tc>
          <w:tcPr>
            <w:tcW w:w="4043" w:type="pct"/>
            <w:gridSpan w:val="3"/>
          </w:tcPr>
          <w:p w14:paraId="46C8F662" w14:textId="55CCF957" w:rsidR="00435E33" w:rsidRPr="00B0521D" w:rsidRDefault="00E03407">
            <w:pPr>
              <w:rPr>
                <w:rFonts w:ascii="Times New Roman" w:hAnsi="Times New Roman" w:cs="Times New Roman"/>
              </w:rPr>
            </w:pPr>
            <w:r>
              <w:rPr>
                <w:rFonts w:ascii="Times New Roman" w:hAnsi="Times New Roman" w:cs="Times New Roman"/>
              </w:rPr>
              <w:t>Không thể tra cứu thông tin khách hàng</w:t>
            </w:r>
          </w:p>
        </w:tc>
      </w:tr>
      <w:tr w:rsidR="00435E33" w:rsidRPr="00B0521D" w14:paraId="428E9F7B" w14:textId="77777777" w:rsidTr="00435E33">
        <w:tc>
          <w:tcPr>
            <w:tcW w:w="957" w:type="pct"/>
            <w:shd w:val="clear" w:color="auto" w:fill="D9D9D9" w:themeFill="background1" w:themeFillShade="D9"/>
          </w:tcPr>
          <w:p w14:paraId="055771AD"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4254613C" w14:textId="77777777" w:rsidR="00B13BE3" w:rsidRDefault="00B13BE3" w:rsidP="004F6E79">
            <w:pPr>
              <w:pStyle w:val="ListParagraph"/>
              <w:numPr>
                <w:ilvl w:val="0"/>
                <w:numId w:val="41"/>
              </w:numPr>
              <w:jc w:val="both"/>
              <w:rPr>
                <w:rFonts w:ascii="Times New Roman" w:hAnsi="Times New Roman" w:cs="Times New Roman"/>
                <w:color w:val="000000" w:themeColor="dark1"/>
              </w:rPr>
            </w:pPr>
            <w:r>
              <w:rPr>
                <w:rFonts w:ascii="Times New Roman" w:hAnsi="Times New Roman" w:cs="Times New Roman"/>
                <w:color w:val="000000" w:themeColor="dark1"/>
              </w:rPr>
              <w:t>Nhân viên chăm sóc khách hàng tra cứu thông tin khách hàng yêu cầu hỗ trợ</w:t>
            </w:r>
          </w:p>
          <w:p w14:paraId="06B0AAA1" w14:textId="378D5F08" w:rsidR="00435E33" w:rsidRPr="00B0521D" w:rsidRDefault="00B13BE3" w:rsidP="004F6E79">
            <w:pPr>
              <w:pStyle w:val="ListParagraph"/>
              <w:numPr>
                <w:ilvl w:val="0"/>
                <w:numId w:val="41"/>
              </w:numPr>
              <w:jc w:val="both"/>
              <w:rPr>
                <w:rFonts w:ascii="Times New Roman" w:hAnsi="Times New Roman" w:cs="Times New Roman"/>
                <w:color w:val="000000" w:themeColor="dark1"/>
              </w:rPr>
            </w:pPr>
            <w:r w:rsidRPr="00B13BE3">
              <w:rPr>
                <w:rFonts w:ascii="Times New Roman" w:hAnsi="Times New Roman" w:cs="Times New Roman"/>
                <w:color w:val="000000" w:themeColor="dark1"/>
              </w:rPr>
              <w:t>Tìm cách xử lý vấn đề khách hàng cần hỗ trợ</w:t>
            </w:r>
          </w:p>
        </w:tc>
      </w:tr>
      <w:tr w:rsidR="00435E33" w:rsidRPr="00B0521D" w14:paraId="598FEB2D" w14:textId="77777777" w:rsidTr="00435E33">
        <w:tc>
          <w:tcPr>
            <w:tcW w:w="957" w:type="pct"/>
            <w:shd w:val="clear" w:color="auto" w:fill="D9D9D9" w:themeFill="background1" w:themeFillShade="D9"/>
          </w:tcPr>
          <w:p w14:paraId="748905FA"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47B72EEC" w14:textId="77777777" w:rsidR="00435E33" w:rsidRPr="00B0521D" w:rsidRDefault="00435E33">
            <w:pPr>
              <w:rPr>
                <w:rFonts w:ascii="Times New Roman" w:hAnsi="Times New Roman" w:cs="Times New Roman"/>
              </w:rPr>
            </w:pPr>
          </w:p>
        </w:tc>
      </w:tr>
    </w:tbl>
    <w:p w14:paraId="4DF165B0" w14:textId="41EF48D5" w:rsidR="00435E33" w:rsidRPr="00B0521D" w:rsidRDefault="00435E33" w:rsidP="00435E33">
      <w:pPr>
        <w:pStyle w:val="Heading3"/>
      </w:pPr>
      <w:bookmarkStart w:id="76" w:name="_Toc173188480"/>
      <w:r w:rsidRPr="00B0521D">
        <w:t xml:space="preserve">Usecase </w:t>
      </w:r>
      <w:r w:rsidR="00CF1049" w:rsidRPr="00CF1049">
        <w:t>Thống kê số lượng yêu cầu hỗ trợ</w:t>
      </w:r>
      <w:bookmarkEnd w:id="7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26"/>
        <w:gridCol w:w="2781"/>
        <w:gridCol w:w="1129"/>
        <w:gridCol w:w="3381"/>
      </w:tblGrid>
      <w:tr w:rsidR="00435E33" w:rsidRPr="00B0521D" w14:paraId="21A6C71E" w14:textId="77777777">
        <w:tc>
          <w:tcPr>
            <w:tcW w:w="957" w:type="pct"/>
            <w:shd w:val="clear" w:color="auto" w:fill="D9D9D9" w:themeFill="background1" w:themeFillShade="D9"/>
          </w:tcPr>
          <w:p w14:paraId="40D6EB60"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1010A4EF" w14:textId="7A6A26D1" w:rsidR="00435E33" w:rsidRPr="00B0521D" w:rsidRDefault="00F67C73">
            <w:pPr>
              <w:rPr>
                <w:rFonts w:ascii="Times New Roman" w:hAnsi="Times New Roman" w:cs="Times New Roman"/>
              </w:rPr>
            </w:pPr>
            <w:r w:rsidRPr="005D11F3">
              <w:rPr>
                <w:rFonts w:ascii="Times New Roman" w:hAnsi="Times New Roman" w:cs="Times New Roman"/>
              </w:rPr>
              <w:t>Thống kê số lượng yêu cầu hỗ trợ</w:t>
            </w:r>
          </w:p>
        </w:tc>
        <w:tc>
          <w:tcPr>
            <w:tcW w:w="626" w:type="pct"/>
            <w:shd w:val="clear" w:color="auto" w:fill="D9D9D9" w:themeFill="background1" w:themeFillShade="D9"/>
          </w:tcPr>
          <w:p w14:paraId="69941D3E"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7232CB1B" w14:textId="6275C1ED" w:rsidR="00435E33" w:rsidRPr="00B0521D" w:rsidRDefault="00F67C73">
            <w:pPr>
              <w:rPr>
                <w:rFonts w:ascii="Times New Roman" w:hAnsi="Times New Roman" w:cs="Times New Roman"/>
              </w:rPr>
            </w:pPr>
            <w:r w:rsidRPr="002C3B1F">
              <w:rPr>
                <w:rFonts w:ascii="Times New Roman" w:hAnsi="Times New Roman" w:cs="Times New Roman"/>
              </w:rPr>
              <w:t>UC</w:t>
            </w:r>
            <w:r w:rsidR="008C5342">
              <w:rPr>
                <w:rFonts w:ascii="Times New Roman" w:hAnsi="Times New Roman" w:cs="Times New Roman"/>
              </w:rPr>
              <w:t>0</w:t>
            </w:r>
            <w:r w:rsidR="00E96C87">
              <w:rPr>
                <w:rFonts w:ascii="Times New Roman" w:hAnsi="Times New Roman" w:cs="Times New Roman"/>
              </w:rPr>
              <w:t>4</w:t>
            </w:r>
          </w:p>
        </w:tc>
      </w:tr>
      <w:tr w:rsidR="00435E33" w:rsidRPr="00B0521D" w14:paraId="0748AA02" w14:textId="77777777">
        <w:tc>
          <w:tcPr>
            <w:tcW w:w="957" w:type="pct"/>
            <w:shd w:val="clear" w:color="auto" w:fill="D9D9D9" w:themeFill="background1" w:themeFillShade="D9"/>
          </w:tcPr>
          <w:p w14:paraId="16318A90"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059D86CA" w14:textId="26D12A03" w:rsidR="00435E33" w:rsidRPr="00B0521D" w:rsidRDefault="00DD5F2B">
            <w:pPr>
              <w:rPr>
                <w:rFonts w:ascii="Times New Roman" w:hAnsi="Times New Roman" w:cs="Times New Roman"/>
              </w:rPr>
            </w:pPr>
            <w:r>
              <w:rPr>
                <w:rFonts w:ascii="Times New Roman" w:hAnsi="Times New Roman" w:cs="Times New Roman"/>
              </w:rPr>
              <w:t xml:space="preserve">Nhân viên hỗ trợ thống kê các lượt gửi yêu cầu hỗ trợ của khách hàng </w:t>
            </w:r>
            <w:r w:rsidR="001A1B10">
              <w:rPr>
                <w:rFonts w:ascii="Times New Roman" w:hAnsi="Times New Roman" w:cs="Times New Roman"/>
              </w:rPr>
              <w:t xml:space="preserve">nhằm </w:t>
            </w:r>
            <w:r w:rsidR="00E94ECE">
              <w:rPr>
                <w:rFonts w:ascii="Times New Roman" w:hAnsi="Times New Roman" w:cs="Times New Roman"/>
              </w:rPr>
              <w:t>đánh gi</w:t>
            </w:r>
            <w:r w:rsidR="002D6555">
              <w:rPr>
                <w:rFonts w:ascii="Times New Roman" w:hAnsi="Times New Roman" w:cs="Times New Roman"/>
              </w:rPr>
              <w:t>á mức độ hài lòng của khách hàng</w:t>
            </w:r>
          </w:p>
        </w:tc>
      </w:tr>
      <w:tr w:rsidR="00435E33" w:rsidRPr="00B0521D" w14:paraId="1C76F8C0" w14:textId="77777777">
        <w:tc>
          <w:tcPr>
            <w:tcW w:w="957" w:type="pct"/>
            <w:shd w:val="clear" w:color="auto" w:fill="D9D9D9" w:themeFill="background1" w:themeFillShade="D9"/>
          </w:tcPr>
          <w:p w14:paraId="09AED22A"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12C15B05" w14:textId="3A21B3FA" w:rsidR="00435E33" w:rsidRPr="00B0521D" w:rsidRDefault="002D6555">
            <w:pPr>
              <w:rPr>
                <w:rFonts w:ascii="Times New Roman" w:hAnsi="Times New Roman" w:cs="Times New Roman"/>
              </w:rPr>
            </w:pPr>
            <w:r>
              <w:rPr>
                <w:rFonts w:ascii="Times New Roman" w:hAnsi="Times New Roman" w:cs="Times New Roman"/>
              </w:rPr>
              <w:t>Nhân viên hỗ trợ</w:t>
            </w:r>
          </w:p>
        </w:tc>
        <w:tc>
          <w:tcPr>
            <w:tcW w:w="626" w:type="pct"/>
            <w:shd w:val="clear" w:color="auto" w:fill="D9D9D9" w:themeFill="background1" w:themeFillShade="D9"/>
          </w:tcPr>
          <w:p w14:paraId="1ECD866A"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4DAA61CE" w14:textId="0EE1BE87" w:rsidR="00435E33" w:rsidRPr="00B0521D" w:rsidRDefault="002D6555">
            <w:pPr>
              <w:rPr>
                <w:rFonts w:ascii="Times New Roman" w:hAnsi="Times New Roman" w:cs="Times New Roman"/>
              </w:rPr>
            </w:pPr>
            <w:r>
              <w:rPr>
                <w:rFonts w:ascii="Times New Roman" w:hAnsi="Times New Roman" w:cs="Times New Roman"/>
              </w:rPr>
              <w:t>Nhấn vào thống kê lượt gửi yêu cầu</w:t>
            </w:r>
          </w:p>
        </w:tc>
      </w:tr>
      <w:tr w:rsidR="00435E33" w:rsidRPr="00B0521D" w14:paraId="753F084A" w14:textId="77777777">
        <w:tc>
          <w:tcPr>
            <w:tcW w:w="957" w:type="pct"/>
            <w:shd w:val="clear" w:color="auto" w:fill="D9D9D9" w:themeFill="background1" w:themeFillShade="D9"/>
          </w:tcPr>
          <w:p w14:paraId="1B319A38"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A8CC3D6" w14:textId="77777777" w:rsidR="002D6555" w:rsidRDefault="002D6555" w:rsidP="004F6E79">
            <w:pPr>
              <w:pStyle w:val="ListParagraph"/>
              <w:numPr>
                <w:ilvl w:val="0"/>
                <w:numId w:val="30"/>
              </w:numPr>
              <w:rPr>
                <w:rFonts w:ascii="Times New Roman" w:hAnsi="Times New Roman" w:cs="Times New Roman"/>
              </w:rPr>
            </w:pPr>
            <w:r>
              <w:rPr>
                <w:rFonts w:ascii="Times New Roman" w:hAnsi="Times New Roman" w:cs="Times New Roman"/>
              </w:rPr>
              <w:t>Khách hàng đã gửi yêu cầu hỗ trợ ( UC05)</w:t>
            </w:r>
          </w:p>
          <w:p w14:paraId="58F62039" w14:textId="2541B8B1" w:rsidR="00435E33" w:rsidRPr="00B0521D" w:rsidRDefault="002D6555" w:rsidP="004F6E79">
            <w:pPr>
              <w:pStyle w:val="ListParagraph"/>
              <w:numPr>
                <w:ilvl w:val="0"/>
                <w:numId w:val="30"/>
              </w:numPr>
              <w:rPr>
                <w:rFonts w:ascii="Times New Roman" w:hAnsi="Times New Roman" w:cs="Times New Roman"/>
              </w:rPr>
            </w:pPr>
            <w:r>
              <w:rPr>
                <w:rFonts w:ascii="Times New Roman" w:hAnsi="Times New Roman" w:cs="Times New Roman"/>
              </w:rPr>
              <w:t>Trong thời gian làm việc</w:t>
            </w:r>
          </w:p>
        </w:tc>
      </w:tr>
      <w:tr w:rsidR="00435E33" w:rsidRPr="00B0521D" w14:paraId="50415C79" w14:textId="77777777">
        <w:tc>
          <w:tcPr>
            <w:tcW w:w="957" w:type="pct"/>
            <w:shd w:val="clear" w:color="auto" w:fill="D9D9D9" w:themeFill="background1" w:themeFillShade="D9"/>
          </w:tcPr>
          <w:p w14:paraId="0E2DFA11"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14DF2955" w14:textId="4637B2F9" w:rsidR="00435E33" w:rsidRPr="00B0521D" w:rsidRDefault="44AE758F">
            <w:pPr>
              <w:rPr>
                <w:rFonts w:ascii="Times New Roman" w:hAnsi="Times New Roman" w:cs="Times New Roman"/>
              </w:rPr>
            </w:pPr>
            <w:r w:rsidRPr="005D11F3">
              <w:rPr>
                <w:rFonts w:ascii="Times New Roman" w:hAnsi="Times New Roman" w:cs="Times New Roman"/>
              </w:rPr>
              <w:t>Tạo thành công b</w:t>
            </w:r>
            <w:r w:rsidR="002D6555" w:rsidRPr="005D11F3">
              <w:rPr>
                <w:rFonts w:ascii="Times New Roman" w:hAnsi="Times New Roman" w:cs="Times New Roman"/>
              </w:rPr>
              <w:t>ảng</w:t>
            </w:r>
            <w:r w:rsidR="002D6555">
              <w:rPr>
                <w:rFonts w:ascii="Times New Roman" w:hAnsi="Times New Roman" w:cs="Times New Roman"/>
              </w:rPr>
              <w:t xml:space="preserve"> số lượt yêu cầu của khách hàng</w:t>
            </w:r>
          </w:p>
        </w:tc>
      </w:tr>
      <w:tr w:rsidR="00435E33" w:rsidRPr="00B0521D" w14:paraId="4975C1A4" w14:textId="77777777">
        <w:tc>
          <w:tcPr>
            <w:tcW w:w="957" w:type="pct"/>
            <w:shd w:val="clear" w:color="auto" w:fill="D9D9D9" w:themeFill="background1" w:themeFillShade="D9"/>
          </w:tcPr>
          <w:p w14:paraId="76856971"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772B0BEF" w14:textId="2B99716B" w:rsidR="00435E33" w:rsidRPr="00B0521D" w:rsidRDefault="002D6555">
            <w:pPr>
              <w:rPr>
                <w:rFonts w:ascii="Times New Roman" w:hAnsi="Times New Roman" w:cs="Times New Roman"/>
              </w:rPr>
            </w:pPr>
            <w:r>
              <w:rPr>
                <w:rFonts w:ascii="Times New Roman" w:hAnsi="Times New Roman" w:cs="Times New Roman"/>
              </w:rPr>
              <w:t xml:space="preserve">Lỗi </w:t>
            </w:r>
            <w:r w:rsidR="007B571C" w:rsidRPr="005D11F3">
              <w:rPr>
                <w:rFonts w:ascii="Times New Roman" w:hAnsi="Times New Roman" w:cs="Times New Roman"/>
              </w:rPr>
              <w:t>kết nối</w:t>
            </w:r>
            <w:r>
              <w:rPr>
                <w:rFonts w:ascii="Times New Roman" w:hAnsi="Times New Roman" w:cs="Times New Roman"/>
              </w:rPr>
              <w:t xml:space="preserve"> internet</w:t>
            </w:r>
          </w:p>
        </w:tc>
      </w:tr>
      <w:tr w:rsidR="00435E33" w:rsidRPr="00B0521D" w14:paraId="0ECF06B3" w14:textId="77777777">
        <w:tc>
          <w:tcPr>
            <w:tcW w:w="957" w:type="pct"/>
            <w:shd w:val="clear" w:color="auto" w:fill="D9D9D9" w:themeFill="background1" w:themeFillShade="D9"/>
          </w:tcPr>
          <w:p w14:paraId="4592871F"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2156823C" w14:textId="669C38FF" w:rsidR="00435E33" w:rsidRPr="00B0521D" w:rsidRDefault="007B571C">
            <w:pPr>
              <w:rPr>
                <w:rFonts w:ascii="Times New Roman" w:hAnsi="Times New Roman" w:cs="Times New Roman"/>
              </w:rPr>
            </w:pPr>
            <w:r w:rsidRPr="005D11F3">
              <w:rPr>
                <w:rFonts w:ascii="Times New Roman" w:hAnsi="Times New Roman" w:cs="Times New Roman"/>
              </w:rPr>
              <w:t>Không thống kê được số lượng yêu cầu hỗ trợ</w:t>
            </w:r>
          </w:p>
        </w:tc>
      </w:tr>
      <w:tr w:rsidR="00435E33" w:rsidRPr="00B0521D" w14:paraId="31D32E2E" w14:textId="77777777">
        <w:tc>
          <w:tcPr>
            <w:tcW w:w="957" w:type="pct"/>
            <w:shd w:val="clear" w:color="auto" w:fill="D9D9D9" w:themeFill="background1" w:themeFillShade="D9"/>
          </w:tcPr>
          <w:p w14:paraId="3740BEC5"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3707BB7E" w14:textId="77777777" w:rsidR="00435E33" w:rsidRDefault="002D6555">
            <w:pPr>
              <w:rPr>
                <w:rFonts w:ascii="Times New Roman" w:hAnsi="Times New Roman" w:cs="Times New Roman"/>
                <w:color w:val="000000" w:themeColor="dark1"/>
              </w:rPr>
            </w:pPr>
            <w:r>
              <w:rPr>
                <w:rFonts w:ascii="Times New Roman" w:hAnsi="Times New Roman" w:cs="Times New Roman"/>
                <w:color w:val="000000" w:themeColor="dark1"/>
              </w:rPr>
              <w:t>Nhân viên hỗ trợ thống kê các lượt gửi yêu cầu hỗ trợ của khách hàng</w:t>
            </w:r>
          </w:p>
          <w:p w14:paraId="70A38229" w14:textId="77777777" w:rsidR="002D6555" w:rsidRDefault="00A71B2B" w:rsidP="004F6E79">
            <w:pPr>
              <w:pStyle w:val="ListParagraph"/>
              <w:numPr>
                <w:ilvl w:val="0"/>
                <w:numId w:val="12"/>
              </w:numPr>
              <w:rPr>
                <w:rFonts w:ascii="Times New Roman" w:hAnsi="Times New Roman" w:cs="Times New Roman"/>
                <w:color w:val="000000" w:themeColor="dark1"/>
              </w:rPr>
            </w:pPr>
            <w:r>
              <w:rPr>
                <w:rFonts w:ascii="Times New Roman" w:hAnsi="Times New Roman" w:cs="Times New Roman"/>
                <w:color w:val="000000" w:themeColor="dark1"/>
              </w:rPr>
              <w:t>Xử lý yêu cầu của khách hàng</w:t>
            </w:r>
          </w:p>
          <w:p w14:paraId="49E358D1" w14:textId="0120078E" w:rsidR="00435E33" w:rsidRPr="00B0521D" w:rsidRDefault="00AE11B0" w:rsidP="004F6E79">
            <w:pPr>
              <w:pStyle w:val="ListParagraph"/>
              <w:numPr>
                <w:ilvl w:val="0"/>
                <w:numId w:val="12"/>
              </w:numPr>
              <w:rPr>
                <w:rFonts w:ascii="Times New Roman" w:hAnsi="Times New Roman" w:cs="Times New Roman"/>
                <w:color w:val="000000" w:themeColor="dark1"/>
              </w:rPr>
            </w:pPr>
            <w:r>
              <w:rPr>
                <w:rFonts w:ascii="Times New Roman" w:hAnsi="Times New Roman" w:cs="Times New Roman"/>
                <w:color w:val="000000" w:themeColor="dark1"/>
              </w:rPr>
              <w:t>Đánh giá mức độ hài lòng của khách hàng</w:t>
            </w:r>
          </w:p>
        </w:tc>
      </w:tr>
      <w:tr w:rsidR="00435E33" w:rsidRPr="00B0521D" w14:paraId="38399A9D" w14:textId="77777777">
        <w:tc>
          <w:tcPr>
            <w:tcW w:w="957" w:type="pct"/>
            <w:shd w:val="clear" w:color="auto" w:fill="D9D9D9" w:themeFill="background1" w:themeFillShade="D9"/>
          </w:tcPr>
          <w:p w14:paraId="0D9F75E7"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397AD491" w14:textId="77777777" w:rsidR="00435E33" w:rsidRPr="00B0521D" w:rsidRDefault="00435E33">
            <w:pPr>
              <w:rPr>
                <w:rFonts w:ascii="Times New Roman" w:hAnsi="Times New Roman" w:cs="Times New Roman"/>
              </w:rPr>
            </w:pPr>
          </w:p>
        </w:tc>
      </w:tr>
    </w:tbl>
    <w:p w14:paraId="303BF12E" w14:textId="0CA99810" w:rsidR="00435E33" w:rsidRPr="00B0521D" w:rsidRDefault="00435E33" w:rsidP="00435E33">
      <w:pPr>
        <w:pStyle w:val="Heading3"/>
      </w:pPr>
      <w:bookmarkStart w:id="77" w:name="_Toc173188481"/>
      <w:r w:rsidRPr="00B0521D">
        <w:t xml:space="preserve">Usecase </w:t>
      </w:r>
      <w:r w:rsidR="00CF1049" w:rsidRPr="00CF1049">
        <w:t>Thống kê mức độ hài lòng của khách hàng</w:t>
      </w:r>
      <w:bookmarkEnd w:id="77"/>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52737AFD" w14:textId="77777777" w:rsidTr="613A2DA6">
        <w:tc>
          <w:tcPr>
            <w:tcW w:w="957" w:type="pct"/>
            <w:shd w:val="clear" w:color="auto" w:fill="D9D9D9" w:themeFill="background1" w:themeFillShade="D9"/>
          </w:tcPr>
          <w:p w14:paraId="06A04E07"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4EDE0DA0" w14:textId="75F96B4D" w:rsidR="00435E33" w:rsidRPr="005305EA" w:rsidRDefault="3521073C" w:rsidP="0B6A4B10">
            <w:pPr>
              <w:rPr>
                <w:rFonts w:ascii="Times New Roman" w:hAnsi="Times New Roman" w:cs="Times New Roman"/>
              </w:rPr>
            </w:pPr>
            <w:r w:rsidRPr="005305EA">
              <w:rPr>
                <w:rFonts w:ascii="Times New Roman" w:hAnsi="Times New Roman" w:cs="Times New Roman"/>
              </w:rPr>
              <w:t>Thống kê mức độ hài lòng của khách hàng</w:t>
            </w:r>
          </w:p>
        </w:tc>
        <w:tc>
          <w:tcPr>
            <w:tcW w:w="626" w:type="pct"/>
            <w:shd w:val="clear" w:color="auto" w:fill="D9D9D9" w:themeFill="background1" w:themeFillShade="D9"/>
          </w:tcPr>
          <w:p w14:paraId="37BD9DF9"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0062340D" w14:textId="27888FEA" w:rsidR="00435E33" w:rsidRPr="00B0521D" w:rsidRDefault="409A3027">
            <w:pPr>
              <w:rPr>
                <w:rFonts w:ascii="Times New Roman" w:hAnsi="Times New Roman" w:cs="Times New Roman"/>
              </w:rPr>
            </w:pPr>
            <w:r w:rsidRPr="002C3B1F">
              <w:rPr>
                <w:rFonts w:ascii="Times New Roman" w:hAnsi="Times New Roman" w:cs="Times New Roman"/>
              </w:rPr>
              <w:t>UC</w:t>
            </w:r>
            <w:r w:rsidR="00D32170">
              <w:rPr>
                <w:rFonts w:ascii="Times New Roman" w:hAnsi="Times New Roman" w:cs="Times New Roman"/>
              </w:rPr>
              <w:t>0</w:t>
            </w:r>
            <w:r w:rsidR="00E96C87">
              <w:rPr>
                <w:rFonts w:ascii="Times New Roman" w:hAnsi="Times New Roman" w:cs="Times New Roman"/>
              </w:rPr>
              <w:t>5</w:t>
            </w:r>
          </w:p>
        </w:tc>
      </w:tr>
      <w:tr w:rsidR="00435E33" w:rsidRPr="00B0521D" w14:paraId="6714149A" w14:textId="77777777" w:rsidTr="613A2DA6">
        <w:tc>
          <w:tcPr>
            <w:tcW w:w="957" w:type="pct"/>
            <w:shd w:val="clear" w:color="auto" w:fill="D9D9D9" w:themeFill="background1" w:themeFillShade="D9"/>
          </w:tcPr>
          <w:p w14:paraId="33421274"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5DE5C431" w14:textId="68B3FF0A" w:rsidR="0B6A4B10" w:rsidRPr="005305EA" w:rsidRDefault="0B6A4B10" w:rsidP="009031DD">
            <w:pPr>
              <w:spacing w:before="0"/>
              <w:rPr>
                <w:rFonts w:ascii="Times New Roman" w:eastAsia="Bahnschrift" w:hAnsi="Times New Roman" w:cs="Times New Roman"/>
                <w:sz w:val="24"/>
                <w:szCs w:val="24"/>
              </w:rPr>
            </w:pPr>
            <w:r w:rsidRPr="4FFE65D7">
              <w:rPr>
                <w:rFonts w:ascii="Times New Roman" w:eastAsia="Bahnschrift" w:hAnsi="Times New Roman" w:cs="Times New Roman"/>
              </w:rPr>
              <w:t>Nhân viên chăm sóc khách hàng thống kê mức độ hài lòng của Khách hàng</w:t>
            </w:r>
          </w:p>
        </w:tc>
      </w:tr>
      <w:tr w:rsidR="00435E33" w:rsidRPr="00B0521D" w14:paraId="7BF65AEF" w14:textId="77777777" w:rsidTr="613A2DA6">
        <w:tc>
          <w:tcPr>
            <w:tcW w:w="957" w:type="pct"/>
            <w:shd w:val="clear" w:color="auto" w:fill="D9D9D9" w:themeFill="background1" w:themeFillShade="D9"/>
          </w:tcPr>
          <w:p w14:paraId="08674A71"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7D9F7324" w14:textId="17C4C55C" w:rsidR="00435E33" w:rsidRPr="00B0521D" w:rsidRDefault="4745A533">
            <w:pPr>
              <w:rPr>
                <w:rFonts w:ascii="Times New Roman" w:hAnsi="Times New Roman" w:cs="Times New Roman"/>
              </w:rPr>
            </w:pPr>
            <w:r w:rsidRPr="0B6A4B10">
              <w:rPr>
                <w:rFonts w:ascii="Times New Roman" w:hAnsi="Times New Roman" w:cs="Times New Roman"/>
              </w:rPr>
              <w:t>Nhân viên chăm sóc khách hàng, Trưởng phòng chăm sóc khách hàng</w:t>
            </w:r>
          </w:p>
        </w:tc>
        <w:tc>
          <w:tcPr>
            <w:tcW w:w="626" w:type="pct"/>
            <w:shd w:val="clear" w:color="auto" w:fill="D9D9D9" w:themeFill="background1" w:themeFillShade="D9"/>
          </w:tcPr>
          <w:p w14:paraId="69111EB7"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50D44F63" w14:textId="18F23081" w:rsidR="00435E33" w:rsidRPr="00B0521D" w:rsidRDefault="403396AE">
            <w:pPr>
              <w:rPr>
                <w:rFonts w:ascii="Times New Roman" w:hAnsi="Times New Roman" w:cs="Times New Roman"/>
              </w:rPr>
            </w:pPr>
            <w:r w:rsidRPr="37E4296E">
              <w:rPr>
                <w:rFonts w:ascii="Times New Roman" w:hAnsi="Times New Roman" w:cs="Times New Roman"/>
              </w:rPr>
              <w:t>Nhân viên chăm sóc thống kê danh sách dựa trên danh sách số liệu phân tích mức độ hài lòng của khách hàng</w:t>
            </w:r>
          </w:p>
        </w:tc>
      </w:tr>
      <w:tr w:rsidR="00435E33" w:rsidRPr="00B0521D" w14:paraId="7CAE1433" w14:textId="77777777" w:rsidTr="613A2DA6">
        <w:tc>
          <w:tcPr>
            <w:tcW w:w="957" w:type="pct"/>
            <w:shd w:val="clear" w:color="auto" w:fill="D9D9D9" w:themeFill="background1" w:themeFillShade="D9"/>
          </w:tcPr>
          <w:p w14:paraId="350B7817"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40AC82D" w14:textId="77E0E54E" w:rsidR="00435E33" w:rsidRPr="00B0521D" w:rsidRDefault="00435E33">
            <w:pPr>
              <w:rPr>
                <w:rFonts w:ascii="Times New Roman" w:hAnsi="Times New Roman" w:cs="Times New Roman"/>
              </w:rPr>
            </w:pPr>
          </w:p>
        </w:tc>
      </w:tr>
      <w:tr w:rsidR="00435E33" w:rsidRPr="00B0521D" w14:paraId="7F50F562" w14:textId="77777777" w:rsidTr="613A2DA6">
        <w:tc>
          <w:tcPr>
            <w:tcW w:w="957" w:type="pct"/>
            <w:shd w:val="clear" w:color="auto" w:fill="D9D9D9" w:themeFill="background1" w:themeFillShade="D9"/>
          </w:tcPr>
          <w:p w14:paraId="3D49EF06"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Post-condition</w:t>
            </w:r>
          </w:p>
        </w:tc>
        <w:tc>
          <w:tcPr>
            <w:tcW w:w="4043" w:type="pct"/>
            <w:gridSpan w:val="3"/>
          </w:tcPr>
          <w:p w14:paraId="586394D1" w14:textId="4B5B0CC4" w:rsidR="00435E33" w:rsidRPr="00B0521D" w:rsidRDefault="173F767C">
            <w:pPr>
              <w:rPr>
                <w:rFonts w:ascii="Times New Roman" w:hAnsi="Times New Roman" w:cs="Times New Roman"/>
              </w:rPr>
            </w:pPr>
            <w:r w:rsidRPr="0B6A4B10">
              <w:rPr>
                <w:rFonts w:ascii="Times New Roman" w:hAnsi="Times New Roman" w:cs="Times New Roman"/>
              </w:rPr>
              <w:t>Thu được danh sách mức độ hài lòng thông qua đánh giá của khách hàng</w:t>
            </w:r>
          </w:p>
        </w:tc>
      </w:tr>
      <w:tr w:rsidR="00435E33" w:rsidRPr="00B0521D" w14:paraId="53FD6981" w14:textId="77777777" w:rsidTr="613A2DA6">
        <w:tc>
          <w:tcPr>
            <w:tcW w:w="957" w:type="pct"/>
            <w:shd w:val="clear" w:color="auto" w:fill="D9D9D9" w:themeFill="background1" w:themeFillShade="D9"/>
          </w:tcPr>
          <w:p w14:paraId="5FE29A2D"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2B9738FF" w14:textId="0B707DBE" w:rsidR="00435E33" w:rsidRPr="00B0521D" w:rsidRDefault="4247BCA5" w:rsidP="0B6A4B10">
            <w:pPr>
              <w:rPr>
                <w:rFonts w:ascii="Times New Roman" w:hAnsi="Times New Roman" w:cs="Times New Roman"/>
              </w:rPr>
            </w:pPr>
            <w:r w:rsidRPr="613A2DA6">
              <w:rPr>
                <w:rFonts w:ascii="Times New Roman" w:hAnsi="Times New Roman" w:cs="Times New Roman"/>
              </w:rPr>
              <w:t xml:space="preserve">Thiếu phản hồi của khách hàng </w:t>
            </w:r>
            <w:r w:rsidR="3110229E" w:rsidRPr="613A2DA6">
              <w:rPr>
                <w:rFonts w:ascii="Times New Roman" w:hAnsi="Times New Roman" w:cs="Times New Roman"/>
              </w:rPr>
              <w:t>trong thời gian đánh giá tồn tại</w:t>
            </w:r>
          </w:p>
          <w:p w14:paraId="134187A4" w14:textId="382AF0E7" w:rsidR="00435E33" w:rsidRPr="00B0521D" w:rsidRDefault="007B571C" w:rsidP="0B6A4B10">
            <w:pPr>
              <w:rPr>
                <w:rFonts w:ascii="Times New Roman" w:hAnsi="Times New Roman" w:cs="Times New Roman"/>
              </w:rPr>
            </w:pPr>
            <w:r w:rsidRPr="005D11F3">
              <w:rPr>
                <w:rFonts w:ascii="Times New Roman" w:hAnsi="Times New Roman" w:cs="Times New Roman"/>
              </w:rPr>
              <w:t>Lỗi kết nối internet</w:t>
            </w:r>
          </w:p>
        </w:tc>
      </w:tr>
      <w:tr w:rsidR="00435E33" w:rsidRPr="00B0521D" w14:paraId="3412D557" w14:textId="77777777" w:rsidTr="613A2DA6">
        <w:tc>
          <w:tcPr>
            <w:tcW w:w="957" w:type="pct"/>
            <w:shd w:val="clear" w:color="auto" w:fill="D9D9D9" w:themeFill="background1" w:themeFillShade="D9"/>
          </w:tcPr>
          <w:p w14:paraId="3BC56C48"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682853BE" w14:textId="77777777" w:rsidR="00435E33" w:rsidRPr="005D11F3" w:rsidRDefault="25E61757" w:rsidP="52F6D0AA">
            <w:pPr>
              <w:rPr>
                <w:rFonts w:ascii="Times New Roman" w:hAnsi="Times New Roman" w:cs="Times New Roman"/>
              </w:rPr>
            </w:pPr>
            <w:r w:rsidRPr="005D11F3">
              <w:rPr>
                <w:rFonts w:ascii="Times New Roman" w:hAnsi="Times New Roman" w:cs="Times New Roman"/>
              </w:rPr>
              <w:t>Hệ thống hiển thị thông báo lỗi tương ứng</w:t>
            </w:r>
          </w:p>
          <w:p w14:paraId="1FD7C7A5" w14:textId="7243FBAC" w:rsidR="00435E33" w:rsidRPr="00B0521D" w:rsidRDefault="00435E33" w:rsidP="4B752FE8">
            <w:pPr>
              <w:rPr>
                <w:rFonts w:ascii="Times New Roman" w:hAnsi="Times New Roman" w:cs="Times New Roman"/>
              </w:rPr>
            </w:pPr>
          </w:p>
        </w:tc>
      </w:tr>
      <w:tr w:rsidR="00435E33" w:rsidRPr="00B0521D" w14:paraId="77E05BF4" w14:textId="77777777" w:rsidTr="613A2DA6">
        <w:tc>
          <w:tcPr>
            <w:tcW w:w="957" w:type="pct"/>
            <w:shd w:val="clear" w:color="auto" w:fill="D9D9D9" w:themeFill="background1" w:themeFillShade="D9"/>
          </w:tcPr>
          <w:p w14:paraId="518F409F"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3BCFBDA1" w14:textId="634EC645" w:rsidR="1BA9500F" w:rsidRDefault="22BD3FB1" w:rsidP="004F6E79">
            <w:pPr>
              <w:pStyle w:val="ListParagraph"/>
              <w:numPr>
                <w:ilvl w:val="0"/>
                <w:numId w:val="20"/>
              </w:numPr>
              <w:rPr>
                <w:rFonts w:ascii="Times New Roman" w:hAnsi="Times New Roman" w:cs="Times New Roman"/>
              </w:rPr>
            </w:pPr>
            <w:r w:rsidRPr="613A2DA6">
              <w:rPr>
                <w:rFonts w:ascii="Times New Roman" w:hAnsi="Times New Roman" w:cs="Times New Roman"/>
              </w:rPr>
              <w:t>Nhân viên chăm sóc khách hàng lấy dữ liệu mức độ hài lòng của khách hàng</w:t>
            </w:r>
            <w:r w:rsidR="00E4207B">
              <w:rPr>
                <w:rFonts w:ascii="Times New Roman" w:hAnsi="Times New Roman" w:cs="Times New Roman"/>
              </w:rPr>
              <w:t xml:space="preserve"> từ danh sách đánh giá </w:t>
            </w:r>
          </w:p>
          <w:p w14:paraId="7FAF01AE" w14:textId="6F139C04" w:rsidR="00435E33" w:rsidRPr="005D11F3" w:rsidRDefault="4BD8A91E" w:rsidP="004F6E79">
            <w:pPr>
              <w:pStyle w:val="ListParagraph"/>
              <w:numPr>
                <w:ilvl w:val="0"/>
                <w:numId w:val="20"/>
              </w:numPr>
              <w:rPr>
                <w:rFonts w:ascii="Times New Roman" w:hAnsi="Times New Roman" w:cs="Times New Roman"/>
              </w:rPr>
            </w:pPr>
            <w:r w:rsidRPr="613A2DA6">
              <w:rPr>
                <w:rFonts w:ascii="Times New Roman" w:hAnsi="Times New Roman" w:cs="Times New Roman"/>
              </w:rPr>
              <w:t xml:space="preserve">Nhân viên chăm sóc khách hàng </w:t>
            </w:r>
            <w:r w:rsidR="0BE1C471" w:rsidRPr="613A2DA6">
              <w:rPr>
                <w:rFonts w:ascii="Times New Roman" w:hAnsi="Times New Roman" w:cs="Times New Roman"/>
              </w:rPr>
              <w:t>thống kê dữ liệu mức độ hài lòng của khách hàng</w:t>
            </w:r>
          </w:p>
        </w:tc>
      </w:tr>
      <w:tr w:rsidR="00435E33" w:rsidRPr="00B0521D" w14:paraId="7CEE6A0A" w14:textId="77777777" w:rsidTr="613A2DA6">
        <w:tc>
          <w:tcPr>
            <w:tcW w:w="957" w:type="pct"/>
            <w:shd w:val="clear" w:color="auto" w:fill="D9D9D9" w:themeFill="background1" w:themeFillShade="D9"/>
          </w:tcPr>
          <w:p w14:paraId="7534A7A2" w14:textId="7CE127D0" w:rsidR="00435E33" w:rsidRPr="00B0521D" w:rsidRDefault="00435E33" w:rsidP="613A2DA6">
            <w:pPr>
              <w:rPr>
                <w:rFonts w:ascii="Times New Roman" w:hAnsi="Times New Roman" w:cs="Times New Roman"/>
                <w:b/>
                <w:bCs/>
              </w:rPr>
            </w:pPr>
            <w:r w:rsidRPr="613A2DA6">
              <w:rPr>
                <w:rFonts w:ascii="Times New Roman" w:hAnsi="Times New Roman" w:cs="Times New Roman"/>
                <w:b/>
                <w:bCs/>
              </w:rPr>
              <w:t xml:space="preserve">Alternative Flow </w:t>
            </w:r>
            <w:r w:rsidR="2C964666" w:rsidRPr="613A2DA6">
              <w:rPr>
                <w:rFonts w:ascii="Times New Roman" w:hAnsi="Times New Roman" w:cs="Times New Roman"/>
                <w:b/>
                <w:bCs/>
              </w:rPr>
              <w:t>1</w:t>
            </w:r>
          </w:p>
        </w:tc>
        <w:tc>
          <w:tcPr>
            <w:tcW w:w="4043" w:type="pct"/>
            <w:gridSpan w:val="3"/>
          </w:tcPr>
          <w:p w14:paraId="787B5B44" w14:textId="77777777" w:rsidR="00435E33" w:rsidRPr="00B0521D" w:rsidRDefault="2C964666" w:rsidP="613A2DA6">
            <w:pPr>
              <w:rPr>
                <w:rFonts w:ascii="Times New Roman" w:hAnsi="Times New Roman" w:cs="Times New Roman"/>
                <w:b/>
                <w:bCs/>
              </w:rPr>
            </w:pPr>
            <w:r w:rsidRPr="613A2DA6">
              <w:rPr>
                <w:rFonts w:ascii="Times New Roman" w:hAnsi="Times New Roman" w:cs="Times New Roman"/>
                <w:b/>
                <w:bCs/>
              </w:rPr>
              <w:t>Lỗi kết nối Internet:</w:t>
            </w:r>
          </w:p>
          <w:p w14:paraId="000FE5C5" w14:textId="66C6D16B" w:rsidR="00435E33" w:rsidRPr="00B0521D" w:rsidRDefault="2C964666" w:rsidP="613A2DA6">
            <w:pPr>
              <w:rPr>
                <w:rFonts w:ascii="Times New Roman" w:hAnsi="Times New Roman" w:cs="Times New Roman"/>
              </w:rPr>
            </w:pPr>
            <w:r w:rsidRPr="613A2DA6">
              <w:rPr>
                <w:rFonts w:ascii="Times New Roman" w:hAnsi="Times New Roman" w:cs="Times New Roman"/>
                <w:color w:val="000000" w:themeColor="text1"/>
              </w:rPr>
              <w:t xml:space="preserve">Nhân viên kiểm duyệt </w:t>
            </w:r>
            <w:r w:rsidRPr="613A2DA6">
              <w:rPr>
                <w:rFonts w:ascii="Times New Roman" w:hAnsi="Times New Roman" w:cs="Times New Roman"/>
              </w:rPr>
              <w:t>kết nối Internet và thử lại</w:t>
            </w:r>
          </w:p>
        </w:tc>
      </w:tr>
      <w:tr w:rsidR="00435E33" w:rsidRPr="00B0521D" w14:paraId="76CFCE04" w14:textId="77777777" w:rsidTr="613A2DA6">
        <w:tc>
          <w:tcPr>
            <w:tcW w:w="957" w:type="pct"/>
            <w:shd w:val="clear" w:color="auto" w:fill="D9D9D9" w:themeFill="background1" w:themeFillShade="D9"/>
          </w:tcPr>
          <w:p w14:paraId="6166F9AB" w14:textId="5BA0A6E0" w:rsidR="00435E33" w:rsidRPr="00B0521D" w:rsidRDefault="2C964666" w:rsidP="613A2DA6">
            <w:pPr>
              <w:rPr>
                <w:rFonts w:ascii="Times New Roman" w:hAnsi="Times New Roman" w:cs="Times New Roman"/>
                <w:b/>
                <w:bCs/>
              </w:rPr>
            </w:pPr>
            <w:r w:rsidRPr="613A2DA6">
              <w:rPr>
                <w:rFonts w:ascii="Times New Roman" w:hAnsi="Times New Roman" w:cs="Times New Roman"/>
                <w:b/>
                <w:bCs/>
              </w:rPr>
              <w:t xml:space="preserve">Alternative Flow </w:t>
            </w:r>
            <w:r w:rsidR="2A3E55D1" w:rsidRPr="613A2DA6">
              <w:rPr>
                <w:rFonts w:ascii="Times New Roman" w:hAnsi="Times New Roman" w:cs="Times New Roman"/>
                <w:b/>
                <w:bCs/>
              </w:rPr>
              <w:t>2</w:t>
            </w:r>
          </w:p>
        </w:tc>
        <w:tc>
          <w:tcPr>
            <w:tcW w:w="4043" w:type="pct"/>
            <w:gridSpan w:val="3"/>
          </w:tcPr>
          <w:p w14:paraId="59453DFB" w14:textId="35DD08D6" w:rsidR="00435E33" w:rsidRPr="00B0521D" w:rsidRDefault="2A3E55D1" w:rsidP="613A2DA6">
            <w:pPr>
              <w:rPr>
                <w:rFonts w:ascii="Times New Roman" w:hAnsi="Times New Roman" w:cs="Times New Roman"/>
                <w:b/>
                <w:bCs/>
              </w:rPr>
            </w:pPr>
            <w:r w:rsidRPr="613A2DA6">
              <w:rPr>
                <w:rFonts w:ascii="Times New Roman" w:hAnsi="Times New Roman" w:cs="Times New Roman"/>
                <w:b/>
                <w:bCs/>
              </w:rPr>
              <w:t xml:space="preserve">Thiếu phản hồi của khách hàng </w:t>
            </w:r>
          </w:p>
          <w:p w14:paraId="5292DD62" w14:textId="216FD144" w:rsidR="00435E33" w:rsidRPr="00B0521D" w:rsidRDefault="143E9EBB" w:rsidP="613A2DA6">
            <w:pPr>
              <w:rPr>
                <w:rFonts w:ascii="Times New Roman" w:hAnsi="Times New Roman" w:cs="Times New Roman"/>
              </w:rPr>
            </w:pPr>
            <w:r w:rsidRPr="613A2DA6">
              <w:rPr>
                <w:rFonts w:ascii="Times New Roman" w:hAnsi="Times New Roman" w:cs="Times New Roman"/>
              </w:rPr>
              <w:t>2a.Khách hàng không gửi phản h</w:t>
            </w:r>
            <w:r w:rsidR="3D81C0CA" w:rsidRPr="613A2DA6">
              <w:rPr>
                <w:rFonts w:ascii="Times New Roman" w:hAnsi="Times New Roman" w:cs="Times New Roman"/>
              </w:rPr>
              <w:t>ồi</w:t>
            </w:r>
          </w:p>
          <w:p w14:paraId="4684FC4C" w14:textId="1357C412" w:rsidR="00435E33" w:rsidRPr="00B0521D" w:rsidRDefault="3D81C0CA" w:rsidP="613A2DA6">
            <w:pPr>
              <w:rPr>
                <w:rFonts w:ascii="Times New Roman" w:hAnsi="Times New Roman" w:cs="Times New Roman"/>
              </w:rPr>
            </w:pPr>
            <w:r w:rsidRPr="613A2DA6">
              <w:rPr>
                <w:rFonts w:ascii="Times New Roman" w:hAnsi="Times New Roman" w:cs="Times New Roman"/>
              </w:rPr>
              <w:t>3a.</w:t>
            </w:r>
            <w:r w:rsidR="393123EE" w:rsidRPr="613A2DA6">
              <w:rPr>
                <w:rFonts w:ascii="Times New Roman" w:hAnsi="Times New Roman" w:cs="Times New Roman"/>
              </w:rPr>
              <w:t xml:space="preserve">Nhân viên chăm sóc </w:t>
            </w:r>
            <w:r w:rsidR="45F1A27E" w:rsidRPr="613A2DA6">
              <w:rPr>
                <w:rFonts w:ascii="Times New Roman" w:hAnsi="Times New Roman" w:cs="Times New Roman"/>
              </w:rPr>
              <w:t xml:space="preserve">gửi thông báo lại </w:t>
            </w:r>
            <w:r w:rsidR="1BE9490A" w:rsidRPr="613A2DA6">
              <w:rPr>
                <w:rFonts w:ascii="Times New Roman" w:hAnsi="Times New Roman" w:cs="Times New Roman"/>
              </w:rPr>
              <w:t>tới khách hàng yêu cầu đánh giá trải nghiệm</w:t>
            </w:r>
          </w:p>
        </w:tc>
      </w:tr>
    </w:tbl>
    <w:p w14:paraId="1D38C91D" w14:textId="00A97959" w:rsidR="00435E33" w:rsidRPr="00B0521D" w:rsidRDefault="00435E33" w:rsidP="00435E33">
      <w:pPr>
        <w:pStyle w:val="Heading3"/>
      </w:pPr>
      <w:bookmarkStart w:id="78" w:name="_Toc173188482"/>
      <w:r w:rsidRPr="00B0521D">
        <w:t xml:space="preserve">Usecase </w:t>
      </w:r>
      <w:r w:rsidR="007E2437" w:rsidRPr="007E2437">
        <w:t>Đăng ký tài khoản Chủ Nhà</w:t>
      </w:r>
      <w:bookmarkEnd w:id="78"/>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6FEAB0EC" w14:textId="77777777" w:rsidTr="21247F41">
        <w:tc>
          <w:tcPr>
            <w:tcW w:w="957" w:type="pct"/>
            <w:shd w:val="clear" w:color="auto" w:fill="D9D9D9" w:themeFill="background1" w:themeFillShade="D9"/>
          </w:tcPr>
          <w:p w14:paraId="26881D27"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4ED31CCF" w14:textId="20AD7DC7" w:rsidR="00435E33" w:rsidRPr="00B0521D" w:rsidRDefault="43E1B32B">
            <w:pPr>
              <w:rPr>
                <w:rFonts w:ascii="Times New Roman" w:hAnsi="Times New Roman" w:cs="Times New Roman"/>
              </w:rPr>
            </w:pPr>
            <w:r w:rsidRPr="0B6A4B10">
              <w:rPr>
                <w:rFonts w:ascii="Times New Roman" w:hAnsi="Times New Roman" w:cs="Times New Roman"/>
              </w:rPr>
              <w:t>Đăng ký Chủ Nhà</w:t>
            </w:r>
          </w:p>
        </w:tc>
        <w:tc>
          <w:tcPr>
            <w:tcW w:w="626" w:type="pct"/>
            <w:shd w:val="clear" w:color="auto" w:fill="D9D9D9" w:themeFill="background1" w:themeFillShade="D9"/>
          </w:tcPr>
          <w:p w14:paraId="14052185"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23E3A982" w14:textId="234254D8" w:rsidR="00435E33" w:rsidRPr="00B0521D" w:rsidRDefault="502B3B8C">
            <w:pPr>
              <w:rPr>
                <w:rFonts w:ascii="Times New Roman" w:hAnsi="Times New Roman" w:cs="Times New Roman"/>
              </w:rPr>
            </w:pPr>
            <w:r w:rsidRPr="002C3B1F">
              <w:rPr>
                <w:rFonts w:ascii="Times New Roman" w:hAnsi="Times New Roman" w:cs="Times New Roman"/>
              </w:rPr>
              <w:t>UC</w:t>
            </w:r>
            <w:r w:rsidR="00D32170">
              <w:rPr>
                <w:rFonts w:ascii="Times New Roman" w:hAnsi="Times New Roman" w:cs="Times New Roman"/>
              </w:rPr>
              <w:t>0</w:t>
            </w:r>
            <w:r w:rsidR="00E96C87">
              <w:rPr>
                <w:rFonts w:ascii="Times New Roman" w:hAnsi="Times New Roman" w:cs="Times New Roman"/>
              </w:rPr>
              <w:t>6</w:t>
            </w:r>
          </w:p>
        </w:tc>
      </w:tr>
      <w:tr w:rsidR="00435E33" w:rsidRPr="00B0521D" w14:paraId="7CC4ED31" w14:textId="77777777" w:rsidTr="21247F41">
        <w:tc>
          <w:tcPr>
            <w:tcW w:w="957" w:type="pct"/>
            <w:shd w:val="clear" w:color="auto" w:fill="D9D9D9" w:themeFill="background1" w:themeFillShade="D9"/>
          </w:tcPr>
          <w:p w14:paraId="19923FA1"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3DF464E3" w14:textId="4CF75461" w:rsidR="0B6A4B10" w:rsidRPr="005305EA" w:rsidRDefault="0B6A4B10" w:rsidP="009E7532">
            <w:pPr>
              <w:spacing w:before="0"/>
              <w:rPr>
                <w:rFonts w:ascii="Times New Roman" w:hAnsi="Times New Roman" w:cs="Times New Roman"/>
              </w:rPr>
            </w:pPr>
            <w:r w:rsidRPr="005305EA">
              <w:rPr>
                <w:rFonts w:ascii="Times New Roman" w:eastAsia="Bahnschrift" w:hAnsi="Times New Roman" w:cs="Times New Roman"/>
              </w:rPr>
              <w:t>Chủ nhà</w:t>
            </w:r>
            <w:r w:rsidRPr="005305EA">
              <w:rPr>
                <w:rFonts w:ascii="Times New Roman" w:eastAsia="Bahnschrift" w:hAnsi="Times New Roman" w:cs="Times New Roman"/>
                <w:b/>
                <w:bCs/>
              </w:rPr>
              <w:t xml:space="preserve"> </w:t>
            </w:r>
            <w:r w:rsidRPr="005305EA">
              <w:rPr>
                <w:rFonts w:ascii="Times New Roman" w:eastAsia="Bahnschrift" w:hAnsi="Times New Roman" w:cs="Times New Roman"/>
              </w:rPr>
              <w:t>yêu cầu đăng ký tài khoản Chủ Nhà.</w:t>
            </w:r>
          </w:p>
        </w:tc>
      </w:tr>
      <w:tr w:rsidR="00435E33" w:rsidRPr="00B0521D" w14:paraId="0397EDFD" w14:textId="77777777" w:rsidTr="21247F41">
        <w:tc>
          <w:tcPr>
            <w:tcW w:w="957" w:type="pct"/>
            <w:shd w:val="clear" w:color="auto" w:fill="D9D9D9" w:themeFill="background1" w:themeFillShade="D9"/>
          </w:tcPr>
          <w:p w14:paraId="29CC6A90"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2220D03C" w14:textId="5A51E40D" w:rsidR="00435E33" w:rsidRPr="00B0521D" w:rsidRDefault="2CA39F69">
            <w:pPr>
              <w:rPr>
                <w:rFonts w:ascii="Times New Roman" w:hAnsi="Times New Roman" w:cs="Times New Roman"/>
              </w:rPr>
            </w:pPr>
            <w:r w:rsidRPr="0B6A4B10">
              <w:rPr>
                <w:rFonts w:ascii="Times New Roman" w:hAnsi="Times New Roman" w:cs="Times New Roman"/>
              </w:rPr>
              <w:t>Chủ nhà</w:t>
            </w:r>
          </w:p>
        </w:tc>
        <w:tc>
          <w:tcPr>
            <w:tcW w:w="626" w:type="pct"/>
            <w:shd w:val="clear" w:color="auto" w:fill="D9D9D9" w:themeFill="background1" w:themeFillShade="D9"/>
          </w:tcPr>
          <w:p w14:paraId="5FE150EE"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61EAB112" w14:textId="22C37FFF" w:rsidR="00435E33" w:rsidRPr="00B0521D" w:rsidRDefault="595A6CB5">
            <w:pPr>
              <w:rPr>
                <w:rFonts w:ascii="Times New Roman" w:hAnsi="Times New Roman" w:cs="Times New Roman"/>
              </w:rPr>
            </w:pPr>
            <w:r w:rsidRPr="37E4296E">
              <w:rPr>
                <w:rFonts w:ascii="Times New Roman" w:hAnsi="Times New Roman" w:cs="Times New Roman"/>
              </w:rPr>
              <w:t>Chủ nhà tạo tài khoản Chủ Nhà</w:t>
            </w:r>
          </w:p>
        </w:tc>
      </w:tr>
      <w:tr w:rsidR="00435E33" w:rsidRPr="00B0521D" w14:paraId="4BE56A41" w14:textId="77777777" w:rsidTr="21247F41">
        <w:tc>
          <w:tcPr>
            <w:tcW w:w="957" w:type="pct"/>
            <w:shd w:val="clear" w:color="auto" w:fill="D9D9D9" w:themeFill="background1" w:themeFillShade="D9"/>
          </w:tcPr>
          <w:p w14:paraId="7691AC58"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4D8D96F7" w14:textId="3F31D550" w:rsidR="00435E33" w:rsidRPr="00B0521D" w:rsidRDefault="00435E33">
            <w:pPr>
              <w:rPr>
                <w:rFonts w:ascii="Times New Roman" w:hAnsi="Times New Roman" w:cs="Times New Roman"/>
              </w:rPr>
            </w:pPr>
          </w:p>
        </w:tc>
      </w:tr>
      <w:tr w:rsidR="00435E33" w:rsidRPr="00B0521D" w14:paraId="58F57D31" w14:textId="77777777" w:rsidTr="21247F41">
        <w:tc>
          <w:tcPr>
            <w:tcW w:w="957" w:type="pct"/>
            <w:shd w:val="clear" w:color="auto" w:fill="D9D9D9" w:themeFill="background1" w:themeFillShade="D9"/>
          </w:tcPr>
          <w:p w14:paraId="3B2A285D"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5B5B4F13" w14:textId="1F33A474" w:rsidR="00435E33" w:rsidRPr="00B0521D" w:rsidRDefault="2AB15238">
            <w:pPr>
              <w:rPr>
                <w:rFonts w:ascii="Times New Roman" w:hAnsi="Times New Roman" w:cs="Times New Roman"/>
              </w:rPr>
            </w:pPr>
            <w:r w:rsidRPr="0B6A4B10">
              <w:rPr>
                <w:rFonts w:ascii="Times New Roman" w:hAnsi="Times New Roman" w:cs="Times New Roman"/>
              </w:rPr>
              <w:t>Đăng ký tài khoản chủ nhà thành công</w:t>
            </w:r>
          </w:p>
        </w:tc>
      </w:tr>
      <w:tr w:rsidR="00435E33" w:rsidRPr="00B0521D" w14:paraId="165CB7C8" w14:textId="77777777" w:rsidTr="21247F41">
        <w:tc>
          <w:tcPr>
            <w:tcW w:w="957" w:type="pct"/>
            <w:shd w:val="clear" w:color="auto" w:fill="D9D9D9" w:themeFill="background1" w:themeFillShade="D9"/>
          </w:tcPr>
          <w:p w14:paraId="5CD0B337"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11C865B9" w14:textId="77777777" w:rsidR="00435E33" w:rsidRDefault="531CCC25" w:rsidP="0B6A4B10">
            <w:pPr>
              <w:rPr>
                <w:rFonts w:ascii="Times New Roman" w:hAnsi="Times New Roman" w:cs="Times New Roman"/>
              </w:rPr>
            </w:pPr>
            <w:r w:rsidRPr="0B6A4B10">
              <w:rPr>
                <w:rFonts w:ascii="Times New Roman" w:hAnsi="Times New Roman" w:cs="Times New Roman"/>
              </w:rPr>
              <w:t xml:space="preserve">Lỗi </w:t>
            </w:r>
            <w:r w:rsidR="007B571C" w:rsidRPr="005D11F3">
              <w:rPr>
                <w:rFonts w:ascii="Times New Roman" w:hAnsi="Times New Roman" w:cs="Times New Roman"/>
              </w:rPr>
              <w:t>kết nối</w:t>
            </w:r>
            <w:r w:rsidRPr="0B6A4B10">
              <w:rPr>
                <w:rFonts w:ascii="Times New Roman" w:hAnsi="Times New Roman" w:cs="Times New Roman"/>
              </w:rPr>
              <w:t xml:space="preserve"> internet</w:t>
            </w:r>
          </w:p>
          <w:p w14:paraId="4D782CD5" w14:textId="5C0D1AC8" w:rsidR="00435E33" w:rsidRPr="00B0521D" w:rsidRDefault="00B2030E" w:rsidP="0B6A4B10">
            <w:pPr>
              <w:rPr>
                <w:rFonts w:ascii="Times New Roman" w:hAnsi="Times New Roman" w:cs="Times New Roman"/>
              </w:rPr>
            </w:pPr>
            <w:r>
              <w:rPr>
                <w:rFonts w:ascii="Times New Roman" w:hAnsi="Times New Roman" w:cs="Times New Roman"/>
              </w:rPr>
              <w:t>Thông tin tài khoản đã tồn tại</w:t>
            </w:r>
          </w:p>
        </w:tc>
      </w:tr>
      <w:tr w:rsidR="00435E33" w:rsidRPr="00B0521D" w14:paraId="7E894837" w14:textId="77777777" w:rsidTr="21247F41">
        <w:tc>
          <w:tcPr>
            <w:tcW w:w="957" w:type="pct"/>
            <w:shd w:val="clear" w:color="auto" w:fill="D9D9D9" w:themeFill="background1" w:themeFillShade="D9"/>
          </w:tcPr>
          <w:p w14:paraId="7E03234F"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11EEC875" w14:textId="77777777" w:rsidR="00435E33" w:rsidRPr="005D11F3" w:rsidRDefault="02010B62" w:rsidP="52F6D0AA">
            <w:pPr>
              <w:rPr>
                <w:rFonts w:ascii="Times New Roman" w:hAnsi="Times New Roman" w:cs="Times New Roman"/>
              </w:rPr>
            </w:pPr>
            <w:r w:rsidRPr="005D11F3">
              <w:rPr>
                <w:rFonts w:ascii="Times New Roman" w:hAnsi="Times New Roman" w:cs="Times New Roman"/>
              </w:rPr>
              <w:t>Hệ thống hiển thị thông báo lỗi tương ứng</w:t>
            </w:r>
          </w:p>
          <w:p w14:paraId="596E7B9E" w14:textId="25E8D63B" w:rsidR="00435E33" w:rsidRPr="00B0521D" w:rsidRDefault="02010B62">
            <w:pPr>
              <w:rPr>
                <w:rFonts w:ascii="Times New Roman" w:hAnsi="Times New Roman" w:cs="Times New Roman"/>
              </w:rPr>
            </w:pPr>
            <w:r w:rsidRPr="005D11F3">
              <w:rPr>
                <w:rFonts w:ascii="Times New Roman" w:hAnsi="Times New Roman" w:cs="Times New Roman"/>
              </w:rPr>
              <w:t>Thông tin phòng được giữ nguyên</w:t>
            </w:r>
          </w:p>
        </w:tc>
      </w:tr>
      <w:tr w:rsidR="00435E33" w:rsidRPr="00B0521D" w14:paraId="2912E346" w14:textId="77777777" w:rsidTr="21247F41">
        <w:tc>
          <w:tcPr>
            <w:tcW w:w="957" w:type="pct"/>
            <w:shd w:val="clear" w:color="auto" w:fill="D9D9D9" w:themeFill="background1" w:themeFillShade="D9"/>
          </w:tcPr>
          <w:p w14:paraId="73A474CA"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3E132846" w14:textId="736E55ED" w:rsidR="00435E33" w:rsidRPr="00800FDD" w:rsidRDefault="6A0B384A" w:rsidP="004F6E79">
            <w:pPr>
              <w:pStyle w:val="ListParagraph"/>
              <w:numPr>
                <w:ilvl w:val="0"/>
                <w:numId w:val="18"/>
              </w:numPr>
              <w:rPr>
                <w:rFonts w:ascii="Times New Roman" w:hAnsi="Times New Roman" w:cs="Times New Roman"/>
                <w:color w:val="000000" w:themeColor="text1"/>
              </w:rPr>
            </w:pPr>
            <w:r w:rsidRPr="69024AE7">
              <w:rPr>
                <w:rFonts w:ascii="Times New Roman" w:hAnsi="Times New Roman" w:cs="Times New Roman"/>
              </w:rPr>
              <w:t>Chủ nhà</w:t>
            </w:r>
            <w:r w:rsidR="62361059" w:rsidRPr="613A2DA6">
              <w:rPr>
                <w:rFonts w:ascii="Times New Roman" w:hAnsi="Times New Roman" w:cs="Times New Roman"/>
                <w:color w:val="000000" w:themeColor="text1"/>
              </w:rPr>
              <w:t xml:space="preserve"> truy cập vào trang đăng ký</w:t>
            </w:r>
            <w:r w:rsidR="753FB856" w:rsidRPr="613A2DA6">
              <w:rPr>
                <w:rFonts w:ascii="Times New Roman" w:hAnsi="Times New Roman" w:cs="Times New Roman"/>
                <w:color w:val="000000" w:themeColor="text1"/>
              </w:rPr>
              <w:t xml:space="preserve"> chủ nhà</w:t>
            </w:r>
          </w:p>
          <w:p w14:paraId="2D1AF24E" w14:textId="1ECB58F0" w:rsidR="00435E33" w:rsidRPr="00800FDD" w:rsidRDefault="51716CCD" w:rsidP="004F6E79">
            <w:pPr>
              <w:pStyle w:val="ListParagraph"/>
              <w:numPr>
                <w:ilvl w:val="0"/>
                <w:numId w:val="18"/>
              </w:numPr>
              <w:rPr>
                <w:rFonts w:ascii="Times New Roman" w:hAnsi="Times New Roman" w:cs="Times New Roman"/>
                <w:color w:val="000000" w:themeColor="text1"/>
              </w:rPr>
            </w:pPr>
            <w:r w:rsidRPr="7749C725">
              <w:rPr>
                <w:rFonts w:ascii="Times New Roman" w:hAnsi="Times New Roman" w:cs="Times New Roman"/>
              </w:rPr>
              <w:t>Chủ nhà</w:t>
            </w:r>
            <w:r w:rsidR="62361059" w:rsidRPr="613A2DA6">
              <w:rPr>
                <w:rFonts w:ascii="Times New Roman" w:hAnsi="Times New Roman" w:cs="Times New Roman"/>
              </w:rPr>
              <w:t xml:space="preserve"> </w:t>
            </w:r>
            <w:r w:rsidR="62361059" w:rsidRPr="613A2DA6">
              <w:rPr>
                <w:rFonts w:ascii="Times New Roman" w:hAnsi="Times New Roman" w:cs="Times New Roman"/>
                <w:color w:val="000000" w:themeColor="text1"/>
              </w:rPr>
              <w:t xml:space="preserve">nhập thông tin cá nhân </w:t>
            </w:r>
            <w:r w:rsidR="3488578B" w:rsidRPr="613A2DA6">
              <w:rPr>
                <w:rFonts w:ascii="Times New Roman" w:hAnsi="Times New Roman" w:cs="Times New Roman"/>
                <w:color w:val="000000" w:themeColor="text1"/>
              </w:rPr>
              <w:t>đăng ký chủ nhà</w:t>
            </w:r>
          </w:p>
          <w:p w14:paraId="11AF4A52" w14:textId="3583B5D1" w:rsidR="00435E33" w:rsidRPr="00800FDD" w:rsidRDefault="158F5243" w:rsidP="004F6E79">
            <w:pPr>
              <w:pStyle w:val="ListParagraph"/>
              <w:numPr>
                <w:ilvl w:val="0"/>
                <w:numId w:val="18"/>
              </w:numPr>
              <w:rPr>
                <w:rFonts w:ascii="Times New Roman" w:hAnsi="Times New Roman" w:cs="Times New Roman"/>
                <w:color w:val="000000" w:themeColor="text1"/>
              </w:rPr>
            </w:pPr>
            <w:r w:rsidRPr="7749C725">
              <w:rPr>
                <w:rFonts w:ascii="Times New Roman" w:hAnsi="Times New Roman" w:cs="Times New Roman"/>
              </w:rPr>
              <w:t>Chủ nhà</w:t>
            </w:r>
            <w:r w:rsidR="62361059" w:rsidRPr="613A2DA6">
              <w:rPr>
                <w:rFonts w:ascii="Times New Roman" w:hAnsi="Times New Roman" w:cs="Times New Roman"/>
              </w:rPr>
              <w:t xml:space="preserve"> </w:t>
            </w:r>
            <w:r w:rsidR="62361059" w:rsidRPr="613A2DA6">
              <w:rPr>
                <w:rFonts w:ascii="Times New Roman" w:hAnsi="Times New Roman" w:cs="Times New Roman"/>
                <w:color w:val="000000" w:themeColor="text1"/>
              </w:rPr>
              <w:t>xác nhận thông tin và đồng ý với điều khoản sử dụng</w:t>
            </w:r>
          </w:p>
          <w:p w14:paraId="072171AE" w14:textId="25A05C13" w:rsidR="00435E33" w:rsidRPr="00800FDD" w:rsidRDefault="78501C54"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color w:val="000000" w:themeColor="text1"/>
              </w:rPr>
              <w:t xml:space="preserve">Hệ thống tạo 1 tài khoản Chủ nhà chưa active </w:t>
            </w:r>
            <w:r w:rsidR="00A834B7">
              <w:rPr>
                <w:rFonts w:ascii="Times New Roman" w:hAnsi="Times New Roman" w:cs="Times New Roman"/>
                <w:color w:val="000000" w:themeColor="text1"/>
              </w:rPr>
              <w:t xml:space="preserve"> </w:t>
            </w:r>
            <w:r w:rsidR="2708E915" w:rsidRPr="613A2DA6">
              <w:rPr>
                <w:rFonts w:ascii="Times New Roman" w:hAnsi="Times New Roman" w:cs="Times New Roman"/>
                <w:color w:val="000000" w:themeColor="text1"/>
              </w:rPr>
              <w:t xml:space="preserve"> </w:t>
            </w:r>
          </w:p>
        </w:tc>
      </w:tr>
      <w:tr w:rsidR="00435E33" w:rsidRPr="00B0521D" w14:paraId="40FE0837" w14:textId="77777777" w:rsidTr="21247F41">
        <w:tc>
          <w:tcPr>
            <w:tcW w:w="957" w:type="pct"/>
            <w:shd w:val="clear" w:color="auto" w:fill="D9D9D9" w:themeFill="background1" w:themeFillShade="D9"/>
          </w:tcPr>
          <w:p w14:paraId="54A5BDB5" w14:textId="615E8906" w:rsidR="00435E33" w:rsidRPr="00B0521D" w:rsidRDefault="00865728">
            <w:pPr>
              <w:rPr>
                <w:rFonts w:ascii="Times New Roman" w:hAnsi="Times New Roman" w:cs="Times New Roman"/>
                <w:b/>
              </w:rPr>
            </w:pPr>
            <w:r w:rsidRPr="613A2DA6">
              <w:rPr>
                <w:rFonts w:ascii="Times New Roman" w:hAnsi="Times New Roman" w:cs="Times New Roman"/>
                <w:b/>
                <w:bCs/>
              </w:rPr>
              <w:t>Alternative Flow 1</w:t>
            </w:r>
          </w:p>
        </w:tc>
        <w:tc>
          <w:tcPr>
            <w:tcW w:w="4043" w:type="pct"/>
            <w:gridSpan w:val="3"/>
          </w:tcPr>
          <w:p w14:paraId="02BBA551" w14:textId="77777777" w:rsidR="00865728" w:rsidRPr="00B0521D" w:rsidRDefault="00865728" w:rsidP="00865728">
            <w:pPr>
              <w:rPr>
                <w:rFonts w:ascii="Times New Roman" w:hAnsi="Times New Roman" w:cs="Times New Roman"/>
                <w:b/>
                <w:bCs/>
              </w:rPr>
            </w:pPr>
            <w:r w:rsidRPr="613A2DA6">
              <w:rPr>
                <w:rFonts w:ascii="Times New Roman" w:hAnsi="Times New Roman" w:cs="Times New Roman"/>
                <w:b/>
                <w:bCs/>
              </w:rPr>
              <w:t>Lỗi kết nối Internet:</w:t>
            </w:r>
          </w:p>
          <w:p w14:paraId="756BBB51" w14:textId="026B0C40" w:rsidR="00435E33" w:rsidRPr="00B0521D" w:rsidRDefault="00865728">
            <w:pPr>
              <w:rPr>
                <w:rFonts w:ascii="Times New Roman" w:hAnsi="Times New Roman" w:cs="Times New Roman"/>
              </w:rPr>
            </w:pPr>
            <w:r>
              <w:rPr>
                <w:rFonts w:ascii="Times New Roman" w:hAnsi="Times New Roman" w:cs="Times New Roman"/>
                <w:color w:val="000000" w:themeColor="text1"/>
              </w:rPr>
              <w:t>Chủ nhà</w:t>
            </w:r>
            <w:r w:rsidRPr="613A2DA6">
              <w:rPr>
                <w:rFonts w:ascii="Times New Roman" w:hAnsi="Times New Roman" w:cs="Times New Roman"/>
                <w:color w:val="000000" w:themeColor="text1"/>
              </w:rPr>
              <w:t xml:space="preserve"> </w:t>
            </w:r>
            <w:r w:rsidRPr="613A2DA6">
              <w:rPr>
                <w:rFonts w:ascii="Times New Roman" w:hAnsi="Times New Roman" w:cs="Times New Roman"/>
              </w:rPr>
              <w:t>kết nối Internet và thử lại</w:t>
            </w:r>
          </w:p>
        </w:tc>
      </w:tr>
      <w:tr w:rsidR="00435E33" w:rsidRPr="00B0521D" w14:paraId="35F4D4B6" w14:textId="77777777" w:rsidTr="21247F41">
        <w:tc>
          <w:tcPr>
            <w:tcW w:w="957" w:type="pct"/>
            <w:shd w:val="clear" w:color="auto" w:fill="D9D9D9" w:themeFill="background1" w:themeFillShade="D9"/>
          </w:tcPr>
          <w:p w14:paraId="6C8DEE22" w14:textId="5783F68F" w:rsidR="00435E33" w:rsidRPr="00B0521D" w:rsidRDefault="00865728">
            <w:pPr>
              <w:rPr>
                <w:rFonts w:ascii="Times New Roman" w:hAnsi="Times New Roman" w:cs="Times New Roman"/>
                <w:b/>
              </w:rPr>
            </w:pPr>
            <w:r w:rsidRPr="613A2DA6">
              <w:rPr>
                <w:rFonts w:ascii="Times New Roman" w:hAnsi="Times New Roman" w:cs="Times New Roman"/>
                <w:b/>
                <w:bCs/>
              </w:rPr>
              <w:lastRenderedPageBreak/>
              <w:t xml:space="preserve">Alternative Flow </w:t>
            </w:r>
            <w:r>
              <w:rPr>
                <w:rFonts w:ascii="Times New Roman" w:hAnsi="Times New Roman" w:cs="Times New Roman"/>
                <w:b/>
                <w:bCs/>
              </w:rPr>
              <w:t>2</w:t>
            </w:r>
          </w:p>
        </w:tc>
        <w:tc>
          <w:tcPr>
            <w:tcW w:w="4043" w:type="pct"/>
            <w:gridSpan w:val="3"/>
          </w:tcPr>
          <w:p w14:paraId="5A0E116C" w14:textId="6325693F" w:rsidR="00865728" w:rsidRPr="00B0521D" w:rsidRDefault="00B2030E" w:rsidP="00865728">
            <w:pPr>
              <w:rPr>
                <w:rFonts w:ascii="Times New Roman" w:hAnsi="Times New Roman" w:cs="Times New Roman"/>
                <w:b/>
                <w:bCs/>
              </w:rPr>
            </w:pPr>
            <w:r>
              <w:rPr>
                <w:rFonts w:ascii="Times New Roman" w:hAnsi="Times New Roman" w:cs="Times New Roman"/>
                <w:b/>
                <w:bCs/>
              </w:rPr>
              <w:t>Thông tin tài khoản đã tồn tại</w:t>
            </w:r>
            <w:r w:rsidR="00865728" w:rsidRPr="613A2DA6">
              <w:rPr>
                <w:rFonts w:ascii="Times New Roman" w:hAnsi="Times New Roman" w:cs="Times New Roman"/>
                <w:b/>
                <w:bCs/>
              </w:rPr>
              <w:t>:</w:t>
            </w:r>
          </w:p>
          <w:p w14:paraId="1BF58B7C" w14:textId="7249C77A" w:rsidR="00435E33" w:rsidRPr="00B0521D" w:rsidRDefault="00B2030E" w:rsidP="613A2DA6">
            <w:pPr>
              <w:rPr>
                <w:rFonts w:ascii="Times New Roman" w:hAnsi="Times New Roman" w:cs="Times New Roman"/>
              </w:rPr>
            </w:pPr>
            <w:r>
              <w:rPr>
                <w:rFonts w:ascii="Times New Roman" w:hAnsi="Times New Roman" w:cs="Times New Roman"/>
              </w:rPr>
              <w:t>Thay đổi thông tin đăng ký hoặc hủy đăng ký</w:t>
            </w:r>
          </w:p>
        </w:tc>
      </w:tr>
    </w:tbl>
    <w:p w14:paraId="5AC13FB9" w14:textId="16155636" w:rsidR="00435E33" w:rsidRPr="00B0521D" w:rsidRDefault="09B1E570" w:rsidP="00435E33">
      <w:pPr>
        <w:pStyle w:val="Heading3"/>
      </w:pPr>
      <w:bookmarkStart w:id="79" w:name="_Toc173188483"/>
      <w:r>
        <w:t xml:space="preserve">Usecase </w:t>
      </w:r>
      <w:r w:rsidR="290A3FA8">
        <w:t xml:space="preserve"> Kiểm duyệt thông tin Doanh Nghiệp</w:t>
      </w:r>
      <w:bookmarkEnd w:id="79"/>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1AD52DCD" w14:textId="77777777" w:rsidTr="21247F41">
        <w:tc>
          <w:tcPr>
            <w:tcW w:w="957" w:type="pct"/>
            <w:shd w:val="clear" w:color="auto" w:fill="D9D9D9" w:themeFill="background1" w:themeFillShade="D9"/>
          </w:tcPr>
          <w:p w14:paraId="42B673B9"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6C82600A" w14:textId="1519D72C" w:rsidR="00435E33" w:rsidRPr="00B0521D" w:rsidRDefault="6A3998F5">
            <w:pPr>
              <w:rPr>
                <w:rFonts w:ascii="Times New Roman" w:hAnsi="Times New Roman" w:cs="Times New Roman"/>
              </w:rPr>
            </w:pPr>
            <w:r w:rsidRPr="37E4296E">
              <w:rPr>
                <w:rFonts w:ascii="Times New Roman" w:hAnsi="Times New Roman" w:cs="Times New Roman"/>
              </w:rPr>
              <w:t>Kiểm duyệt thông tin Doanh nghiệp</w:t>
            </w:r>
          </w:p>
        </w:tc>
        <w:tc>
          <w:tcPr>
            <w:tcW w:w="626" w:type="pct"/>
            <w:shd w:val="clear" w:color="auto" w:fill="D9D9D9" w:themeFill="background1" w:themeFillShade="D9"/>
          </w:tcPr>
          <w:p w14:paraId="60AB45AF"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259D33B3" w14:textId="6EAECEC8" w:rsidR="00435E33" w:rsidRPr="00B0521D" w:rsidRDefault="6B09BC7B">
            <w:pPr>
              <w:rPr>
                <w:rFonts w:ascii="Times New Roman" w:hAnsi="Times New Roman" w:cs="Times New Roman"/>
              </w:rPr>
            </w:pPr>
            <w:r w:rsidRPr="21247F41">
              <w:rPr>
                <w:rFonts w:ascii="Times New Roman" w:hAnsi="Times New Roman" w:cs="Times New Roman"/>
              </w:rPr>
              <w:t>UC</w:t>
            </w:r>
            <w:r w:rsidR="00E96C87">
              <w:rPr>
                <w:rFonts w:ascii="Times New Roman" w:hAnsi="Times New Roman" w:cs="Times New Roman"/>
              </w:rPr>
              <w:t>0</w:t>
            </w:r>
            <w:r w:rsidR="00C550B1">
              <w:rPr>
                <w:rFonts w:ascii="Times New Roman" w:hAnsi="Times New Roman" w:cs="Times New Roman"/>
              </w:rPr>
              <w:t>7</w:t>
            </w:r>
          </w:p>
        </w:tc>
      </w:tr>
      <w:tr w:rsidR="00435E33" w:rsidRPr="00B0521D" w14:paraId="09B14E84" w14:textId="77777777" w:rsidTr="21247F41">
        <w:tc>
          <w:tcPr>
            <w:tcW w:w="957" w:type="pct"/>
            <w:shd w:val="clear" w:color="auto" w:fill="D9D9D9" w:themeFill="background1" w:themeFillShade="D9"/>
          </w:tcPr>
          <w:p w14:paraId="7F4AC7CB"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5AAD5D8A" w14:textId="0E182843" w:rsidR="37E4296E" w:rsidRPr="005305EA" w:rsidRDefault="37E4296E" w:rsidP="00933D5C">
            <w:pPr>
              <w:spacing w:before="0"/>
              <w:rPr>
                <w:rFonts w:ascii="Times New Roman" w:eastAsia="Bahnschrift" w:hAnsi="Times New Roman" w:cs="Times New Roman"/>
              </w:rPr>
            </w:pPr>
            <w:r w:rsidRPr="005305EA">
              <w:rPr>
                <w:rFonts w:ascii="Times New Roman" w:eastAsia="Bahnschrift" w:hAnsi="Times New Roman" w:cs="Times New Roman"/>
              </w:rPr>
              <w:t xml:space="preserve">Nếu Chủ nhà đã đăng ký thông tin Doanh nghiệp. Nhân viên kiểm duyệt </w:t>
            </w:r>
            <w:r w:rsidRPr="005305EA">
              <w:rPr>
                <w:rFonts w:ascii="Times New Roman" w:eastAsia="Aptos Narrow" w:hAnsi="Times New Roman" w:cs="Times New Roman"/>
              </w:rPr>
              <w:t>kiểm duyệt thông tin Doanh Nghiệp</w:t>
            </w:r>
          </w:p>
        </w:tc>
      </w:tr>
      <w:tr w:rsidR="00435E33" w:rsidRPr="00B0521D" w14:paraId="49DD8870" w14:textId="77777777" w:rsidTr="21247F41">
        <w:tc>
          <w:tcPr>
            <w:tcW w:w="957" w:type="pct"/>
            <w:shd w:val="clear" w:color="auto" w:fill="D9D9D9" w:themeFill="background1" w:themeFillShade="D9"/>
          </w:tcPr>
          <w:p w14:paraId="721DD420"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7D5FB5F9" w14:textId="26D87D99" w:rsidR="00435E33" w:rsidRPr="00B0521D" w:rsidRDefault="53A575EE">
            <w:pPr>
              <w:rPr>
                <w:rFonts w:ascii="Times New Roman" w:hAnsi="Times New Roman" w:cs="Times New Roman"/>
              </w:rPr>
            </w:pPr>
            <w:r w:rsidRPr="37E4296E">
              <w:rPr>
                <w:rFonts w:ascii="Times New Roman" w:hAnsi="Times New Roman" w:cs="Times New Roman"/>
              </w:rPr>
              <w:t>Nhân viên kiểm duyệt</w:t>
            </w:r>
          </w:p>
        </w:tc>
        <w:tc>
          <w:tcPr>
            <w:tcW w:w="626" w:type="pct"/>
            <w:shd w:val="clear" w:color="auto" w:fill="D9D9D9" w:themeFill="background1" w:themeFillShade="D9"/>
          </w:tcPr>
          <w:p w14:paraId="5BD51674"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18CB49DE" w14:textId="1555462B" w:rsidR="00435E33" w:rsidRPr="00B0521D" w:rsidRDefault="00140407">
            <w:pPr>
              <w:rPr>
                <w:rFonts w:ascii="Times New Roman" w:hAnsi="Times New Roman" w:cs="Times New Roman"/>
              </w:rPr>
            </w:pPr>
            <w:r>
              <w:rPr>
                <w:rFonts w:ascii="Times New Roman" w:hAnsi="Times New Roman" w:cs="Times New Roman"/>
              </w:rPr>
              <w:t>Nhân viên kiểm duyệt bấm vào</w:t>
            </w:r>
            <w:r w:rsidR="00475C72">
              <w:rPr>
                <w:rFonts w:ascii="Times New Roman" w:hAnsi="Times New Roman" w:cs="Times New Roman"/>
              </w:rPr>
              <w:t xml:space="preserve"> Hồ sơ đăng ký Chủ nhà -</w:t>
            </w:r>
            <w:r>
              <w:rPr>
                <w:rFonts w:ascii="Times New Roman" w:hAnsi="Times New Roman" w:cs="Times New Roman"/>
              </w:rPr>
              <w:t xml:space="preserve"> Kiểm duyệt</w:t>
            </w:r>
            <w:r w:rsidR="00475C72">
              <w:rPr>
                <w:rFonts w:ascii="Times New Roman" w:hAnsi="Times New Roman" w:cs="Times New Roman"/>
              </w:rPr>
              <w:t xml:space="preserve"> </w:t>
            </w:r>
            <w:r w:rsidR="00AE5039">
              <w:rPr>
                <w:rFonts w:ascii="Times New Roman" w:hAnsi="Times New Roman" w:cs="Times New Roman"/>
              </w:rPr>
              <w:t>hồ</w:t>
            </w:r>
            <w:r w:rsidR="00475C72">
              <w:rPr>
                <w:rFonts w:ascii="Times New Roman" w:hAnsi="Times New Roman" w:cs="Times New Roman"/>
              </w:rPr>
              <w:t xml:space="preserve"> sơ</w:t>
            </w:r>
            <w:r>
              <w:rPr>
                <w:rFonts w:ascii="Times New Roman" w:hAnsi="Times New Roman" w:cs="Times New Roman"/>
              </w:rPr>
              <w:t xml:space="preserve"> </w:t>
            </w:r>
            <w:r w:rsidR="7CAA5E90" w:rsidRPr="37E4296E">
              <w:rPr>
                <w:rFonts w:ascii="Times New Roman" w:hAnsi="Times New Roman" w:cs="Times New Roman"/>
              </w:rPr>
              <w:t xml:space="preserve"> </w:t>
            </w:r>
          </w:p>
        </w:tc>
      </w:tr>
      <w:tr w:rsidR="00435E33" w:rsidRPr="00B0521D" w14:paraId="64A4FBD7" w14:textId="77777777" w:rsidTr="21247F41">
        <w:tc>
          <w:tcPr>
            <w:tcW w:w="957" w:type="pct"/>
            <w:shd w:val="clear" w:color="auto" w:fill="D9D9D9" w:themeFill="background1" w:themeFillShade="D9"/>
          </w:tcPr>
          <w:p w14:paraId="52C812C5"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6084E07D" w14:textId="38D8BC5F" w:rsidR="00435E33" w:rsidRPr="00B0521D" w:rsidRDefault="0EC5C822">
            <w:pPr>
              <w:rPr>
                <w:rFonts w:ascii="Times New Roman" w:hAnsi="Times New Roman" w:cs="Times New Roman"/>
              </w:rPr>
            </w:pPr>
            <w:r w:rsidRPr="37E4296E">
              <w:rPr>
                <w:rFonts w:ascii="Times New Roman" w:hAnsi="Times New Roman" w:cs="Times New Roman"/>
              </w:rPr>
              <w:t xml:space="preserve">Chủ </w:t>
            </w:r>
            <w:r w:rsidR="4CDEE0CA" w:rsidRPr="37E4296E">
              <w:rPr>
                <w:rFonts w:ascii="Times New Roman" w:hAnsi="Times New Roman" w:cs="Times New Roman"/>
              </w:rPr>
              <w:t>n</w:t>
            </w:r>
            <w:r w:rsidRPr="37E4296E">
              <w:rPr>
                <w:rFonts w:ascii="Times New Roman" w:hAnsi="Times New Roman" w:cs="Times New Roman"/>
              </w:rPr>
              <w:t>hà đã đăng ký thông tin Doanh nghiệp</w:t>
            </w:r>
          </w:p>
        </w:tc>
      </w:tr>
      <w:tr w:rsidR="00435E33" w:rsidRPr="00B0521D" w14:paraId="72FB97B1" w14:textId="77777777" w:rsidTr="21247F41">
        <w:tc>
          <w:tcPr>
            <w:tcW w:w="957" w:type="pct"/>
            <w:shd w:val="clear" w:color="auto" w:fill="D9D9D9" w:themeFill="background1" w:themeFillShade="D9"/>
          </w:tcPr>
          <w:p w14:paraId="285E5E8B"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475DC281" w14:textId="1861AA92" w:rsidR="00435E33" w:rsidRPr="00B0521D" w:rsidRDefault="270CC20F">
            <w:pPr>
              <w:rPr>
                <w:rFonts w:ascii="Times New Roman" w:hAnsi="Times New Roman" w:cs="Times New Roman"/>
              </w:rPr>
            </w:pPr>
            <w:r w:rsidRPr="37E4296E">
              <w:rPr>
                <w:rFonts w:ascii="Times New Roman" w:hAnsi="Times New Roman" w:cs="Times New Roman"/>
              </w:rPr>
              <w:t>Kiểm duyệt</w:t>
            </w:r>
            <w:r w:rsidR="009871D7">
              <w:rPr>
                <w:rFonts w:ascii="Times New Roman" w:hAnsi="Times New Roman" w:cs="Times New Roman"/>
              </w:rPr>
              <w:t xml:space="preserve"> thông tin doanh nghiệp</w:t>
            </w:r>
            <w:r w:rsidRPr="37E4296E">
              <w:rPr>
                <w:rFonts w:ascii="Times New Roman" w:hAnsi="Times New Roman" w:cs="Times New Roman"/>
              </w:rPr>
              <w:t xml:space="preserve"> thành công </w:t>
            </w:r>
          </w:p>
        </w:tc>
      </w:tr>
      <w:tr w:rsidR="00435E33" w:rsidRPr="00B0521D" w14:paraId="4097E8F5" w14:textId="77777777" w:rsidTr="21247F41">
        <w:tc>
          <w:tcPr>
            <w:tcW w:w="957" w:type="pct"/>
            <w:shd w:val="clear" w:color="auto" w:fill="D9D9D9" w:themeFill="background1" w:themeFillShade="D9"/>
          </w:tcPr>
          <w:p w14:paraId="38F7506C"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4592FFBC" w14:textId="04827D6C" w:rsidR="00435E33" w:rsidRPr="00144737" w:rsidRDefault="2254F2B6" w:rsidP="004F6E79">
            <w:pPr>
              <w:pStyle w:val="ListParagraph"/>
              <w:numPr>
                <w:ilvl w:val="0"/>
                <w:numId w:val="32"/>
              </w:numPr>
              <w:rPr>
                <w:rFonts w:ascii="Times New Roman" w:hAnsi="Times New Roman" w:cs="Times New Roman"/>
              </w:rPr>
            </w:pPr>
            <w:r w:rsidRPr="00144737">
              <w:rPr>
                <w:rFonts w:ascii="Times New Roman" w:hAnsi="Times New Roman" w:cs="Times New Roman"/>
              </w:rPr>
              <w:t xml:space="preserve">Lỗi </w:t>
            </w:r>
            <w:r w:rsidR="007B571C" w:rsidRPr="00144737">
              <w:rPr>
                <w:rFonts w:ascii="Times New Roman" w:hAnsi="Times New Roman" w:cs="Times New Roman"/>
              </w:rPr>
              <w:t>kết nối</w:t>
            </w:r>
            <w:r w:rsidRPr="00144737">
              <w:rPr>
                <w:rFonts w:ascii="Times New Roman" w:hAnsi="Times New Roman" w:cs="Times New Roman"/>
              </w:rPr>
              <w:t xml:space="preserve"> internet</w:t>
            </w:r>
          </w:p>
          <w:p w14:paraId="02D5011A" w14:textId="05E25DEE" w:rsidR="00435E33" w:rsidRPr="00144737" w:rsidRDefault="136FA2DD" w:rsidP="004F6E79">
            <w:pPr>
              <w:pStyle w:val="ListParagraph"/>
              <w:numPr>
                <w:ilvl w:val="0"/>
                <w:numId w:val="32"/>
              </w:numPr>
              <w:rPr>
                <w:rFonts w:ascii="Times New Roman" w:hAnsi="Times New Roman" w:cs="Times New Roman"/>
              </w:rPr>
            </w:pPr>
            <w:r w:rsidRPr="00144737">
              <w:rPr>
                <w:rFonts w:ascii="Times New Roman" w:hAnsi="Times New Roman" w:cs="Times New Roman"/>
              </w:rPr>
              <w:t>Thông tin kiểm duyệt không trùng khớp thông tin của chủ nhà</w:t>
            </w:r>
          </w:p>
        </w:tc>
      </w:tr>
      <w:tr w:rsidR="00435E33" w:rsidRPr="00B0521D" w14:paraId="5BA9AE6D" w14:textId="77777777" w:rsidTr="21247F41">
        <w:tc>
          <w:tcPr>
            <w:tcW w:w="957" w:type="pct"/>
            <w:shd w:val="clear" w:color="auto" w:fill="D9D9D9" w:themeFill="background1" w:themeFillShade="D9"/>
          </w:tcPr>
          <w:p w14:paraId="1ED0E6C9"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4F326717" w14:textId="69CAF669" w:rsidR="00435E33" w:rsidRPr="00B0521D" w:rsidRDefault="00EA1B60">
            <w:pPr>
              <w:rPr>
                <w:rFonts w:ascii="Times New Roman" w:hAnsi="Times New Roman" w:cs="Times New Roman"/>
              </w:rPr>
            </w:pPr>
            <w:r>
              <w:rPr>
                <w:rFonts w:ascii="Times New Roman" w:hAnsi="Times New Roman" w:cs="Times New Roman"/>
              </w:rPr>
              <w:t>Không thể kiểm duyệt thông tin doanh nghiệp</w:t>
            </w:r>
          </w:p>
        </w:tc>
      </w:tr>
      <w:tr w:rsidR="00435E33" w:rsidRPr="00B0521D" w14:paraId="0BF237DB" w14:textId="77777777" w:rsidTr="21247F41">
        <w:tc>
          <w:tcPr>
            <w:tcW w:w="957" w:type="pct"/>
            <w:shd w:val="clear" w:color="auto" w:fill="D9D9D9" w:themeFill="background1" w:themeFillShade="D9"/>
          </w:tcPr>
          <w:p w14:paraId="179579F8"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2427D95F" w14:textId="744492CE" w:rsidR="00435E33" w:rsidRPr="005D11F3" w:rsidRDefault="61190F49" w:rsidP="004F6E79">
            <w:pPr>
              <w:pStyle w:val="ListParagraph"/>
              <w:numPr>
                <w:ilvl w:val="0"/>
                <w:numId w:val="21"/>
              </w:numPr>
              <w:rPr>
                <w:rFonts w:ascii="Times New Roman" w:hAnsi="Times New Roman" w:cs="Times New Roman"/>
                <w:color w:val="000000" w:themeColor="text1"/>
              </w:rPr>
            </w:pPr>
            <w:r w:rsidRPr="005D11F3">
              <w:rPr>
                <w:rFonts w:ascii="Times New Roman" w:hAnsi="Times New Roman" w:cs="Times New Roman"/>
                <w:color w:val="000000" w:themeColor="text1"/>
              </w:rPr>
              <w:t>Người dùng đăng ký điền thông tin Doanh Nghiệp</w:t>
            </w:r>
          </w:p>
          <w:p w14:paraId="0D87506B" w14:textId="77777777" w:rsidR="00435E33" w:rsidRPr="00F12CFF" w:rsidRDefault="3ADBA7D7" w:rsidP="004F6E79">
            <w:pPr>
              <w:pStyle w:val="ListParagraph"/>
              <w:numPr>
                <w:ilvl w:val="0"/>
                <w:numId w:val="21"/>
              </w:numPr>
              <w:rPr>
                <w:rFonts w:ascii="Times New Roman" w:hAnsi="Times New Roman" w:cs="Times New Roman"/>
              </w:rPr>
            </w:pPr>
            <w:r w:rsidRPr="005D11F3">
              <w:rPr>
                <w:rFonts w:ascii="Times New Roman" w:hAnsi="Times New Roman" w:cs="Times New Roman"/>
                <w:color w:val="000000" w:themeColor="text1"/>
              </w:rPr>
              <w:t xml:space="preserve">Nhân viên điều hành sẽ kiểm duyệt thông tin  </w:t>
            </w:r>
            <w:r w:rsidR="00F12CFF">
              <w:rPr>
                <w:rFonts w:ascii="Times New Roman" w:hAnsi="Times New Roman" w:cs="Times New Roman"/>
                <w:color w:val="000000" w:themeColor="text1"/>
              </w:rPr>
              <w:t>và trả về kết quả cho chủ nhà</w:t>
            </w:r>
          </w:p>
          <w:p w14:paraId="5C74E7EC" w14:textId="11A8F41A" w:rsidR="00435E33" w:rsidRPr="005D11F3" w:rsidRDefault="00435E33" w:rsidP="00F12CFF">
            <w:pPr>
              <w:pStyle w:val="ListParagraph"/>
              <w:rPr>
                <w:rFonts w:ascii="Times New Roman" w:hAnsi="Times New Roman" w:cs="Times New Roman"/>
              </w:rPr>
            </w:pPr>
          </w:p>
        </w:tc>
      </w:tr>
      <w:tr w:rsidR="00435E33" w:rsidRPr="00B0521D" w14:paraId="48BCBA0F" w14:textId="77777777" w:rsidTr="21247F41">
        <w:tc>
          <w:tcPr>
            <w:tcW w:w="957" w:type="pct"/>
            <w:shd w:val="clear" w:color="auto" w:fill="D9D9D9" w:themeFill="background1" w:themeFillShade="D9"/>
          </w:tcPr>
          <w:p w14:paraId="66558E58" w14:textId="6848205F"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6720F01D" w:rsidRPr="005D11F3">
              <w:rPr>
                <w:rFonts w:ascii="Times New Roman" w:hAnsi="Times New Roman" w:cs="Times New Roman"/>
                <w:b/>
                <w:bCs/>
              </w:rPr>
              <w:t>1</w:t>
            </w:r>
          </w:p>
        </w:tc>
        <w:tc>
          <w:tcPr>
            <w:tcW w:w="4043" w:type="pct"/>
            <w:gridSpan w:val="3"/>
          </w:tcPr>
          <w:p w14:paraId="00F376C6" w14:textId="77777777" w:rsidR="00435E33" w:rsidRPr="005D11F3" w:rsidRDefault="6720F01D" w:rsidP="52F6D0AA">
            <w:pPr>
              <w:rPr>
                <w:rFonts w:ascii="Times New Roman" w:hAnsi="Times New Roman" w:cs="Times New Roman"/>
                <w:b/>
                <w:bCs/>
              </w:rPr>
            </w:pPr>
            <w:r w:rsidRPr="005D11F3">
              <w:rPr>
                <w:rFonts w:ascii="Times New Roman" w:hAnsi="Times New Roman" w:cs="Times New Roman"/>
                <w:b/>
                <w:bCs/>
              </w:rPr>
              <w:t>Lỗi kết nối Internet:</w:t>
            </w:r>
          </w:p>
          <w:p w14:paraId="7B42B23D" w14:textId="103BFFAD" w:rsidR="00435E33" w:rsidRPr="00B0521D" w:rsidRDefault="6720F01D">
            <w:pPr>
              <w:rPr>
                <w:rFonts w:ascii="Times New Roman" w:hAnsi="Times New Roman" w:cs="Times New Roman"/>
              </w:rPr>
            </w:pPr>
            <w:r w:rsidRPr="005D11F3">
              <w:rPr>
                <w:rFonts w:ascii="Times New Roman" w:hAnsi="Times New Roman" w:cs="Times New Roman"/>
                <w:color w:val="000000" w:themeColor="text1"/>
              </w:rPr>
              <w:t xml:space="preserve">Nhân viên kiểm duyệt </w:t>
            </w:r>
            <w:r w:rsidRPr="005D11F3">
              <w:rPr>
                <w:rFonts w:ascii="Times New Roman" w:hAnsi="Times New Roman" w:cs="Times New Roman"/>
              </w:rPr>
              <w:t>kết nối Internet và thử lại</w:t>
            </w:r>
          </w:p>
        </w:tc>
      </w:tr>
      <w:tr w:rsidR="00435E33" w:rsidRPr="00B0521D" w14:paraId="37F40478" w14:textId="77777777" w:rsidTr="21247F41">
        <w:tc>
          <w:tcPr>
            <w:tcW w:w="957" w:type="pct"/>
            <w:shd w:val="clear" w:color="auto" w:fill="D9D9D9" w:themeFill="background1" w:themeFillShade="D9"/>
          </w:tcPr>
          <w:p w14:paraId="0B3A9A82" w14:textId="505A9ECB" w:rsidR="00435E33" w:rsidRPr="00B0521D" w:rsidRDefault="00B30D53">
            <w:pPr>
              <w:rPr>
                <w:rFonts w:ascii="Times New Roman" w:hAnsi="Times New Roman" w:cs="Times New Roman"/>
                <w:b/>
              </w:rPr>
            </w:pPr>
            <w:r w:rsidRPr="00B0521D">
              <w:rPr>
                <w:rFonts w:ascii="Times New Roman" w:hAnsi="Times New Roman" w:cs="Times New Roman"/>
                <w:b/>
              </w:rPr>
              <w:t xml:space="preserve">Alternative Flow </w:t>
            </w:r>
            <w:r>
              <w:rPr>
                <w:rFonts w:ascii="Times New Roman" w:hAnsi="Times New Roman" w:cs="Times New Roman"/>
                <w:b/>
              </w:rPr>
              <w:t>2</w:t>
            </w:r>
          </w:p>
        </w:tc>
        <w:tc>
          <w:tcPr>
            <w:tcW w:w="4043" w:type="pct"/>
            <w:gridSpan w:val="3"/>
          </w:tcPr>
          <w:p w14:paraId="1578544D" w14:textId="23A3D21B" w:rsidR="00435E33" w:rsidRPr="005D11F3" w:rsidRDefault="6720F01D" w:rsidP="52F6D0AA">
            <w:pPr>
              <w:rPr>
                <w:rFonts w:ascii="Times New Roman" w:hAnsi="Times New Roman" w:cs="Times New Roman"/>
                <w:b/>
                <w:bCs/>
              </w:rPr>
            </w:pPr>
            <w:r w:rsidRPr="005D11F3">
              <w:rPr>
                <w:rFonts w:ascii="Times New Roman" w:hAnsi="Times New Roman" w:cs="Times New Roman"/>
                <w:b/>
                <w:bCs/>
              </w:rPr>
              <w:t>Thông tin kiểm duyệt không trùng khớp thông tin của chủ nhà</w:t>
            </w:r>
            <w:r w:rsidR="00B30D53">
              <w:rPr>
                <w:rFonts w:ascii="Times New Roman" w:hAnsi="Times New Roman" w:cs="Times New Roman"/>
                <w:b/>
                <w:bCs/>
              </w:rPr>
              <w:t>:</w:t>
            </w:r>
          </w:p>
          <w:p w14:paraId="62462486" w14:textId="7B382EC6" w:rsidR="00435E33" w:rsidRPr="00B0521D" w:rsidRDefault="6720F01D">
            <w:pPr>
              <w:rPr>
                <w:rFonts w:ascii="Times New Roman" w:hAnsi="Times New Roman" w:cs="Times New Roman"/>
              </w:rPr>
            </w:pPr>
            <w:r w:rsidRPr="005D11F3">
              <w:rPr>
                <w:rFonts w:ascii="Times New Roman" w:hAnsi="Times New Roman" w:cs="Times New Roman"/>
              </w:rPr>
              <w:t xml:space="preserve"> Hệ thống gửi thông báo </w:t>
            </w:r>
            <w:r w:rsidR="020E686C" w:rsidRPr="005D11F3">
              <w:rPr>
                <w:rFonts w:ascii="Times New Roman" w:hAnsi="Times New Roman" w:cs="Times New Roman"/>
              </w:rPr>
              <w:t xml:space="preserve">lỗi thông tin đến chủ nhà </w:t>
            </w:r>
          </w:p>
        </w:tc>
      </w:tr>
    </w:tbl>
    <w:p w14:paraId="62BA3E9D" w14:textId="773C8027" w:rsidR="00435E33" w:rsidRPr="00B0521D" w:rsidRDefault="09B1E570" w:rsidP="00435E33">
      <w:pPr>
        <w:pStyle w:val="Heading3"/>
      </w:pPr>
      <w:bookmarkStart w:id="80" w:name="_Toc173188484"/>
      <w:r>
        <w:t xml:space="preserve">Usecase </w:t>
      </w:r>
      <w:r w:rsidR="290A3FA8">
        <w:t>Tạo hồ sơ phòng cho thuê</w:t>
      </w:r>
      <w:bookmarkEnd w:id="80"/>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2A331CEC" w14:textId="77777777" w:rsidTr="21247F41">
        <w:tc>
          <w:tcPr>
            <w:tcW w:w="957" w:type="pct"/>
            <w:shd w:val="clear" w:color="auto" w:fill="D9D9D9" w:themeFill="background1" w:themeFillShade="D9"/>
          </w:tcPr>
          <w:p w14:paraId="1E00F21E"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25551DA6" w14:textId="393C6F27" w:rsidR="00435E33" w:rsidRPr="00B0521D" w:rsidRDefault="470E28DD" w:rsidP="009E7532">
            <w:pPr>
              <w:rPr>
                <w:rFonts w:ascii="Times New Roman" w:hAnsi="Times New Roman" w:cs="Times New Roman"/>
              </w:rPr>
            </w:pPr>
            <w:r w:rsidRPr="37E4296E">
              <w:rPr>
                <w:rFonts w:ascii="Times New Roman" w:hAnsi="Times New Roman" w:cs="Times New Roman"/>
              </w:rPr>
              <w:t>Tạo hồ sơ phòng cho thuê</w:t>
            </w:r>
          </w:p>
        </w:tc>
        <w:tc>
          <w:tcPr>
            <w:tcW w:w="626" w:type="pct"/>
            <w:shd w:val="clear" w:color="auto" w:fill="D9D9D9" w:themeFill="background1" w:themeFillShade="D9"/>
          </w:tcPr>
          <w:p w14:paraId="4D5F3E59" w14:textId="77777777" w:rsidR="00435E33" w:rsidRPr="00B0521D" w:rsidRDefault="00435E33" w:rsidP="009E7532">
            <w:pPr>
              <w:rPr>
                <w:rFonts w:ascii="Times New Roman" w:hAnsi="Times New Roman" w:cs="Times New Roman"/>
              </w:rPr>
            </w:pPr>
            <w:r w:rsidRPr="00B0521D">
              <w:rPr>
                <w:rFonts w:ascii="Times New Roman" w:hAnsi="Times New Roman" w:cs="Times New Roman"/>
                <w:b/>
              </w:rPr>
              <w:t>Code</w:t>
            </w:r>
          </w:p>
        </w:tc>
        <w:tc>
          <w:tcPr>
            <w:tcW w:w="1875" w:type="pct"/>
          </w:tcPr>
          <w:p w14:paraId="59E7BC64" w14:textId="3616C3E9" w:rsidR="00435E33" w:rsidRPr="00B0521D" w:rsidRDefault="2942E32C" w:rsidP="009E7532">
            <w:pPr>
              <w:rPr>
                <w:rFonts w:ascii="Times New Roman" w:hAnsi="Times New Roman" w:cs="Times New Roman"/>
              </w:rPr>
            </w:pPr>
            <w:r w:rsidRPr="21247F41">
              <w:rPr>
                <w:rFonts w:ascii="Times New Roman" w:hAnsi="Times New Roman" w:cs="Times New Roman"/>
              </w:rPr>
              <w:t>UC</w:t>
            </w:r>
            <w:r w:rsidR="00E96C87">
              <w:rPr>
                <w:rFonts w:ascii="Times New Roman" w:hAnsi="Times New Roman" w:cs="Times New Roman"/>
              </w:rPr>
              <w:t>0</w:t>
            </w:r>
            <w:r w:rsidR="00AE5039">
              <w:rPr>
                <w:rFonts w:ascii="Times New Roman" w:hAnsi="Times New Roman" w:cs="Times New Roman"/>
              </w:rPr>
              <w:t>8</w:t>
            </w:r>
          </w:p>
        </w:tc>
      </w:tr>
      <w:tr w:rsidR="00435E33" w:rsidRPr="00B0521D" w14:paraId="6271903F" w14:textId="77777777" w:rsidTr="21247F41">
        <w:tc>
          <w:tcPr>
            <w:tcW w:w="957" w:type="pct"/>
            <w:shd w:val="clear" w:color="auto" w:fill="D9D9D9" w:themeFill="background1" w:themeFillShade="D9"/>
          </w:tcPr>
          <w:p w14:paraId="05E9665A"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53A5D9D6" w14:textId="75F60D58" w:rsidR="37E4296E" w:rsidRPr="005305EA" w:rsidRDefault="37E4296E" w:rsidP="009E7532">
            <w:pPr>
              <w:spacing w:before="0"/>
              <w:rPr>
                <w:rFonts w:ascii="Times New Roman" w:eastAsia="Bahnschrift" w:hAnsi="Times New Roman" w:cs="Times New Roman"/>
                <w:color w:val="000000" w:themeColor="text1"/>
                <w:sz w:val="24"/>
                <w:szCs w:val="24"/>
              </w:rPr>
            </w:pPr>
            <w:r w:rsidRPr="00E2265C">
              <w:rPr>
                <w:rFonts w:ascii="Times New Roman" w:eastAsia="Bahnschrift" w:hAnsi="Times New Roman" w:cs="Times New Roman"/>
                <w:sz w:val="24"/>
                <w:szCs w:val="24"/>
              </w:rPr>
              <w:t>Chủ nhà tạo hồ sơ phòng cho thuê trên hệ thống</w:t>
            </w:r>
          </w:p>
        </w:tc>
      </w:tr>
      <w:tr w:rsidR="00435E33" w:rsidRPr="00B0521D" w14:paraId="0993B39F" w14:textId="77777777" w:rsidTr="21247F41">
        <w:tc>
          <w:tcPr>
            <w:tcW w:w="957" w:type="pct"/>
            <w:shd w:val="clear" w:color="auto" w:fill="D9D9D9" w:themeFill="background1" w:themeFillShade="D9"/>
          </w:tcPr>
          <w:p w14:paraId="39B79CF9"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540DDF5D" w14:textId="3D32C056" w:rsidR="00435E33" w:rsidRPr="00B0521D" w:rsidRDefault="26182AC4" w:rsidP="009E7532">
            <w:pPr>
              <w:rPr>
                <w:rFonts w:ascii="Times New Roman" w:hAnsi="Times New Roman" w:cs="Times New Roman"/>
              </w:rPr>
            </w:pPr>
            <w:r w:rsidRPr="37E4296E">
              <w:rPr>
                <w:rFonts w:ascii="Times New Roman" w:hAnsi="Times New Roman" w:cs="Times New Roman"/>
              </w:rPr>
              <w:t>Chủ nhà</w:t>
            </w:r>
          </w:p>
        </w:tc>
        <w:tc>
          <w:tcPr>
            <w:tcW w:w="626" w:type="pct"/>
            <w:shd w:val="clear" w:color="auto" w:fill="D9D9D9" w:themeFill="background1" w:themeFillShade="D9"/>
          </w:tcPr>
          <w:p w14:paraId="333EC3A2" w14:textId="77777777" w:rsidR="00435E33" w:rsidRPr="00B0521D" w:rsidRDefault="00435E33" w:rsidP="009E7532">
            <w:pPr>
              <w:rPr>
                <w:rFonts w:ascii="Times New Roman" w:hAnsi="Times New Roman" w:cs="Times New Roman"/>
              </w:rPr>
            </w:pPr>
            <w:r w:rsidRPr="00B0521D">
              <w:rPr>
                <w:rFonts w:ascii="Times New Roman" w:hAnsi="Times New Roman" w:cs="Times New Roman"/>
                <w:b/>
              </w:rPr>
              <w:t>Trigger</w:t>
            </w:r>
          </w:p>
        </w:tc>
        <w:tc>
          <w:tcPr>
            <w:tcW w:w="1875" w:type="pct"/>
          </w:tcPr>
          <w:p w14:paraId="09E3F752" w14:textId="13D1ED63" w:rsidR="00435E33" w:rsidRPr="00B0521D" w:rsidRDefault="32A5F287" w:rsidP="009E7532">
            <w:pPr>
              <w:rPr>
                <w:rFonts w:ascii="Times New Roman" w:hAnsi="Times New Roman" w:cs="Times New Roman"/>
              </w:rPr>
            </w:pPr>
            <w:r w:rsidRPr="37E4296E">
              <w:rPr>
                <w:rFonts w:ascii="Times New Roman" w:hAnsi="Times New Roman" w:cs="Times New Roman"/>
              </w:rPr>
              <w:t xml:space="preserve">Chủ nhà nhấn tạo </w:t>
            </w:r>
            <w:r w:rsidR="22D67199" w:rsidRPr="37E4296E">
              <w:rPr>
                <w:rFonts w:ascii="Times New Roman" w:hAnsi="Times New Roman" w:cs="Times New Roman"/>
              </w:rPr>
              <w:t xml:space="preserve">hồ sơ phòng cho thuê </w:t>
            </w:r>
          </w:p>
        </w:tc>
      </w:tr>
      <w:tr w:rsidR="00435E33" w:rsidRPr="00B0521D" w14:paraId="3195885C" w14:textId="77777777" w:rsidTr="21247F41">
        <w:tc>
          <w:tcPr>
            <w:tcW w:w="957" w:type="pct"/>
            <w:shd w:val="clear" w:color="auto" w:fill="D9D9D9" w:themeFill="background1" w:themeFillShade="D9"/>
          </w:tcPr>
          <w:p w14:paraId="025EA266"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0388C90C" w14:textId="7056579B" w:rsidR="00435E33" w:rsidRPr="00B0521D" w:rsidRDefault="6A0B730D">
            <w:pPr>
              <w:rPr>
                <w:rFonts w:ascii="Times New Roman" w:hAnsi="Times New Roman" w:cs="Times New Roman"/>
              </w:rPr>
            </w:pPr>
            <w:r w:rsidRPr="37E4296E">
              <w:rPr>
                <w:rFonts w:ascii="Times New Roman" w:hAnsi="Times New Roman" w:cs="Times New Roman"/>
              </w:rPr>
              <w:t>Chủ nhà đã đăng ký và được kiểm duyệt Doanh nghiệp thành công</w:t>
            </w:r>
          </w:p>
        </w:tc>
      </w:tr>
      <w:tr w:rsidR="00435E33" w:rsidRPr="00B0521D" w14:paraId="6DED4873" w14:textId="77777777" w:rsidTr="21247F41">
        <w:tc>
          <w:tcPr>
            <w:tcW w:w="957" w:type="pct"/>
            <w:shd w:val="clear" w:color="auto" w:fill="D9D9D9" w:themeFill="background1" w:themeFillShade="D9"/>
          </w:tcPr>
          <w:p w14:paraId="509D0854"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33556415" w14:textId="1C355F5C" w:rsidR="00435E33" w:rsidRPr="00B0521D" w:rsidRDefault="30AE2A32">
            <w:pPr>
              <w:rPr>
                <w:rFonts w:ascii="Times New Roman" w:hAnsi="Times New Roman" w:cs="Times New Roman"/>
              </w:rPr>
            </w:pPr>
            <w:r w:rsidRPr="3F7E90FF">
              <w:rPr>
                <w:rFonts w:ascii="Times New Roman" w:hAnsi="Times New Roman" w:cs="Times New Roman"/>
              </w:rPr>
              <w:t xml:space="preserve">Hồ sơ phòng cho thuê </w:t>
            </w:r>
            <w:r w:rsidR="6AE68147" w:rsidRPr="4F625DDE">
              <w:rPr>
                <w:rFonts w:ascii="Times New Roman" w:hAnsi="Times New Roman" w:cs="Times New Roman"/>
              </w:rPr>
              <w:t>ở trạng thái chờ được</w:t>
            </w:r>
            <w:r w:rsidR="6AE68147" w:rsidRPr="383E8C20">
              <w:rPr>
                <w:rFonts w:ascii="Times New Roman" w:hAnsi="Times New Roman" w:cs="Times New Roman"/>
              </w:rPr>
              <w:t xml:space="preserve"> kiểm duyệt</w:t>
            </w:r>
          </w:p>
        </w:tc>
      </w:tr>
      <w:tr w:rsidR="00435E33" w:rsidRPr="00B0521D" w14:paraId="6C1E6F01" w14:textId="77777777" w:rsidTr="21247F41">
        <w:tc>
          <w:tcPr>
            <w:tcW w:w="957" w:type="pct"/>
            <w:shd w:val="clear" w:color="auto" w:fill="D9D9D9" w:themeFill="background1" w:themeFillShade="D9"/>
          </w:tcPr>
          <w:p w14:paraId="43016747"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235EB42B" w14:textId="43DC81C9" w:rsidR="00435E33" w:rsidRPr="00130F07" w:rsidRDefault="61FF8577" w:rsidP="004F6E79">
            <w:pPr>
              <w:pStyle w:val="ListParagraph"/>
              <w:numPr>
                <w:ilvl w:val="0"/>
                <w:numId w:val="33"/>
              </w:numPr>
              <w:rPr>
                <w:rFonts w:ascii="Times New Roman" w:hAnsi="Times New Roman" w:cs="Times New Roman"/>
              </w:rPr>
            </w:pPr>
            <w:r w:rsidRPr="00130F07">
              <w:rPr>
                <w:rFonts w:ascii="Times New Roman" w:hAnsi="Times New Roman" w:cs="Times New Roman"/>
              </w:rPr>
              <w:t xml:space="preserve">Hình ảnh không tải lên được do không đạt yêu cầu </w:t>
            </w:r>
          </w:p>
          <w:p w14:paraId="27E3E03E" w14:textId="3D53D798" w:rsidR="00435E33" w:rsidRPr="00130F07" w:rsidRDefault="007B571C" w:rsidP="004F6E79">
            <w:pPr>
              <w:pStyle w:val="ListParagraph"/>
              <w:numPr>
                <w:ilvl w:val="0"/>
                <w:numId w:val="33"/>
              </w:numPr>
              <w:rPr>
                <w:rFonts w:ascii="Times New Roman" w:hAnsi="Times New Roman" w:cs="Times New Roman"/>
              </w:rPr>
            </w:pPr>
            <w:r w:rsidRPr="00130F07">
              <w:rPr>
                <w:rFonts w:ascii="Times New Roman" w:hAnsi="Times New Roman" w:cs="Times New Roman"/>
              </w:rPr>
              <w:lastRenderedPageBreak/>
              <w:t>Lỗi kết nối internet</w:t>
            </w:r>
          </w:p>
        </w:tc>
      </w:tr>
      <w:tr w:rsidR="00435E33" w:rsidRPr="00B0521D" w14:paraId="12E30F80" w14:textId="77777777" w:rsidTr="21247F41">
        <w:tc>
          <w:tcPr>
            <w:tcW w:w="957" w:type="pct"/>
            <w:shd w:val="clear" w:color="auto" w:fill="D9D9D9" w:themeFill="background1" w:themeFillShade="D9"/>
          </w:tcPr>
          <w:p w14:paraId="66957A50"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System state in error situations</w:t>
            </w:r>
          </w:p>
        </w:tc>
        <w:tc>
          <w:tcPr>
            <w:tcW w:w="4043" w:type="pct"/>
            <w:gridSpan w:val="3"/>
          </w:tcPr>
          <w:p w14:paraId="0F824022" w14:textId="0C930F56" w:rsidR="00435E33" w:rsidRPr="00B0521D" w:rsidRDefault="002046B7">
            <w:pPr>
              <w:rPr>
                <w:rFonts w:ascii="Times New Roman" w:hAnsi="Times New Roman" w:cs="Times New Roman"/>
              </w:rPr>
            </w:pPr>
            <w:r>
              <w:rPr>
                <w:rFonts w:ascii="Times New Roman" w:hAnsi="Times New Roman" w:cs="Times New Roman"/>
              </w:rPr>
              <w:t>Không tạo được hồ sơ phòng cho thuê</w:t>
            </w:r>
          </w:p>
        </w:tc>
      </w:tr>
      <w:tr w:rsidR="00435E33" w:rsidRPr="00B0521D" w14:paraId="673170AD" w14:textId="77777777" w:rsidTr="21247F41">
        <w:tc>
          <w:tcPr>
            <w:tcW w:w="957" w:type="pct"/>
            <w:shd w:val="clear" w:color="auto" w:fill="D9D9D9" w:themeFill="background1" w:themeFillShade="D9"/>
          </w:tcPr>
          <w:p w14:paraId="2BD66F5A"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66F5F545" w14:textId="77777777" w:rsidR="00435E33" w:rsidRDefault="00CF06CB" w:rsidP="004F6E79">
            <w:pPr>
              <w:pStyle w:val="ListParagraph"/>
              <w:numPr>
                <w:ilvl w:val="0"/>
                <w:numId w:val="34"/>
              </w:numPr>
              <w:rPr>
                <w:rFonts w:ascii="Times New Roman" w:hAnsi="Times New Roman" w:cs="Times New Roman"/>
                <w:color w:val="000000" w:themeColor="dark1"/>
              </w:rPr>
            </w:pPr>
            <w:r>
              <w:rPr>
                <w:rFonts w:ascii="Times New Roman" w:hAnsi="Times New Roman" w:cs="Times New Roman"/>
                <w:color w:val="000000" w:themeColor="dark1"/>
              </w:rPr>
              <w:t>Chủ nhà nhấn nút tạo hồ sơ phòng cho thuê</w:t>
            </w:r>
          </w:p>
          <w:p w14:paraId="3CFABF4A" w14:textId="77777777" w:rsidR="00CF06CB" w:rsidRDefault="000819C7" w:rsidP="004F6E79">
            <w:pPr>
              <w:pStyle w:val="ListParagraph"/>
              <w:numPr>
                <w:ilvl w:val="0"/>
                <w:numId w:val="34"/>
              </w:numPr>
              <w:rPr>
                <w:rFonts w:ascii="Times New Roman" w:hAnsi="Times New Roman" w:cs="Times New Roman"/>
                <w:color w:val="000000" w:themeColor="dark1"/>
              </w:rPr>
            </w:pPr>
            <w:r>
              <w:rPr>
                <w:rFonts w:ascii="Times New Roman" w:hAnsi="Times New Roman" w:cs="Times New Roman"/>
                <w:color w:val="000000" w:themeColor="dark1"/>
              </w:rPr>
              <w:t>Chủ nhà điền thông tin hồ sơ phòng cho thuê</w:t>
            </w:r>
          </w:p>
          <w:p w14:paraId="5C7A9EF8" w14:textId="40AE3BC6" w:rsidR="00435E33" w:rsidRPr="00B0521D" w:rsidRDefault="00EE6322" w:rsidP="004F6E79">
            <w:pPr>
              <w:pStyle w:val="ListParagraph"/>
              <w:numPr>
                <w:ilvl w:val="0"/>
                <w:numId w:val="34"/>
              </w:numPr>
              <w:rPr>
                <w:rFonts w:ascii="Times New Roman" w:hAnsi="Times New Roman" w:cs="Times New Roman"/>
                <w:color w:val="000000" w:themeColor="dark1"/>
              </w:rPr>
            </w:pPr>
            <w:r>
              <w:rPr>
                <w:rFonts w:ascii="Times New Roman" w:hAnsi="Times New Roman" w:cs="Times New Roman"/>
                <w:color w:val="000000" w:themeColor="dark1"/>
              </w:rPr>
              <w:t xml:space="preserve">Trạng thái của hồ sơ </w:t>
            </w:r>
            <w:r w:rsidR="0006472E">
              <w:rPr>
                <w:rFonts w:ascii="Times New Roman" w:hAnsi="Times New Roman" w:cs="Times New Roman"/>
                <w:color w:val="000000" w:themeColor="dark1"/>
              </w:rPr>
              <w:t xml:space="preserve">phòng đã tạo với trạng thái </w:t>
            </w:r>
            <w:r w:rsidR="008F4843" w:rsidRPr="008F4843">
              <w:rPr>
                <w:rFonts w:ascii="Times New Roman" w:hAnsi="Times New Roman" w:cs="Times New Roman"/>
                <w:color w:val="000000" w:themeColor="dark1"/>
              </w:rPr>
              <w:t>chờ được kiểm duyệt</w:t>
            </w:r>
          </w:p>
        </w:tc>
      </w:tr>
      <w:tr w:rsidR="00435E33" w:rsidRPr="00B0521D" w14:paraId="21B83798" w14:textId="77777777" w:rsidTr="21247F41">
        <w:tc>
          <w:tcPr>
            <w:tcW w:w="957" w:type="pct"/>
            <w:shd w:val="clear" w:color="auto" w:fill="D9D9D9" w:themeFill="background1" w:themeFillShade="D9"/>
          </w:tcPr>
          <w:p w14:paraId="6EBC7BDB" w14:textId="17674F5C"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3ED865BA" w:rsidRPr="005D11F3">
              <w:rPr>
                <w:rFonts w:ascii="Times New Roman" w:hAnsi="Times New Roman" w:cs="Times New Roman"/>
                <w:b/>
                <w:bCs/>
              </w:rPr>
              <w:t>1</w:t>
            </w:r>
          </w:p>
        </w:tc>
        <w:tc>
          <w:tcPr>
            <w:tcW w:w="4043" w:type="pct"/>
            <w:gridSpan w:val="3"/>
          </w:tcPr>
          <w:p w14:paraId="6A20D95E" w14:textId="77777777" w:rsidR="00435E33" w:rsidRPr="005D11F3" w:rsidRDefault="3ED865BA" w:rsidP="52F6D0AA">
            <w:pPr>
              <w:rPr>
                <w:rFonts w:ascii="Times New Roman" w:hAnsi="Times New Roman" w:cs="Times New Roman"/>
                <w:b/>
                <w:bCs/>
              </w:rPr>
            </w:pPr>
            <w:r w:rsidRPr="005D11F3">
              <w:rPr>
                <w:rFonts w:ascii="Times New Roman" w:hAnsi="Times New Roman" w:cs="Times New Roman"/>
                <w:b/>
                <w:bCs/>
              </w:rPr>
              <w:t>Lỗi kết nối Internet:</w:t>
            </w:r>
          </w:p>
          <w:p w14:paraId="4FE866AF" w14:textId="457EEEF3" w:rsidR="00435E33" w:rsidRPr="00B0521D" w:rsidRDefault="009829F2">
            <w:pPr>
              <w:rPr>
                <w:rFonts w:ascii="Times New Roman" w:hAnsi="Times New Roman" w:cs="Times New Roman"/>
              </w:rPr>
            </w:pPr>
            <w:r>
              <w:rPr>
                <w:rFonts w:ascii="Times New Roman" w:hAnsi="Times New Roman" w:cs="Times New Roman"/>
                <w:color w:val="000000" w:themeColor="text1"/>
              </w:rPr>
              <w:t>Chủ nhà</w:t>
            </w:r>
            <w:r w:rsidR="3ED865BA" w:rsidRPr="005D11F3">
              <w:rPr>
                <w:rFonts w:ascii="Times New Roman" w:hAnsi="Times New Roman" w:cs="Times New Roman"/>
                <w:color w:val="000000" w:themeColor="text1"/>
              </w:rPr>
              <w:t xml:space="preserve"> </w:t>
            </w:r>
            <w:r w:rsidR="3ED865BA" w:rsidRPr="005D11F3">
              <w:rPr>
                <w:rFonts w:ascii="Times New Roman" w:hAnsi="Times New Roman" w:cs="Times New Roman"/>
              </w:rPr>
              <w:t>kết nối Internet và thử lại</w:t>
            </w:r>
          </w:p>
        </w:tc>
      </w:tr>
      <w:tr w:rsidR="00435E33" w:rsidRPr="00B0521D" w14:paraId="2B7B6EB1" w14:textId="77777777" w:rsidTr="21247F41">
        <w:tc>
          <w:tcPr>
            <w:tcW w:w="957" w:type="pct"/>
            <w:shd w:val="clear" w:color="auto" w:fill="D9D9D9" w:themeFill="background1" w:themeFillShade="D9"/>
          </w:tcPr>
          <w:p w14:paraId="33398AE6" w14:textId="727307E3" w:rsidR="00435E33" w:rsidRPr="00B0521D" w:rsidRDefault="3ED865BA">
            <w:pPr>
              <w:rPr>
                <w:rFonts w:ascii="Times New Roman" w:hAnsi="Times New Roman" w:cs="Times New Roman"/>
                <w:b/>
              </w:rPr>
            </w:pPr>
            <w:r w:rsidRPr="005D11F3">
              <w:rPr>
                <w:rFonts w:ascii="Times New Roman" w:hAnsi="Times New Roman" w:cs="Times New Roman"/>
                <w:b/>
                <w:bCs/>
              </w:rPr>
              <w:t>Alternative Flow 2</w:t>
            </w:r>
          </w:p>
        </w:tc>
        <w:tc>
          <w:tcPr>
            <w:tcW w:w="4043" w:type="pct"/>
            <w:gridSpan w:val="3"/>
          </w:tcPr>
          <w:p w14:paraId="4417ABF1" w14:textId="1283A2AA" w:rsidR="00435E33" w:rsidRPr="005D11F3" w:rsidRDefault="720BF1FD" w:rsidP="52F6D0AA">
            <w:pPr>
              <w:rPr>
                <w:rFonts w:ascii="Times New Roman" w:hAnsi="Times New Roman" w:cs="Times New Roman"/>
                <w:b/>
                <w:bCs/>
              </w:rPr>
            </w:pPr>
            <w:r w:rsidRPr="005D11F3">
              <w:rPr>
                <w:rFonts w:ascii="Times New Roman" w:hAnsi="Times New Roman" w:cs="Times New Roman"/>
                <w:b/>
                <w:bCs/>
              </w:rPr>
              <w:t>Hình ảnh không tải lên được do không đạt yêu cầu</w:t>
            </w:r>
          </w:p>
          <w:p w14:paraId="41927ABD" w14:textId="240F6DBE" w:rsidR="00435E33" w:rsidRPr="00B0521D" w:rsidRDefault="004B2804">
            <w:pPr>
              <w:rPr>
                <w:rFonts w:ascii="Times New Roman" w:hAnsi="Times New Roman" w:cs="Times New Roman"/>
              </w:rPr>
            </w:pPr>
            <w:r>
              <w:rPr>
                <w:rFonts w:ascii="Times New Roman" w:hAnsi="Times New Roman" w:cs="Times New Roman"/>
              </w:rPr>
              <w:t>Hệ thống</w:t>
            </w:r>
            <w:r w:rsidR="720BF1FD" w:rsidRPr="005D11F3">
              <w:rPr>
                <w:rFonts w:ascii="Times New Roman" w:hAnsi="Times New Roman" w:cs="Times New Roman"/>
              </w:rPr>
              <w:t xml:space="preserve"> thông báo hình ảnh không đạt </w:t>
            </w:r>
            <w:r w:rsidR="002700CD">
              <w:rPr>
                <w:rFonts w:ascii="Times New Roman" w:hAnsi="Times New Roman" w:cs="Times New Roman"/>
              </w:rPr>
              <w:t>tiêu chuẩn</w:t>
            </w:r>
            <w:r w:rsidR="720BF1FD" w:rsidRPr="005D11F3">
              <w:rPr>
                <w:rFonts w:ascii="Times New Roman" w:hAnsi="Times New Roman" w:cs="Times New Roman"/>
              </w:rPr>
              <w:t xml:space="preserve"> và yêu cầu tạo lại h</w:t>
            </w:r>
            <w:r w:rsidR="00BF7C17">
              <w:rPr>
                <w:rFonts w:ascii="Times New Roman" w:hAnsi="Times New Roman" w:cs="Times New Roman"/>
              </w:rPr>
              <w:t>ồ</w:t>
            </w:r>
            <w:r w:rsidR="720BF1FD" w:rsidRPr="005D11F3">
              <w:rPr>
                <w:rFonts w:ascii="Times New Roman" w:hAnsi="Times New Roman" w:cs="Times New Roman"/>
              </w:rPr>
              <w:t xml:space="preserve"> sơ phòng</w:t>
            </w:r>
          </w:p>
        </w:tc>
      </w:tr>
    </w:tbl>
    <w:p w14:paraId="6BE5ECB7" w14:textId="774013AF" w:rsidR="00435E33" w:rsidRPr="00B0521D" w:rsidRDefault="09B1E570" w:rsidP="00435E33">
      <w:pPr>
        <w:pStyle w:val="Heading3"/>
      </w:pPr>
      <w:bookmarkStart w:id="81" w:name="_Toc173188485"/>
      <w:r>
        <w:t xml:space="preserve">Usecase </w:t>
      </w:r>
      <w:r w:rsidR="72CAD39A">
        <w:t xml:space="preserve">Duyệt </w:t>
      </w:r>
      <w:r w:rsidR="290A3FA8">
        <w:t>căn phòng lên hệ thống</w:t>
      </w:r>
      <w:bookmarkEnd w:id="81"/>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40622EF5" w14:textId="77777777" w:rsidTr="21247F41">
        <w:tc>
          <w:tcPr>
            <w:tcW w:w="957" w:type="pct"/>
            <w:shd w:val="clear" w:color="auto" w:fill="D9D9D9" w:themeFill="background1" w:themeFillShade="D9"/>
          </w:tcPr>
          <w:p w14:paraId="6EB710DA"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5473DBEA" w14:textId="48BAE851" w:rsidR="37E4296E" w:rsidRPr="005305EA" w:rsidRDefault="37E4296E" w:rsidP="009E7532">
            <w:pPr>
              <w:spacing w:before="0"/>
              <w:rPr>
                <w:rFonts w:ascii="Times New Roman" w:eastAsia="Bahnschrift" w:hAnsi="Times New Roman" w:cs="Times New Roman"/>
                <w:sz w:val="24"/>
                <w:szCs w:val="24"/>
              </w:rPr>
            </w:pPr>
            <w:r w:rsidRPr="005305EA">
              <w:rPr>
                <w:rFonts w:ascii="Times New Roman" w:eastAsia="Bahnschrift" w:hAnsi="Times New Roman" w:cs="Times New Roman"/>
                <w:sz w:val="24"/>
                <w:szCs w:val="24"/>
              </w:rPr>
              <w:t>Hiển thị căn phòng lên hệ thống</w:t>
            </w:r>
          </w:p>
        </w:tc>
        <w:tc>
          <w:tcPr>
            <w:tcW w:w="626" w:type="pct"/>
            <w:shd w:val="clear" w:color="auto" w:fill="D9D9D9" w:themeFill="background1" w:themeFillShade="D9"/>
          </w:tcPr>
          <w:p w14:paraId="46C907FE"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2944684E" w14:textId="2C6476B0" w:rsidR="00435E33" w:rsidRPr="00B0521D" w:rsidRDefault="471C2A14">
            <w:pPr>
              <w:rPr>
                <w:rFonts w:ascii="Times New Roman" w:hAnsi="Times New Roman" w:cs="Times New Roman"/>
              </w:rPr>
            </w:pPr>
            <w:r w:rsidRPr="21247F41">
              <w:rPr>
                <w:rFonts w:ascii="Times New Roman" w:hAnsi="Times New Roman" w:cs="Times New Roman"/>
              </w:rPr>
              <w:t>UC</w:t>
            </w:r>
            <w:r w:rsidR="00AE5039">
              <w:rPr>
                <w:rFonts w:ascii="Times New Roman" w:hAnsi="Times New Roman" w:cs="Times New Roman"/>
              </w:rPr>
              <w:t>09</w:t>
            </w:r>
          </w:p>
        </w:tc>
      </w:tr>
      <w:tr w:rsidR="00435E33" w:rsidRPr="00B0521D" w14:paraId="3147BF2E" w14:textId="77777777" w:rsidTr="21247F41">
        <w:tc>
          <w:tcPr>
            <w:tcW w:w="957" w:type="pct"/>
            <w:shd w:val="clear" w:color="auto" w:fill="D9D9D9" w:themeFill="background1" w:themeFillShade="D9"/>
          </w:tcPr>
          <w:p w14:paraId="11B056CE"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1A029E79" w14:textId="54ED7C36" w:rsidR="37E4296E" w:rsidRPr="005305EA" w:rsidRDefault="72340184" w:rsidP="009E7532">
            <w:pPr>
              <w:spacing w:before="0"/>
              <w:rPr>
                <w:rFonts w:ascii="Times New Roman" w:eastAsia="Bahnschrift" w:hAnsi="Times New Roman" w:cs="Times New Roman"/>
                <w:color w:val="000000" w:themeColor="text1"/>
                <w:sz w:val="24"/>
                <w:szCs w:val="24"/>
              </w:rPr>
            </w:pPr>
            <w:r w:rsidRPr="21247F41">
              <w:rPr>
                <w:rFonts w:ascii="Times New Roman" w:eastAsia="Bahnschrift" w:hAnsi="Times New Roman" w:cs="Times New Roman"/>
                <w:sz w:val="24"/>
                <w:szCs w:val="24"/>
              </w:rPr>
              <w:t xml:space="preserve">Nếu xác thực thông tin hợp lệ, Bộ phận Điều hành </w:t>
            </w:r>
            <w:r w:rsidR="053B98D7" w:rsidRPr="21247F41">
              <w:rPr>
                <w:rFonts w:ascii="Times New Roman" w:eastAsia="Bahnschrift" w:hAnsi="Times New Roman" w:cs="Times New Roman"/>
                <w:sz w:val="24"/>
                <w:szCs w:val="24"/>
              </w:rPr>
              <w:t>duyệt</w:t>
            </w:r>
            <w:r w:rsidRPr="21247F41">
              <w:rPr>
                <w:rFonts w:ascii="Times New Roman" w:eastAsia="Bahnschrift" w:hAnsi="Times New Roman" w:cs="Times New Roman"/>
                <w:sz w:val="24"/>
                <w:szCs w:val="24"/>
              </w:rPr>
              <w:t xml:space="preserve"> căn phòng lên hệ thống</w:t>
            </w:r>
          </w:p>
        </w:tc>
      </w:tr>
      <w:tr w:rsidR="00435E33" w:rsidRPr="00B0521D" w14:paraId="2B4D85E6" w14:textId="77777777" w:rsidTr="21247F41">
        <w:tc>
          <w:tcPr>
            <w:tcW w:w="957" w:type="pct"/>
            <w:shd w:val="clear" w:color="auto" w:fill="D9D9D9" w:themeFill="background1" w:themeFillShade="D9"/>
          </w:tcPr>
          <w:p w14:paraId="287E1903"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08923EA4" w14:textId="534CEACD" w:rsidR="00435E33" w:rsidRPr="00B0521D" w:rsidRDefault="4DC47A79">
            <w:pPr>
              <w:rPr>
                <w:rFonts w:ascii="Times New Roman" w:hAnsi="Times New Roman" w:cs="Times New Roman"/>
              </w:rPr>
            </w:pPr>
            <w:r w:rsidRPr="5744CA0D">
              <w:rPr>
                <w:rFonts w:ascii="Times New Roman" w:hAnsi="Times New Roman" w:cs="Times New Roman"/>
              </w:rPr>
              <w:t>Bộ phận điều hành</w:t>
            </w:r>
          </w:p>
        </w:tc>
        <w:tc>
          <w:tcPr>
            <w:tcW w:w="626" w:type="pct"/>
            <w:shd w:val="clear" w:color="auto" w:fill="D9D9D9" w:themeFill="background1" w:themeFillShade="D9"/>
          </w:tcPr>
          <w:p w14:paraId="6D79D60B"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54E756A9" w14:textId="3EE221AF" w:rsidR="3994DC58" w:rsidRDefault="3994DC58" w:rsidP="39E4156A">
            <w:pPr>
              <w:rPr>
                <w:rFonts w:ascii="Times New Roman" w:hAnsi="Times New Roman" w:cs="Times New Roman"/>
              </w:rPr>
            </w:pPr>
            <w:r w:rsidRPr="39E4156A">
              <w:rPr>
                <w:rFonts w:ascii="Times New Roman" w:hAnsi="Times New Roman" w:cs="Times New Roman"/>
              </w:rPr>
              <w:t>Nếu xác thực thông tin của hồ sơ phòng cho thuê của Chủ Nhà hợp lệ,</w:t>
            </w:r>
          </w:p>
          <w:p w14:paraId="7615543C" w14:textId="7FA3B0F2" w:rsidR="00435E33" w:rsidRPr="00B0521D" w:rsidRDefault="74D25D01">
            <w:pPr>
              <w:rPr>
                <w:rFonts w:ascii="Times New Roman" w:hAnsi="Times New Roman" w:cs="Times New Roman"/>
              </w:rPr>
            </w:pPr>
            <w:r w:rsidRPr="46CC6C6E">
              <w:rPr>
                <w:rFonts w:ascii="Times New Roman" w:hAnsi="Times New Roman" w:cs="Times New Roman"/>
              </w:rPr>
              <w:t xml:space="preserve">Bộ phận điều hành </w:t>
            </w:r>
            <w:r w:rsidR="0857E54A" w:rsidRPr="46CC6C6E">
              <w:rPr>
                <w:rFonts w:ascii="Times New Roman" w:hAnsi="Times New Roman" w:cs="Times New Roman"/>
              </w:rPr>
              <w:t>kiểm duyệt nội dung thông tin căn phòng và nhấn nút xác thực căn phòng thành công</w:t>
            </w:r>
          </w:p>
        </w:tc>
      </w:tr>
      <w:tr w:rsidR="00435E33" w:rsidRPr="00B0521D" w14:paraId="7C077A08" w14:textId="77777777" w:rsidTr="21247F41">
        <w:tc>
          <w:tcPr>
            <w:tcW w:w="957" w:type="pct"/>
            <w:shd w:val="clear" w:color="auto" w:fill="D9D9D9" w:themeFill="background1" w:themeFillShade="D9"/>
          </w:tcPr>
          <w:p w14:paraId="58168505"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72FA010E" w14:textId="1A45BB4B" w:rsidR="00435E33" w:rsidRPr="00B0521D" w:rsidRDefault="3984D8CF">
            <w:pPr>
              <w:rPr>
                <w:rFonts w:ascii="Times New Roman" w:hAnsi="Times New Roman" w:cs="Times New Roman"/>
              </w:rPr>
            </w:pPr>
            <w:r w:rsidRPr="46CC6C6E">
              <w:rPr>
                <w:rFonts w:ascii="Times New Roman" w:hAnsi="Times New Roman" w:cs="Times New Roman"/>
              </w:rPr>
              <w:t xml:space="preserve">Chủ nhà đã đăng </w:t>
            </w:r>
            <w:r w:rsidRPr="15127792">
              <w:rPr>
                <w:rFonts w:ascii="Times New Roman" w:hAnsi="Times New Roman" w:cs="Times New Roman"/>
              </w:rPr>
              <w:t>căn phòng lên hệ thống</w:t>
            </w:r>
          </w:p>
        </w:tc>
      </w:tr>
      <w:tr w:rsidR="00435E33" w:rsidRPr="00B0521D" w14:paraId="20EB4EF3" w14:textId="77777777" w:rsidTr="21247F41">
        <w:tc>
          <w:tcPr>
            <w:tcW w:w="957" w:type="pct"/>
            <w:shd w:val="clear" w:color="auto" w:fill="D9D9D9" w:themeFill="background1" w:themeFillShade="D9"/>
          </w:tcPr>
          <w:p w14:paraId="45E1802A"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76FE9D73" w14:textId="265AFD46" w:rsidR="00435E33" w:rsidRPr="00B0521D" w:rsidRDefault="00F44813">
            <w:pPr>
              <w:rPr>
                <w:rFonts w:ascii="Times New Roman" w:hAnsi="Times New Roman" w:cs="Times New Roman"/>
              </w:rPr>
            </w:pPr>
            <w:r>
              <w:rPr>
                <w:rFonts w:ascii="Times New Roman" w:hAnsi="Times New Roman" w:cs="Times New Roman"/>
              </w:rPr>
              <w:t xml:space="preserve">Căn </w:t>
            </w:r>
            <w:r w:rsidR="4E39C65A" w:rsidRPr="15127792">
              <w:rPr>
                <w:rFonts w:ascii="Times New Roman" w:hAnsi="Times New Roman" w:cs="Times New Roman"/>
              </w:rPr>
              <w:t>phòng</w:t>
            </w:r>
            <w:r>
              <w:rPr>
                <w:rFonts w:ascii="Times New Roman" w:hAnsi="Times New Roman" w:cs="Times New Roman"/>
              </w:rPr>
              <w:t xml:space="preserve"> của</w:t>
            </w:r>
            <w:r w:rsidR="4E39C65A" w:rsidRPr="15127792">
              <w:rPr>
                <w:rFonts w:ascii="Times New Roman" w:hAnsi="Times New Roman" w:cs="Times New Roman"/>
              </w:rPr>
              <w:t xml:space="preserve"> chủ nhà được</w:t>
            </w:r>
            <w:r>
              <w:rPr>
                <w:rFonts w:ascii="Times New Roman" w:hAnsi="Times New Roman" w:cs="Times New Roman"/>
              </w:rPr>
              <w:t xml:space="preserve"> hiển thị</w:t>
            </w:r>
            <w:r w:rsidR="4E39C65A" w:rsidRPr="15127792">
              <w:rPr>
                <w:rFonts w:ascii="Times New Roman" w:hAnsi="Times New Roman" w:cs="Times New Roman"/>
              </w:rPr>
              <w:t xml:space="preserve"> thành công</w:t>
            </w:r>
            <w:r>
              <w:rPr>
                <w:rFonts w:ascii="Times New Roman" w:hAnsi="Times New Roman" w:cs="Times New Roman"/>
              </w:rPr>
              <w:t xml:space="preserve"> trên hệ thống</w:t>
            </w:r>
          </w:p>
        </w:tc>
      </w:tr>
      <w:tr w:rsidR="00435E33" w:rsidRPr="00B0521D" w14:paraId="1E30579F" w14:textId="77777777" w:rsidTr="21247F41">
        <w:tc>
          <w:tcPr>
            <w:tcW w:w="957" w:type="pct"/>
            <w:shd w:val="clear" w:color="auto" w:fill="D9D9D9" w:themeFill="background1" w:themeFillShade="D9"/>
          </w:tcPr>
          <w:p w14:paraId="7E4071A7"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09550869" w14:textId="34F42E74" w:rsidR="00435E33" w:rsidRPr="00B0521D" w:rsidRDefault="20CC5EE1">
            <w:pPr>
              <w:rPr>
                <w:rFonts w:ascii="Times New Roman" w:hAnsi="Times New Roman" w:cs="Times New Roman"/>
              </w:rPr>
            </w:pPr>
            <w:r w:rsidRPr="15127792">
              <w:rPr>
                <w:rFonts w:ascii="Times New Roman" w:hAnsi="Times New Roman" w:cs="Times New Roman"/>
              </w:rPr>
              <w:t xml:space="preserve">Lỗi </w:t>
            </w:r>
            <w:r w:rsidR="007B571C" w:rsidRPr="005D11F3">
              <w:rPr>
                <w:rFonts w:ascii="Times New Roman" w:hAnsi="Times New Roman" w:cs="Times New Roman"/>
              </w:rPr>
              <w:t>kết nối</w:t>
            </w:r>
            <w:r w:rsidRPr="15127792">
              <w:rPr>
                <w:rFonts w:ascii="Times New Roman" w:hAnsi="Times New Roman" w:cs="Times New Roman"/>
              </w:rPr>
              <w:t xml:space="preserve"> internet</w:t>
            </w:r>
          </w:p>
        </w:tc>
      </w:tr>
      <w:tr w:rsidR="00435E33" w:rsidRPr="00B0521D" w14:paraId="5DA029B4" w14:textId="77777777" w:rsidTr="21247F41">
        <w:tc>
          <w:tcPr>
            <w:tcW w:w="957" w:type="pct"/>
            <w:shd w:val="clear" w:color="auto" w:fill="D9D9D9" w:themeFill="background1" w:themeFillShade="D9"/>
          </w:tcPr>
          <w:p w14:paraId="3F9E406F"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05A80743" w14:textId="77777777" w:rsidR="00435E33" w:rsidRDefault="00CF34A2" w:rsidP="004F6E79">
            <w:pPr>
              <w:pStyle w:val="ListParagraph"/>
              <w:numPr>
                <w:ilvl w:val="0"/>
                <w:numId w:val="35"/>
              </w:numPr>
              <w:rPr>
                <w:rFonts w:ascii="Times New Roman" w:hAnsi="Times New Roman" w:cs="Times New Roman"/>
                <w:color w:val="000000" w:themeColor="dark1"/>
              </w:rPr>
            </w:pPr>
            <w:r w:rsidRPr="008F4843">
              <w:rPr>
                <w:rFonts w:ascii="Times New Roman" w:hAnsi="Times New Roman" w:cs="Times New Roman"/>
                <w:color w:val="000000" w:themeColor="dark1"/>
              </w:rPr>
              <w:t>Trạng thái của hồ sơ phòng đã tạo với trạng thái chờ được kiểm duyệt</w:t>
            </w:r>
          </w:p>
          <w:p w14:paraId="4CC00C4D" w14:textId="77777777" w:rsidR="00167507" w:rsidRPr="00E75949" w:rsidRDefault="00DC6172" w:rsidP="004F6E79">
            <w:pPr>
              <w:pStyle w:val="ListParagraph"/>
              <w:numPr>
                <w:ilvl w:val="0"/>
                <w:numId w:val="35"/>
              </w:numPr>
              <w:rPr>
                <w:rFonts w:ascii="Times New Roman" w:hAnsi="Times New Roman" w:cs="Times New Roman"/>
              </w:rPr>
            </w:pPr>
            <w:r>
              <w:rPr>
                <w:rFonts w:ascii="Times New Roman" w:hAnsi="Times New Roman" w:cs="Times New Roman"/>
              </w:rPr>
              <w:t xml:space="preserve">Nhân viên kiểm duyệt hồ sơ phòng </w:t>
            </w:r>
          </w:p>
          <w:p w14:paraId="351ABBB7" w14:textId="2C65CCFC" w:rsidR="00435E33" w:rsidRPr="00B0521D" w:rsidRDefault="002357AD" w:rsidP="004F6E79">
            <w:pPr>
              <w:pStyle w:val="ListParagraph"/>
              <w:numPr>
                <w:ilvl w:val="0"/>
                <w:numId w:val="35"/>
              </w:numPr>
              <w:rPr>
                <w:rFonts w:ascii="Times New Roman" w:hAnsi="Times New Roman" w:cs="Times New Roman"/>
              </w:rPr>
            </w:pPr>
            <w:r w:rsidRPr="00E75949">
              <w:rPr>
                <w:rFonts w:ascii="Times New Roman" w:hAnsi="Times New Roman" w:cs="Times New Roman"/>
              </w:rPr>
              <w:t xml:space="preserve">Kiểm duyệt thành công, nhân viên kiểm duyệt </w:t>
            </w:r>
            <w:r w:rsidR="00E75949" w:rsidRPr="00E75949">
              <w:rPr>
                <w:rFonts w:ascii="Times New Roman" w:hAnsi="Times New Roman" w:cs="Times New Roman"/>
              </w:rPr>
              <w:t>hiển thị căn phòng lên hệ thống</w:t>
            </w:r>
          </w:p>
        </w:tc>
      </w:tr>
      <w:tr w:rsidR="00435E33" w:rsidRPr="00B0521D" w14:paraId="1F57C6C6" w14:textId="77777777" w:rsidTr="21247F41">
        <w:tc>
          <w:tcPr>
            <w:tcW w:w="957" w:type="pct"/>
            <w:shd w:val="clear" w:color="auto" w:fill="D9D9D9" w:themeFill="background1" w:themeFillShade="D9"/>
          </w:tcPr>
          <w:p w14:paraId="646CD081"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4A346BAD" w14:textId="6250559B" w:rsidR="00435E33" w:rsidRPr="005D11F3" w:rsidRDefault="52F6D0AA" w:rsidP="004F6E79">
            <w:pPr>
              <w:pStyle w:val="ListParagraph"/>
              <w:numPr>
                <w:ilvl w:val="0"/>
                <w:numId w:val="24"/>
              </w:numPr>
              <w:rPr>
                <w:rFonts w:ascii="Times New Roman" w:hAnsi="Times New Roman" w:cs="Times New Roman"/>
                <w:color w:val="000000" w:themeColor="text1"/>
              </w:rPr>
            </w:pPr>
            <w:r w:rsidRPr="005D11F3">
              <w:rPr>
                <w:rFonts w:ascii="Times New Roman" w:hAnsi="Times New Roman" w:cs="Times New Roman"/>
                <w:color w:val="000000" w:themeColor="text1"/>
              </w:rPr>
              <w:t xml:space="preserve"> </w:t>
            </w:r>
            <w:r w:rsidR="124CBEC5" w:rsidRPr="005D11F3">
              <w:rPr>
                <w:rFonts w:ascii="Times New Roman" w:hAnsi="Times New Roman" w:cs="Times New Roman"/>
                <w:color w:val="000000" w:themeColor="text1"/>
              </w:rPr>
              <w:t>Chủ nhà tạo hồ sơ phòng trạng thái chờ được Bộ phận điều hành kiểm duyệt</w:t>
            </w:r>
          </w:p>
          <w:p w14:paraId="3D87D734" w14:textId="7484BAA7" w:rsidR="00435E33" w:rsidRPr="00B0521D" w:rsidRDefault="124CBEC5" w:rsidP="004F6E79">
            <w:pPr>
              <w:pStyle w:val="ListParagraph"/>
              <w:numPr>
                <w:ilvl w:val="0"/>
                <w:numId w:val="24"/>
              </w:numPr>
              <w:rPr>
                <w:rFonts w:ascii="Times New Roman" w:hAnsi="Times New Roman" w:cs="Times New Roman"/>
                <w:color w:val="000000" w:themeColor="dark1"/>
              </w:rPr>
            </w:pPr>
            <w:r w:rsidRPr="005D11F3">
              <w:rPr>
                <w:rFonts w:ascii="Times New Roman" w:hAnsi="Times New Roman" w:cs="Times New Roman"/>
                <w:color w:val="000000" w:themeColor="text1"/>
              </w:rPr>
              <w:t>Bộ phận điều hành duyệt thông tin căn phòng thành công và hiển thị căn phòng lên hệ thống</w:t>
            </w:r>
          </w:p>
        </w:tc>
      </w:tr>
      <w:tr w:rsidR="00435E33" w:rsidRPr="00B0521D" w14:paraId="01D48551" w14:textId="77777777" w:rsidTr="21247F41">
        <w:tc>
          <w:tcPr>
            <w:tcW w:w="957" w:type="pct"/>
            <w:shd w:val="clear" w:color="auto" w:fill="D9D9D9" w:themeFill="background1" w:themeFillShade="D9"/>
          </w:tcPr>
          <w:p w14:paraId="05716E74" w14:textId="40FAE834"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0AFD8607" w:rsidRPr="005D11F3">
              <w:rPr>
                <w:rFonts w:ascii="Times New Roman" w:hAnsi="Times New Roman" w:cs="Times New Roman"/>
                <w:b/>
                <w:bCs/>
              </w:rPr>
              <w:t>1</w:t>
            </w:r>
          </w:p>
        </w:tc>
        <w:tc>
          <w:tcPr>
            <w:tcW w:w="4043" w:type="pct"/>
            <w:gridSpan w:val="3"/>
          </w:tcPr>
          <w:p w14:paraId="27DAFDC8" w14:textId="77777777" w:rsidR="00435E33" w:rsidRPr="005D11F3" w:rsidRDefault="0AFD8607" w:rsidP="52F6D0AA">
            <w:pPr>
              <w:rPr>
                <w:rFonts w:ascii="Times New Roman" w:hAnsi="Times New Roman" w:cs="Times New Roman"/>
                <w:b/>
                <w:bCs/>
              </w:rPr>
            </w:pPr>
            <w:r w:rsidRPr="005D11F3">
              <w:rPr>
                <w:rFonts w:ascii="Times New Roman" w:hAnsi="Times New Roman" w:cs="Times New Roman"/>
                <w:b/>
                <w:bCs/>
              </w:rPr>
              <w:t>Lỗi kết nối Internet:</w:t>
            </w:r>
          </w:p>
          <w:p w14:paraId="6BA7076B" w14:textId="79B3ABF1" w:rsidR="00435E33" w:rsidRPr="00B0521D" w:rsidRDefault="0AFD8607">
            <w:pPr>
              <w:rPr>
                <w:rFonts w:ascii="Times New Roman" w:hAnsi="Times New Roman" w:cs="Times New Roman"/>
              </w:rPr>
            </w:pPr>
            <w:r w:rsidRPr="005D11F3">
              <w:rPr>
                <w:rFonts w:ascii="Times New Roman" w:hAnsi="Times New Roman" w:cs="Times New Roman"/>
                <w:color w:val="000000" w:themeColor="text1"/>
              </w:rPr>
              <w:t xml:space="preserve">Nhân viên kiểm duyệt </w:t>
            </w:r>
            <w:r w:rsidRPr="005D11F3">
              <w:rPr>
                <w:rFonts w:ascii="Times New Roman" w:hAnsi="Times New Roman" w:cs="Times New Roman"/>
              </w:rPr>
              <w:t>kết nối Internet và thử lại</w:t>
            </w:r>
          </w:p>
        </w:tc>
      </w:tr>
      <w:tr w:rsidR="00435E33" w:rsidRPr="00B0521D" w14:paraId="357F2AD0" w14:textId="77777777" w:rsidTr="21247F41">
        <w:tc>
          <w:tcPr>
            <w:tcW w:w="957" w:type="pct"/>
            <w:shd w:val="clear" w:color="auto" w:fill="D9D9D9" w:themeFill="background1" w:themeFillShade="D9"/>
          </w:tcPr>
          <w:p w14:paraId="510B2833" w14:textId="57E8D483" w:rsidR="00435E33" w:rsidRPr="00B0521D" w:rsidRDefault="0AFD8607">
            <w:pPr>
              <w:rPr>
                <w:rFonts w:ascii="Times New Roman" w:hAnsi="Times New Roman" w:cs="Times New Roman"/>
                <w:b/>
              </w:rPr>
            </w:pPr>
            <w:r w:rsidRPr="005D11F3">
              <w:rPr>
                <w:rFonts w:ascii="Times New Roman" w:hAnsi="Times New Roman" w:cs="Times New Roman"/>
                <w:b/>
                <w:bCs/>
              </w:rPr>
              <w:lastRenderedPageBreak/>
              <w:t>Alternative Flow 2</w:t>
            </w:r>
          </w:p>
        </w:tc>
        <w:tc>
          <w:tcPr>
            <w:tcW w:w="4043" w:type="pct"/>
            <w:gridSpan w:val="3"/>
          </w:tcPr>
          <w:p w14:paraId="34121A13" w14:textId="1BB894C4" w:rsidR="00435E33" w:rsidRPr="00B0521D" w:rsidRDefault="00435E33">
            <w:pPr>
              <w:rPr>
                <w:rFonts w:ascii="Times New Roman" w:hAnsi="Times New Roman" w:cs="Times New Roman"/>
              </w:rPr>
            </w:pPr>
          </w:p>
        </w:tc>
      </w:tr>
    </w:tbl>
    <w:p w14:paraId="00763CBC" w14:textId="2B0C7D44" w:rsidR="00435E33" w:rsidRPr="00B0521D" w:rsidRDefault="09B1E570" w:rsidP="00435E33">
      <w:pPr>
        <w:pStyle w:val="Heading3"/>
      </w:pPr>
      <w:bookmarkStart w:id="82" w:name="_Toc173188486"/>
      <w:r>
        <w:t xml:space="preserve">Usecase </w:t>
      </w:r>
      <w:r w:rsidR="56C3ACD6">
        <w:t>Chuyển trạng thái căn phòng sang vi phạm chính sách</w:t>
      </w:r>
      <w:bookmarkEnd w:id="82"/>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736FDBAC" w14:textId="77777777" w:rsidTr="21247F41">
        <w:tc>
          <w:tcPr>
            <w:tcW w:w="957" w:type="pct"/>
            <w:shd w:val="clear" w:color="auto" w:fill="D9D9D9" w:themeFill="background1" w:themeFillShade="D9"/>
          </w:tcPr>
          <w:p w14:paraId="5304A2A1"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F99BB91" w14:textId="2B7BB3C2" w:rsidR="15127792" w:rsidRPr="005305EA" w:rsidRDefault="00DC4A89" w:rsidP="009E7532">
            <w:pPr>
              <w:spacing w:before="0"/>
              <w:rPr>
                <w:rFonts w:ascii="Times New Roman" w:eastAsia="Bahnschrift" w:hAnsi="Times New Roman" w:cs="Times New Roman"/>
                <w:sz w:val="24"/>
                <w:szCs w:val="24"/>
              </w:rPr>
            </w:pPr>
            <w:r w:rsidRPr="005305EA">
              <w:rPr>
                <w:rFonts w:ascii="Times New Roman" w:eastAsia="Bahnschrift" w:hAnsi="Times New Roman" w:cs="Times New Roman"/>
                <w:sz w:val="24"/>
                <w:szCs w:val="24"/>
              </w:rPr>
              <w:t>Chuyển trạng thái căn phòng sang vi phạm chính sách</w:t>
            </w:r>
          </w:p>
        </w:tc>
        <w:tc>
          <w:tcPr>
            <w:tcW w:w="626" w:type="pct"/>
            <w:shd w:val="clear" w:color="auto" w:fill="D9D9D9" w:themeFill="background1" w:themeFillShade="D9"/>
          </w:tcPr>
          <w:p w14:paraId="707C2E23"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6702D9F1" w14:textId="570DAAEF" w:rsidR="00435E33" w:rsidRPr="00B0521D" w:rsidRDefault="73E48194">
            <w:pPr>
              <w:rPr>
                <w:rFonts w:ascii="Times New Roman" w:hAnsi="Times New Roman" w:cs="Times New Roman"/>
              </w:rPr>
            </w:pPr>
            <w:r w:rsidRPr="21247F41">
              <w:rPr>
                <w:rFonts w:ascii="Times New Roman" w:hAnsi="Times New Roman" w:cs="Times New Roman"/>
              </w:rPr>
              <w:t>UC</w:t>
            </w:r>
            <w:r w:rsidR="0FCDCAF9" w:rsidRPr="21247F41">
              <w:rPr>
                <w:rFonts w:ascii="Times New Roman" w:hAnsi="Times New Roman" w:cs="Times New Roman"/>
              </w:rPr>
              <w:t>1</w:t>
            </w:r>
            <w:r w:rsidR="00AE5039">
              <w:rPr>
                <w:rFonts w:ascii="Times New Roman" w:hAnsi="Times New Roman" w:cs="Times New Roman"/>
              </w:rPr>
              <w:t>0</w:t>
            </w:r>
          </w:p>
        </w:tc>
      </w:tr>
      <w:tr w:rsidR="00435E33" w:rsidRPr="00B0521D" w14:paraId="364C02A9" w14:textId="77777777" w:rsidTr="21247F41">
        <w:tc>
          <w:tcPr>
            <w:tcW w:w="957" w:type="pct"/>
            <w:shd w:val="clear" w:color="auto" w:fill="D9D9D9" w:themeFill="background1" w:themeFillShade="D9"/>
          </w:tcPr>
          <w:p w14:paraId="254B4F9F"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191258F4" w14:textId="6798E85E" w:rsidR="15127792" w:rsidRPr="00E2265C" w:rsidRDefault="15127792" w:rsidP="009E7532">
            <w:pPr>
              <w:spacing w:before="0"/>
              <w:rPr>
                <w:rFonts w:ascii="Times New Roman" w:eastAsia="Bahnschrift" w:hAnsi="Times New Roman" w:cs="Times New Roman"/>
                <w:sz w:val="24"/>
                <w:szCs w:val="24"/>
              </w:rPr>
            </w:pPr>
            <w:r w:rsidRPr="00E2265C">
              <w:rPr>
                <w:rFonts w:ascii="Times New Roman" w:eastAsia="Bahnschrift" w:hAnsi="Times New Roman" w:cs="Times New Roman"/>
                <w:sz w:val="24"/>
                <w:szCs w:val="24"/>
              </w:rPr>
              <w:t>Nếu xác thực thông tin không hợp lệ, Bộ phận điều hành chuyển trạng thái căn phòng sang vi phạm chính sách</w:t>
            </w:r>
          </w:p>
        </w:tc>
      </w:tr>
      <w:tr w:rsidR="00435E33" w:rsidRPr="00B0521D" w14:paraId="66C34E61" w14:textId="77777777" w:rsidTr="21247F41">
        <w:tc>
          <w:tcPr>
            <w:tcW w:w="957" w:type="pct"/>
            <w:shd w:val="clear" w:color="auto" w:fill="D9D9D9" w:themeFill="background1" w:themeFillShade="D9"/>
          </w:tcPr>
          <w:p w14:paraId="1D0EDB66"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5E038EE7" w14:textId="6901F1C4" w:rsidR="00435E33" w:rsidRPr="00B0521D" w:rsidRDefault="060BE1DC">
            <w:pPr>
              <w:rPr>
                <w:rFonts w:ascii="Times New Roman" w:hAnsi="Times New Roman" w:cs="Times New Roman"/>
              </w:rPr>
            </w:pPr>
            <w:r w:rsidRPr="15127792">
              <w:rPr>
                <w:rFonts w:ascii="Times New Roman" w:hAnsi="Times New Roman" w:cs="Times New Roman"/>
              </w:rPr>
              <w:t xml:space="preserve">Bộ phận điều hành </w:t>
            </w:r>
          </w:p>
        </w:tc>
        <w:tc>
          <w:tcPr>
            <w:tcW w:w="626" w:type="pct"/>
            <w:shd w:val="clear" w:color="auto" w:fill="D9D9D9" w:themeFill="background1" w:themeFillShade="D9"/>
          </w:tcPr>
          <w:p w14:paraId="498E0C42"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5AC1CD66" w14:textId="77777777" w:rsidR="004074FC" w:rsidRDefault="01F63C59">
            <w:pPr>
              <w:rPr>
                <w:rFonts w:ascii="Times New Roman" w:hAnsi="Times New Roman" w:cs="Times New Roman"/>
              </w:rPr>
            </w:pPr>
            <w:r w:rsidRPr="4FFE65D7">
              <w:rPr>
                <w:rFonts w:ascii="Times New Roman" w:hAnsi="Times New Roman" w:cs="Times New Roman"/>
              </w:rPr>
              <w:t xml:space="preserve">Nếu xác thực thông tin của </w:t>
            </w:r>
            <w:r w:rsidRPr="39E4156A">
              <w:rPr>
                <w:rFonts w:ascii="Times New Roman" w:hAnsi="Times New Roman" w:cs="Times New Roman"/>
              </w:rPr>
              <w:t xml:space="preserve">hồ sơ phòng </w:t>
            </w:r>
            <w:r w:rsidR="25DE2341" w:rsidRPr="39E4156A">
              <w:rPr>
                <w:rFonts w:ascii="Times New Roman" w:hAnsi="Times New Roman" w:cs="Times New Roman"/>
              </w:rPr>
              <w:t>cho thuê của Chủ Nhà</w:t>
            </w:r>
            <w:r w:rsidRPr="4FFE65D7">
              <w:rPr>
                <w:rFonts w:ascii="Times New Roman" w:hAnsi="Times New Roman" w:cs="Times New Roman"/>
              </w:rPr>
              <w:t xml:space="preserve"> không hợp lệ</w:t>
            </w:r>
          </w:p>
          <w:p w14:paraId="69791FBC" w14:textId="7CBF8798" w:rsidR="00435E33" w:rsidRPr="00B0521D" w:rsidRDefault="0363F5B1">
            <w:pPr>
              <w:rPr>
                <w:rFonts w:ascii="Times New Roman" w:hAnsi="Times New Roman" w:cs="Times New Roman"/>
              </w:rPr>
            </w:pPr>
            <w:r w:rsidRPr="15127792">
              <w:rPr>
                <w:rFonts w:ascii="Times New Roman" w:hAnsi="Times New Roman" w:cs="Times New Roman"/>
              </w:rPr>
              <w:t xml:space="preserve">Bộ phận điều hành kiểm duyệt nội dung thông tin căn phòng và nhấn nút điều chuyển trạng thái căn phòng sang vi phạm chính sách </w:t>
            </w:r>
            <w:r w:rsidR="36021B59" w:rsidRPr="15127792">
              <w:rPr>
                <w:rFonts w:ascii="Times New Roman" w:hAnsi="Times New Roman" w:cs="Times New Roman"/>
              </w:rPr>
              <w:t>và thông báo tới chủ nhà</w:t>
            </w:r>
          </w:p>
        </w:tc>
      </w:tr>
      <w:tr w:rsidR="00435E33" w:rsidRPr="00B0521D" w14:paraId="3BD7EF8E" w14:textId="77777777" w:rsidTr="21247F41">
        <w:tc>
          <w:tcPr>
            <w:tcW w:w="957" w:type="pct"/>
            <w:shd w:val="clear" w:color="auto" w:fill="D9D9D9" w:themeFill="background1" w:themeFillShade="D9"/>
          </w:tcPr>
          <w:p w14:paraId="6DA2CC55"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985C4B4" w14:textId="7220227D" w:rsidR="00435E33" w:rsidRPr="00B0521D" w:rsidRDefault="16D41E0F">
            <w:pPr>
              <w:rPr>
                <w:rFonts w:ascii="Times New Roman" w:hAnsi="Times New Roman" w:cs="Times New Roman"/>
              </w:rPr>
            </w:pPr>
            <w:r w:rsidRPr="15127792">
              <w:rPr>
                <w:rFonts w:ascii="Times New Roman" w:hAnsi="Times New Roman" w:cs="Times New Roman"/>
              </w:rPr>
              <w:t>Chủ nhà tạo hồ sơ phòng</w:t>
            </w:r>
          </w:p>
        </w:tc>
      </w:tr>
      <w:tr w:rsidR="00435E33" w:rsidRPr="00B0521D" w14:paraId="6E7977AD" w14:textId="77777777" w:rsidTr="21247F41">
        <w:tc>
          <w:tcPr>
            <w:tcW w:w="957" w:type="pct"/>
            <w:shd w:val="clear" w:color="auto" w:fill="D9D9D9" w:themeFill="background1" w:themeFillShade="D9"/>
          </w:tcPr>
          <w:p w14:paraId="660DDCF8"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3CE313C0" w14:textId="56A84028" w:rsidR="00435E33" w:rsidRPr="00B0521D" w:rsidRDefault="006A19DC">
            <w:pPr>
              <w:rPr>
                <w:rFonts w:ascii="Times New Roman" w:hAnsi="Times New Roman" w:cs="Times New Roman"/>
              </w:rPr>
            </w:pPr>
            <w:r>
              <w:rPr>
                <w:rFonts w:ascii="Times New Roman" w:hAnsi="Times New Roman" w:cs="Times New Roman"/>
              </w:rPr>
              <w:t>C</w:t>
            </w:r>
            <w:r w:rsidR="5713FF92" w:rsidRPr="15127792">
              <w:rPr>
                <w:rFonts w:ascii="Times New Roman" w:hAnsi="Times New Roman" w:cs="Times New Roman"/>
              </w:rPr>
              <w:t>ăn phòng của chủ nhà chuyển trạng thái sang vi phạm</w:t>
            </w:r>
          </w:p>
        </w:tc>
      </w:tr>
      <w:tr w:rsidR="00435E33" w:rsidRPr="00B0521D" w14:paraId="61D85C11" w14:textId="77777777" w:rsidTr="21247F41">
        <w:tc>
          <w:tcPr>
            <w:tcW w:w="957" w:type="pct"/>
            <w:shd w:val="clear" w:color="auto" w:fill="D9D9D9" w:themeFill="background1" w:themeFillShade="D9"/>
          </w:tcPr>
          <w:p w14:paraId="44F11A43"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70896443" w14:textId="1A11A4BA" w:rsidR="00435E33" w:rsidRPr="00B0521D" w:rsidRDefault="24F4EAFD">
            <w:pPr>
              <w:rPr>
                <w:rFonts w:ascii="Times New Roman" w:hAnsi="Times New Roman" w:cs="Times New Roman"/>
              </w:rPr>
            </w:pPr>
            <w:r w:rsidRPr="15127792">
              <w:rPr>
                <w:rFonts w:ascii="Times New Roman" w:hAnsi="Times New Roman" w:cs="Times New Roman"/>
              </w:rPr>
              <w:t xml:space="preserve">Lỗi </w:t>
            </w:r>
            <w:r w:rsidR="007B571C" w:rsidRPr="005D11F3">
              <w:rPr>
                <w:rFonts w:ascii="Times New Roman" w:hAnsi="Times New Roman" w:cs="Times New Roman"/>
              </w:rPr>
              <w:t>kết nối</w:t>
            </w:r>
            <w:r w:rsidRPr="15127792">
              <w:rPr>
                <w:rFonts w:ascii="Times New Roman" w:hAnsi="Times New Roman" w:cs="Times New Roman"/>
              </w:rPr>
              <w:t xml:space="preserve"> internet</w:t>
            </w:r>
          </w:p>
        </w:tc>
      </w:tr>
      <w:tr w:rsidR="00435E33" w:rsidRPr="00B0521D" w14:paraId="298B2968" w14:textId="77777777" w:rsidTr="21247F41">
        <w:tc>
          <w:tcPr>
            <w:tcW w:w="957" w:type="pct"/>
            <w:shd w:val="clear" w:color="auto" w:fill="D9D9D9" w:themeFill="background1" w:themeFillShade="D9"/>
          </w:tcPr>
          <w:p w14:paraId="4450F096"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702A805B" w14:textId="7F15935E" w:rsidR="00435E33" w:rsidRPr="00B0521D" w:rsidRDefault="006A19DC">
            <w:pPr>
              <w:rPr>
                <w:rFonts w:ascii="Times New Roman" w:hAnsi="Times New Roman" w:cs="Times New Roman"/>
              </w:rPr>
            </w:pPr>
            <w:r>
              <w:rPr>
                <w:rFonts w:ascii="Times New Roman" w:hAnsi="Times New Roman" w:cs="Times New Roman"/>
              </w:rPr>
              <w:t xml:space="preserve">Không thể </w:t>
            </w:r>
            <w:r w:rsidR="00DC4A89" w:rsidRPr="005305EA">
              <w:rPr>
                <w:rFonts w:ascii="Times New Roman" w:eastAsia="Bahnschrift" w:hAnsi="Times New Roman" w:cs="Times New Roman"/>
                <w:sz w:val="24"/>
                <w:szCs w:val="24"/>
              </w:rPr>
              <w:t>Chuyển trạng thái căn phòng sang vi phạm chính sách</w:t>
            </w:r>
          </w:p>
        </w:tc>
      </w:tr>
      <w:tr w:rsidR="00435E33" w:rsidRPr="00B0521D" w14:paraId="0A625E6E" w14:textId="77777777" w:rsidTr="21247F41">
        <w:tc>
          <w:tcPr>
            <w:tcW w:w="957" w:type="pct"/>
            <w:shd w:val="clear" w:color="auto" w:fill="D9D9D9" w:themeFill="background1" w:themeFillShade="D9"/>
          </w:tcPr>
          <w:p w14:paraId="5AC0487B"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45A69D13" w14:textId="62E71360" w:rsidR="00435E33" w:rsidRPr="005D11F3" w:rsidRDefault="063FFC19" w:rsidP="004F6E79">
            <w:pPr>
              <w:pStyle w:val="ListParagraph"/>
              <w:numPr>
                <w:ilvl w:val="0"/>
                <w:numId w:val="23"/>
              </w:numPr>
              <w:rPr>
                <w:rFonts w:ascii="Times New Roman" w:hAnsi="Times New Roman" w:cs="Times New Roman"/>
                <w:color w:val="000000" w:themeColor="text1"/>
              </w:rPr>
            </w:pPr>
            <w:r w:rsidRPr="005D11F3">
              <w:rPr>
                <w:rFonts w:ascii="Times New Roman" w:hAnsi="Times New Roman" w:cs="Times New Roman"/>
                <w:color w:val="000000" w:themeColor="text1"/>
              </w:rPr>
              <w:t>Chủ nhà tạo hồ sơ phòng trạng thái chờ được Bộ phận điều hành kiểm duyệt</w:t>
            </w:r>
          </w:p>
          <w:p w14:paraId="26E4B8F9" w14:textId="77777777" w:rsidR="00435E33" w:rsidRPr="005D11F3" w:rsidRDefault="50463692" w:rsidP="004F6E79">
            <w:pPr>
              <w:pStyle w:val="ListParagraph"/>
              <w:numPr>
                <w:ilvl w:val="0"/>
                <w:numId w:val="23"/>
              </w:numPr>
              <w:rPr>
                <w:rFonts w:ascii="Times New Roman" w:hAnsi="Times New Roman" w:cs="Times New Roman"/>
                <w:color w:val="000000" w:themeColor="text1"/>
              </w:rPr>
            </w:pPr>
            <w:r w:rsidRPr="005D11F3">
              <w:rPr>
                <w:rFonts w:ascii="Times New Roman" w:hAnsi="Times New Roman" w:cs="Times New Roman"/>
                <w:color w:val="000000" w:themeColor="text1"/>
              </w:rPr>
              <w:t>Nhân viên kiểm duyệt truy cập vào mục Xác thực hồ sơ phòng trong thời gian làm việc (9-17h)</w:t>
            </w:r>
          </w:p>
          <w:p w14:paraId="28F2BB16" w14:textId="77777777" w:rsidR="00435E33" w:rsidRPr="005D11F3" w:rsidRDefault="50463692" w:rsidP="004F6E79">
            <w:pPr>
              <w:pStyle w:val="ListParagraph"/>
              <w:numPr>
                <w:ilvl w:val="0"/>
                <w:numId w:val="23"/>
              </w:numPr>
              <w:rPr>
                <w:rFonts w:ascii="Times New Roman" w:hAnsi="Times New Roman" w:cs="Times New Roman"/>
                <w:color w:val="000000" w:themeColor="text1"/>
              </w:rPr>
            </w:pPr>
            <w:r w:rsidRPr="005D11F3">
              <w:rPr>
                <w:rFonts w:ascii="Times New Roman" w:hAnsi="Times New Roman" w:cs="Times New Roman"/>
                <w:color w:val="000000" w:themeColor="text1"/>
              </w:rPr>
              <w:t>Nhân viên nhấn vào phòng muốn xác thực và tiến hành xác thực hồ sơ phòng</w:t>
            </w:r>
          </w:p>
          <w:p w14:paraId="1DA97E63" w14:textId="2C21DD82" w:rsidR="00435E33" w:rsidRPr="00B0521D" w:rsidRDefault="50463692" w:rsidP="004F6E79">
            <w:pPr>
              <w:pStyle w:val="ListParagraph"/>
              <w:numPr>
                <w:ilvl w:val="0"/>
                <w:numId w:val="23"/>
              </w:numPr>
              <w:rPr>
                <w:rFonts w:ascii="Times New Roman" w:hAnsi="Times New Roman" w:cs="Times New Roman"/>
                <w:color w:val="000000" w:themeColor="dark1"/>
              </w:rPr>
            </w:pPr>
            <w:r w:rsidRPr="005D11F3">
              <w:rPr>
                <w:rFonts w:ascii="Times New Roman" w:hAnsi="Times New Roman" w:cs="Times New Roman"/>
                <w:color w:val="000000" w:themeColor="text1"/>
              </w:rPr>
              <w:t xml:space="preserve">Nhân viên kiểm duyệt phát hiện thông tin vi phạm của hồ sơ </w:t>
            </w:r>
            <w:r w:rsidR="5C43AB74" w:rsidRPr="005D11F3">
              <w:rPr>
                <w:rFonts w:ascii="Times New Roman" w:hAnsi="Times New Roman" w:cs="Times New Roman"/>
                <w:color w:val="000000" w:themeColor="text1"/>
              </w:rPr>
              <w:t>và chuyển trạng thái hồ sơ sang vi phạm</w:t>
            </w:r>
          </w:p>
        </w:tc>
      </w:tr>
      <w:tr w:rsidR="00435E33" w:rsidRPr="00B0521D" w14:paraId="31EAB970" w14:textId="77777777" w:rsidTr="21247F41">
        <w:tc>
          <w:tcPr>
            <w:tcW w:w="957" w:type="pct"/>
            <w:shd w:val="clear" w:color="auto" w:fill="D9D9D9" w:themeFill="background1" w:themeFillShade="D9"/>
          </w:tcPr>
          <w:p w14:paraId="7ACD59DB" w14:textId="3E2AB213"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6C55AED5" w:rsidRPr="005D11F3">
              <w:rPr>
                <w:rFonts w:ascii="Times New Roman" w:hAnsi="Times New Roman" w:cs="Times New Roman"/>
                <w:b/>
                <w:bCs/>
              </w:rPr>
              <w:t>1</w:t>
            </w:r>
          </w:p>
        </w:tc>
        <w:tc>
          <w:tcPr>
            <w:tcW w:w="4043" w:type="pct"/>
            <w:gridSpan w:val="3"/>
          </w:tcPr>
          <w:p w14:paraId="76DFD839" w14:textId="77777777" w:rsidR="00435E33" w:rsidRPr="005D11F3" w:rsidRDefault="6C55AED5" w:rsidP="52F6D0AA">
            <w:pPr>
              <w:rPr>
                <w:rFonts w:ascii="Times New Roman" w:hAnsi="Times New Roman" w:cs="Times New Roman"/>
                <w:b/>
                <w:bCs/>
              </w:rPr>
            </w:pPr>
            <w:r w:rsidRPr="005D11F3">
              <w:rPr>
                <w:rFonts w:ascii="Times New Roman" w:hAnsi="Times New Roman" w:cs="Times New Roman"/>
                <w:b/>
                <w:bCs/>
              </w:rPr>
              <w:t>Lỗi kết nối Internet:</w:t>
            </w:r>
          </w:p>
          <w:p w14:paraId="32FD13BB" w14:textId="44168A8F" w:rsidR="00435E33" w:rsidRPr="00B0521D" w:rsidRDefault="6C55AED5">
            <w:pPr>
              <w:rPr>
                <w:rFonts w:ascii="Times New Roman" w:hAnsi="Times New Roman" w:cs="Times New Roman"/>
              </w:rPr>
            </w:pPr>
            <w:r w:rsidRPr="005D11F3">
              <w:rPr>
                <w:rFonts w:ascii="Times New Roman" w:hAnsi="Times New Roman" w:cs="Times New Roman"/>
                <w:color w:val="000000" w:themeColor="text1"/>
              </w:rPr>
              <w:t xml:space="preserve">Nhân viên kiểm duyệt </w:t>
            </w:r>
            <w:r w:rsidRPr="005D11F3">
              <w:rPr>
                <w:rFonts w:ascii="Times New Roman" w:hAnsi="Times New Roman" w:cs="Times New Roman"/>
              </w:rPr>
              <w:t>kết nối Internet và thử lại</w:t>
            </w:r>
          </w:p>
        </w:tc>
      </w:tr>
      <w:tr w:rsidR="00435E33" w:rsidRPr="00B0521D" w14:paraId="0D300961" w14:textId="77777777" w:rsidTr="21247F41">
        <w:tc>
          <w:tcPr>
            <w:tcW w:w="957" w:type="pct"/>
            <w:shd w:val="clear" w:color="auto" w:fill="D9D9D9" w:themeFill="background1" w:themeFillShade="D9"/>
          </w:tcPr>
          <w:p w14:paraId="14D8C2A0" w14:textId="77777777" w:rsidR="00435E33" w:rsidRPr="00B0521D" w:rsidRDefault="00435E33">
            <w:pPr>
              <w:rPr>
                <w:rFonts w:ascii="Times New Roman" w:hAnsi="Times New Roman" w:cs="Times New Roman"/>
                <w:b/>
              </w:rPr>
            </w:pPr>
          </w:p>
        </w:tc>
        <w:tc>
          <w:tcPr>
            <w:tcW w:w="4043" w:type="pct"/>
            <w:gridSpan w:val="3"/>
          </w:tcPr>
          <w:p w14:paraId="5AAF2BCC" w14:textId="77777777" w:rsidR="00435E33" w:rsidRPr="00B0521D" w:rsidRDefault="00435E33">
            <w:pPr>
              <w:rPr>
                <w:rFonts w:ascii="Times New Roman" w:hAnsi="Times New Roman" w:cs="Times New Roman"/>
              </w:rPr>
            </w:pPr>
          </w:p>
        </w:tc>
      </w:tr>
    </w:tbl>
    <w:p w14:paraId="1D334951" w14:textId="63035238" w:rsidR="00435E33" w:rsidRPr="00B0521D" w:rsidRDefault="09B1E570" w:rsidP="00435E33">
      <w:pPr>
        <w:pStyle w:val="Heading3"/>
      </w:pPr>
      <w:bookmarkStart w:id="83" w:name="_Toc173188487"/>
      <w:r>
        <w:t xml:space="preserve">Usecase </w:t>
      </w:r>
      <w:r w:rsidR="3BC6FBD0">
        <w:t>Cập nhật</w:t>
      </w:r>
      <w:r w:rsidR="56C3ACD6">
        <w:t xml:space="preserve"> hồ sơ</w:t>
      </w:r>
      <w:bookmarkEnd w:id="83"/>
    </w:p>
    <w:tbl>
      <w:tblPr>
        <w:tblW w:w="5185"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0"/>
        <w:gridCol w:w="2076"/>
        <w:gridCol w:w="989"/>
        <w:gridCol w:w="4496"/>
      </w:tblGrid>
      <w:tr w:rsidR="00435E33" w:rsidRPr="00B0521D" w14:paraId="5DB9C2E8" w14:textId="77777777" w:rsidTr="008D4273">
        <w:tc>
          <w:tcPr>
            <w:tcW w:w="957" w:type="pct"/>
            <w:shd w:val="clear" w:color="auto" w:fill="D9D9D9" w:themeFill="background1" w:themeFillShade="D9"/>
          </w:tcPr>
          <w:p w14:paraId="53907CB8"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110" w:type="pct"/>
          </w:tcPr>
          <w:p w14:paraId="2AF75502" w14:textId="32050914" w:rsidR="15127792" w:rsidRPr="005305EA" w:rsidRDefault="78AB6A74" w:rsidP="15127792">
            <w:pPr>
              <w:spacing w:before="0"/>
              <w:jc w:val="center"/>
              <w:rPr>
                <w:rFonts w:ascii="Times New Roman" w:eastAsia="Bahnschrift" w:hAnsi="Times New Roman" w:cs="Times New Roman"/>
                <w:sz w:val="24"/>
                <w:szCs w:val="24"/>
              </w:rPr>
            </w:pPr>
            <w:r w:rsidRPr="21247F41">
              <w:rPr>
                <w:rFonts w:ascii="Times New Roman" w:eastAsia="Bahnschrift" w:hAnsi="Times New Roman" w:cs="Times New Roman"/>
                <w:sz w:val="24"/>
                <w:szCs w:val="24"/>
              </w:rPr>
              <w:t>Cập nhật</w:t>
            </w:r>
            <w:r w:rsidR="28696515" w:rsidRPr="21247F41">
              <w:rPr>
                <w:rFonts w:ascii="Times New Roman" w:eastAsia="Bahnschrift" w:hAnsi="Times New Roman" w:cs="Times New Roman"/>
                <w:sz w:val="24"/>
                <w:szCs w:val="24"/>
              </w:rPr>
              <w:t xml:space="preserve"> của hồ sơ</w:t>
            </w:r>
          </w:p>
        </w:tc>
        <w:tc>
          <w:tcPr>
            <w:tcW w:w="529" w:type="pct"/>
            <w:shd w:val="clear" w:color="auto" w:fill="D9D9D9" w:themeFill="background1" w:themeFillShade="D9"/>
          </w:tcPr>
          <w:p w14:paraId="46D86C5B"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2404" w:type="pct"/>
          </w:tcPr>
          <w:p w14:paraId="77C1B7EC" w14:textId="7E3DA58B" w:rsidR="00435E33" w:rsidRPr="00B0521D" w:rsidRDefault="5A405A44">
            <w:pPr>
              <w:rPr>
                <w:rFonts w:ascii="Times New Roman" w:hAnsi="Times New Roman" w:cs="Times New Roman"/>
              </w:rPr>
            </w:pPr>
            <w:r w:rsidRPr="21247F41">
              <w:rPr>
                <w:rFonts w:ascii="Times New Roman" w:hAnsi="Times New Roman" w:cs="Times New Roman"/>
              </w:rPr>
              <w:t>UC</w:t>
            </w:r>
            <w:r w:rsidR="27810140" w:rsidRPr="21247F41">
              <w:rPr>
                <w:rFonts w:ascii="Times New Roman" w:hAnsi="Times New Roman" w:cs="Times New Roman"/>
              </w:rPr>
              <w:t>1</w:t>
            </w:r>
            <w:r w:rsidR="00AE5039">
              <w:rPr>
                <w:rFonts w:ascii="Times New Roman" w:hAnsi="Times New Roman" w:cs="Times New Roman"/>
              </w:rPr>
              <w:t>1</w:t>
            </w:r>
          </w:p>
        </w:tc>
      </w:tr>
      <w:tr w:rsidR="00435E33" w:rsidRPr="00B0521D" w14:paraId="0EBC4691" w14:textId="77777777" w:rsidTr="21247F41">
        <w:tc>
          <w:tcPr>
            <w:tcW w:w="957" w:type="pct"/>
            <w:shd w:val="clear" w:color="auto" w:fill="D9D9D9" w:themeFill="background1" w:themeFillShade="D9"/>
          </w:tcPr>
          <w:p w14:paraId="3A7726F5"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Description</w:t>
            </w:r>
          </w:p>
        </w:tc>
        <w:tc>
          <w:tcPr>
            <w:tcW w:w="4043" w:type="pct"/>
            <w:gridSpan w:val="3"/>
          </w:tcPr>
          <w:p w14:paraId="554D6E96" w14:textId="0ECA90E5" w:rsidR="15127792" w:rsidRPr="00E2265C" w:rsidRDefault="28696515" w:rsidP="009E7532">
            <w:pPr>
              <w:spacing w:before="0"/>
              <w:rPr>
                <w:rFonts w:ascii="Times New Roman" w:eastAsia="Bahnschrift" w:hAnsi="Times New Roman" w:cs="Times New Roman"/>
                <w:sz w:val="24"/>
                <w:szCs w:val="24"/>
              </w:rPr>
            </w:pPr>
            <w:r w:rsidRPr="21247F41">
              <w:rPr>
                <w:rFonts w:ascii="Times New Roman" w:eastAsia="Bahnschrift" w:hAnsi="Times New Roman" w:cs="Times New Roman"/>
                <w:sz w:val="24"/>
                <w:szCs w:val="24"/>
              </w:rPr>
              <w:t xml:space="preserve">Chủ nhà </w:t>
            </w:r>
            <w:r w:rsidR="2D9A6C78" w:rsidRPr="21247F41">
              <w:rPr>
                <w:rFonts w:ascii="Times New Roman" w:eastAsia="Bahnschrift" w:hAnsi="Times New Roman" w:cs="Times New Roman"/>
                <w:sz w:val="24"/>
                <w:szCs w:val="24"/>
              </w:rPr>
              <w:t>cập nhật</w:t>
            </w:r>
            <w:r w:rsidRPr="21247F41">
              <w:rPr>
                <w:rFonts w:ascii="Times New Roman" w:eastAsia="Bahnschrift" w:hAnsi="Times New Roman" w:cs="Times New Roman"/>
                <w:sz w:val="24"/>
                <w:szCs w:val="24"/>
              </w:rPr>
              <w:t xml:space="preserve"> hồ sơ sau khi hồ sơ không hợp lệ</w:t>
            </w:r>
          </w:p>
        </w:tc>
      </w:tr>
      <w:tr w:rsidR="00435E33" w:rsidRPr="00B0521D" w14:paraId="7AC677B8" w14:textId="77777777" w:rsidTr="008D4273">
        <w:tc>
          <w:tcPr>
            <w:tcW w:w="957" w:type="pct"/>
            <w:shd w:val="clear" w:color="auto" w:fill="D9D9D9" w:themeFill="background1" w:themeFillShade="D9"/>
          </w:tcPr>
          <w:p w14:paraId="67EBF45A"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110" w:type="pct"/>
          </w:tcPr>
          <w:p w14:paraId="620A0C11" w14:textId="5C751432" w:rsidR="00435E33" w:rsidRPr="00B0521D" w:rsidRDefault="326D9300">
            <w:pPr>
              <w:rPr>
                <w:rFonts w:ascii="Times New Roman" w:hAnsi="Times New Roman" w:cs="Times New Roman"/>
              </w:rPr>
            </w:pPr>
            <w:r w:rsidRPr="15127792">
              <w:rPr>
                <w:rFonts w:ascii="Times New Roman" w:hAnsi="Times New Roman" w:cs="Times New Roman"/>
              </w:rPr>
              <w:t>Chủ nhà</w:t>
            </w:r>
          </w:p>
        </w:tc>
        <w:tc>
          <w:tcPr>
            <w:tcW w:w="529" w:type="pct"/>
            <w:shd w:val="clear" w:color="auto" w:fill="D9D9D9" w:themeFill="background1" w:themeFillShade="D9"/>
          </w:tcPr>
          <w:p w14:paraId="367DCD2E"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2404" w:type="pct"/>
          </w:tcPr>
          <w:p w14:paraId="6ED5C24A" w14:textId="77777777" w:rsidR="00435E33" w:rsidRPr="008D4273" w:rsidRDefault="41888E41" w:rsidP="004F6E79">
            <w:pPr>
              <w:pStyle w:val="ListParagraph"/>
              <w:numPr>
                <w:ilvl w:val="0"/>
                <w:numId w:val="38"/>
              </w:numPr>
              <w:rPr>
                <w:rFonts w:ascii="Times New Roman" w:hAnsi="Times New Roman" w:cs="Times New Roman"/>
              </w:rPr>
            </w:pPr>
            <w:r w:rsidRPr="15127792">
              <w:rPr>
                <w:rFonts w:ascii="Times New Roman" w:hAnsi="Times New Roman" w:cs="Times New Roman"/>
              </w:rPr>
              <w:t>Chủ nhà vào sửa lại nội dung thông tin bị cảnh báo vi phạm và nhấn nút xác nhận lại hồ sơ căn phòng</w:t>
            </w:r>
          </w:p>
          <w:p w14:paraId="133531DC" w14:textId="198B7CB5" w:rsidR="00435E33" w:rsidRPr="00B0521D" w:rsidRDefault="008D4273" w:rsidP="004F6E79">
            <w:pPr>
              <w:pStyle w:val="ListParagraph"/>
              <w:numPr>
                <w:ilvl w:val="0"/>
                <w:numId w:val="38"/>
              </w:numPr>
              <w:rPr>
                <w:rFonts w:ascii="Times New Roman" w:hAnsi="Times New Roman" w:cs="Times New Roman"/>
              </w:rPr>
            </w:pPr>
            <w:r w:rsidRPr="008D4273">
              <w:rPr>
                <w:rFonts w:ascii="Times New Roman" w:hAnsi="Times New Roman" w:cs="Times New Roman"/>
                <w:lang w:val="vi-VN"/>
              </w:rPr>
              <w:t>Chủ nhà nhấn nút ‘chỉnh sửa’ phòng mà bản thân muốn điều chỉnh</w:t>
            </w:r>
          </w:p>
        </w:tc>
      </w:tr>
      <w:tr w:rsidR="00435E33" w:rsidRPr="00B0521D" w14:paraId="308353A4" w14:textId="77777777" w:rsidTr="21247F41">
        <w:tc>
          <w:tcPr>
            <w:tcW w:w="957" w:type="pct"/>
            <w:shd w:val="clear" w:color="auto" w:fill="D9D9D9" w:themeFill="background1" w:themeFillShade="D9"/>
          </w:tcPr>
          <w:p w14:paraId="2AEBD3E4"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738207A" w14:textId="77777777" w:rsidR="00435E33" w:rsidRPr="008D4273" w:rsidRDefault="371F22A3" w:rsidP="004F6E79">
            <w:pPr>
              <w:pStyle w:val="ListParagraph"/>
              <w:numPr>
                <w:ilvl w:val="0"/>
                <w:numId w:val="37"/>
              </w:numPr>
              <w:rPr>
                <w:rFonts w:ascii="Times New Roman" w:hAnsi="Times New Roman" w:cs="Times New Roman"/>
              </w:rPr>
            </w:pPr>
            <w:r w:rsidRPr="15127792">
              <w:rPr>
                <w:rFonts w:ascii="Times New Roman" w:hAnsi="Times New Roman" w:cs="Times New Roman"/>
              </w:rPr>
              <w:t>Bộ phận điều hành sau khi chuyển căn phòng sang trạng thái vi phạm và gửi tới chủ nhà</w:t>
            </w:r>
          </w:p>
          <w:p w14:paraId="342CAA05" w14:textId="35F5DE7E" w:rsidR="00435E33" w:rsidRPr="00B0521D" w:rsidRDefault="008D4273" w:rsidP="004F6E79">
            <w:pPr>
              <w:pStyle w:val="ListParagraph"/>
              <w:numPr>
                <w:ilvl w:val="0"/>
                <w:numId w:val="37"/>
              </w:numPr>
              <w:rPr>
                <w:rFonts w:ascii="Times New Roman" w:hAnsi="Times New Roman" w:cs="Times New Roman"/>
              </w:rPr>
            </w:pPr>
            <w:r w:rsidRPr="008D4273">
              <w:rPr>
                <w:rFonts w:ascii="Times New Roman" w:hAnsi="Times New Roman" w:cs="Times New Roman"/>
              </w:rPr>
              <w:t>Chủ nhà đã có phòng cho thuê</w:t>
            </w:r>
            <w:r w:rsidRPr="008D4273">
              <w:rPr>
                <w:rFonts w:ascii="Times New Roman" w:hAnsi="Times New Roman" w:cs="Times New Roman"/>
                <w:lang w:val="vi-VN"/>
              </w:rPr>
              <w:t xml:space="preserve"> được hiển thị</w:t>
            </w:r>
            <w:r w:rsidRPr="008D4273">
              <w:rPr>
                <w:rFonts w:ascii="Times New Roman" w:hAnsi="Times New Roman" w:cs="Times New Roman"/>
              </w:rPr>
              <w:t xml:space="preserve"> trên hệ thống</w:t>
            </w:r>
          </w:p>
        </w:tc>
      </w:tr>
      <w:tr w:rsidR="00435E33" w:rsidRPr="00B0521D" w14:paraId="72EBC02F" w14:textId="77777777" w:rsidTr="21247F41">
        <w:tc>
          <w:tcPr>
            <w:tcW w:w="957" w:type="pct"/>
            <w:shd w:val="clear" w:color="auto" w:fill="D9D9D9" w:themeFill="background1" w:themeFillShade="D9"/>
          </w:tcPr>
          <w:p w14:paraId="392C7B8B"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7A8C497A" w14:textId="3254E178" w:rsidR="00435E33" w:rsidRPr="00B0521D" w:rsidRDefault="005A4D21">
            <w:pPr>
              <w:rPr>
                <w:rFonts w:ascii="Times New Roman" w:hAnsi="Times New Roman" w:cs="Times New Roman"/>
              </w:rPr>
            </w:pPr>
            <w:r w:rsidRPr="002C3B1F">
              <w:rPr>
                <w:rFonts w:ascii="Times New Roman" w:hAnsi="Times New Roman" w:cs="Times New Roman"/>
                <w:lang w:val="vi-VN"/>
              </w:rPr>
              <w:t>Thông tin</w:t>
            </w:r>
            <w:r w:rsidR="08032D5E" w:rsidRPr="002C3B1F">
              <w:rPr>
                <w:rFonts w:ascii="Times New Roman" w:hAnsi="Times New Roman" w:cs="Times New Roman"/>
                <w:lang w:val="vi-VN"/>
              </w:rPr>
              <w:t xml:space="preserve"> phòng </w:t>
            </w:r>
            <w:r w:rsidRPr="002C3B1F">
              <w:rPr>
                <w:rFonts w:ascii="Times New Roman" w:hAnsi="Times New Roman" w:cs="Times New Roman"/>
                <w:lang w:val="vi-VN"/>
              </w:rPr>
              <w:t>cho thuê được điều</w:t>
            </w:r>
            <w:r w:rsidR="08032D5E" w:rsidRPr="002C3B1F">
              <w:rPr>
                <w:rFonts w:ascii="Times New Roman" w:hAnsi="Times New Roman" w:cs="Times New Roman"/>
                <w:lang w:val="vi-VN"/>
              </w:rPr>
              <w:t xml:space="preserve"> chỉnh </w:t>
            </w:r>
            <w:r w:rsidRPr="002C3B1F">
              <w:rPr>
                <w:rFonts w:ascii="Times New Roman" w:hAnsi="Times New Roman" w:cs="Times New Roman"/>
                <w:lang w:val="vi-VN"/>
              </w:rPr>
              <w:t>và</w:t>
            </w:r>
            <w:r w:rsidR="08032D5E" w:rsidRPr="002C3B1F">
              <w:rPr>
                <w:rFonts w:ascii="Times New Roman" w:hAnsi="Times New Roman" w:cs="Times New Roman"/>
                <w:lang w:val="vi-VN"/>
              </w:rPr>
              <w:t xml:space="preserve"> chuyển </w:t>
            </w:r>
            <w:r w:rsidRPr="002C3B1F">
              <w:rPr>
                <w:rFonts w:ascii="Times New Roman" w:hAnsi="Times New Roman" w:cs="Times New Roman"/>
                <w:lang w:val="vi-VN"/>
              </w:rPr>
              <w:t>qua</w:t>
            </w:r>
            <w:r w:rsidR="08032D5E" w:rsidRPr="002C3B1F">
              <w:rPr>
                <w:rFonts w:ascii="Times New Roman" w:hAnsi="Times New Roman" w:cs="Times New Roman"/>
                <w:lang w:val="vi-VN"/>
              </w:rPr>
              <w:t xml:space="preserve"> trạng thái chờ </w:t>
            </w:r>
            <w:r w:rsidRPr="002C3B1F">
              <w:rPr>
                <w:rFonts w:ascii="Times New Roman" w:hAnsi="Times New Roman" w:cs="Times New Roman"/>
                <w:lang w:val="vi-VN"/>
              </w:rPr>
              <w:t>xét duyệt</w:t>
            </w:r>
          </w:p>
        </w:tc>
      </w:tr>
      <w:tr w:rsidR="00435E33" w:rsidRPr="00B0521D" w14:paraId="1E0474E3" w14:textId="77777777" w:rsidTr="21247F41">
        <w:tc>
          <w:tcPr>
            <w:tcW w:w="957" w:type="pct"/>
            <w:shd w:val="clear" w:color="auto" w:fill="D9D9D9" w:themeFill="background1" w:themeFillShade="D9"/>
          </w:tcPr>
          <w:p w14:paraId="5938B672"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2BD5FDB4" w14:textId="582A0D6D" w:rsidR="00435E33" w:rsidRPr="00414F08" w:rsidRDefault="3632B39F" w:rsidP="004F6E79">
            <w:pPr>
              <w:pStyle w:val="ListParagraph"/>
              <w:numPr>
                <w:ilvl w:val="0"/>
                <w:numId w:val="36"/>
              </w:numPr>
              <w:rPr>
                <w:rFonts w:ascii="Times New Roman" w:hAnsi="Times New Roman" w:cs="Times New Roman"/>
              </w:rPr>
            </w:pPr>
            <w:r w:rsidRPr="00414F08">
              <w:rPr>
                <w:rFonts w:ascii="Times New Roman" w:hAnsi="Times New Roman" w:cs="Times New Roman"/>
              </w:rPr>
              <w:t xml:space="preserve">Lỗi </w:t>
            </w:r>
            <w:r w:rsidR="007B571C" w:rsidRPr="00414F08">
              <w:rPr>
                <w:rFonts w:ascii="Times New Roman" w:hAnsi="Times New Roman" w:cs="Times New Roman"/>
              </w:rPr>
              <w:t>kết nối</w:t>
            </w:r>
            <w:r w:rsidRPr="00414F08">
              <w:rPr>
                <w:rFonts w:ascii="Times New Roman" w:hAnsi="Times New Roman" w:cs="Times New Roman"/>
              </w:rPr>
              <w:t xml:space="preserve"> internet</w:t>
            </w:r>
          </w:p>
          <w:p w14:paraId="6FBC187D" w14:textId="2F3C392A" w:rsidR="00435E33" w:rsidRPr="00414F08" w:rsidRDefault="3632B39F" w:rsidP="004F6E79">
            <w:pPr>
              <w:pStyle w:val="ListParagraph"/>
              <w:numPr>
                <w:ilvl w:val="0"/>
                <w:numId w:val="36"/>
              </w:numPr>
              <w:rPr>
                <w:rFonts w:ascii="Times New Roman" w:hAnsi="Times New Roman" w:cs="Times New Roman"/>
              </w:rPr>
            </w:pPr>
            <w:r w:rsidRPr="00414F08">
              <w:rPr>
                <w:rFonts w:ascii="Times New Roman" w:hAnsi="Times New Roman" w:cs="Times New Roman"/>
              </w:rPr>
              <w:t>Chủ nhà vẫn không thay đổi thông tin vi phạm sau khi chỉnh sửa</w:t>
            </w:r>
          </w:p>
        </w:tc>
      </w:tr>
      <w:tr w:rsidR="00435E33" w:rsidRPr="00B0521D" w14:paraId="450E791D" w14:textId="77777777" w:rsidTr="21247F41">
        <w:tc>
          <w:tcPr>
            <w:tcW w:w="957" w:type="pct"/>
            <w:shd w:val="clear" w:color="auto" w:fill="D9D9D9" w:themeFill="background1" w:themeFillShade="D9"/>
          </w:tcPr>
          <w:p w14:paraId="2C04FD83"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567E4449" w14:textId="4C4F2575" w:rsidR="00435E33" w:rsidRPr="00B0521D" w:rsidRDefault="1EB5E77A">
            <w:pPr>
              <w:rPr>
                <w:rFonts w:ascii="Times New Roman" w:hAnsi="Times New Roman" w:cs="Times New Roman"/>
              </w:rPr>
            </w:pPr>
            <w:r w:rsidRPr="005D11F3">
              <w:rPr>
                <w:rFonts w:ascii="Times New Roman" w:hAnsi="Times New Roman" w:cs="Times New Roman"/>
              </w:rPr>
              <w:t>Thông tin phòng được giữ nguyên</w:t>
            </w:r>
          </w:p>
        </w:tc>
      </w:tr>
      <w:tr w:rsidR="00435E33" w:rsidRPr="00B0521D" w14:paraId="1123A535" w14:textId="77777777" w:rsidTr="21247F41">
        <w:tc>
          <w:tcPr>
            <w:tcW w:w="957" w:type="pct"/>
            <w:shd w:val="clear" w:color="auto" w:fill="D9D9D9" w:themeFill="background1" w:themeFillShade="D9"/>
          </w:tcPr>
          <w:p w14:paraId="57492A25"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3C4CD7A0" w14:textId="2FC38810" w:rsidR="00435E33" w:rsidRPr="005D11F3" w:rsidRDefault="369E8E02" w:rsidP="004F6E79">
            <w:pPr>
              <w:pStyle w:val="ListParagraph"/>
              <w:numPr>
                <w:ilvl w:val="0"/>
                <w:numId w:val="22"/>
              </w:numPr>
              <w:rPr>
                <w:rFonts w:ascii="Times New Roman" w:hAnsi="Times New Roman" w:cs="Times New Roman"/>
                <w:color w:val="000000" w:themeColor="text1"/>
              </w:rPr>
            </w:pPr>
            <w:r w:rsidRPr="005D11F3">
              <w:rPr>
                <w:rFonts w:ascii="Times New Roman" w:hAnsi="Times New Roman" w:cs="Times New Roman"/>
                <w:color w:val="000000" w:themeColor="text1"/>
              </w:rPr>
              <w:t>Nhân viên kiểm duyệt phát hiện thông tin vi phạm của hồ sơ và chuyển trạng thái hồ sơ sang vi phạm</w:t>
            </w:r>
          </w:p>
          <w:p w14:paraId="68DA277A" w14:textId="69C2B3BA" w:rsidR="00435E33" w:rsidRPr="005D11F3" w:rsidRDefault="69673E63" w:rsidP="004F6E79">
            <w:pPr>
              <w:pStyle w:val="ListParagraph"/>
              <w:numPr>
                <w:ilvl w:val="0"/>
                <w:numId w:val="22"/>
              </w:numPr>
              <w:rPr>
                <w:rFonts w:ascii="Times New Roman" w:hAnsi="Times New Roman" w:cs="Times New Roman"/>
                <w:color w:val="000000" w:themeColor="text1"/>
              </w:rPr>
            </w:pPr>
            <w:r w:rsidRPr="005D11F3">
              <w:rPr>
                <w:rFonts w:ascii="Times New Roman" w:hAnsi="Times New Roman" w:cs="Times New Roman"/>
                <w:color w:val="000000" w:themeColor="text1"/>
              </w:rPr>
              <w:t>Nhân viên kiểm duyệt thông báo hồ sơ đã chuyển sang trạng thái vi phạm đến người dùng</w:t>
            </w:r>
          </w:p>
          <w:p w14:paraId="2CE2BAC3" w14:textId="2D145904" w:rsidR="00435E33" w:rsidRPr="00B0521D" w:rsidRDefault="00040EDE" w:rsidP="004F6E79">
            <w:pPr>
              <w:pStyle w:val="ListParagraph"/>
              <w:numPr>
                <w:ilvl w:val="0"/>
                <w:numId w:val="22"/>
              </w:numPr>
              <w:rPr>
                <w:rFonts w:ascii="Times New Roman" w:hAnsi="Times New Roman" w:cs="Times New Roman"/>
                <w:color w:val="000000" w:themeColor="dark1"/>
              </w:rPr>
            </w:pPr>
            <w:r>
              <w:rPr>
                <w:rFonts w:ascii="Times New Roman" w:hAnsi="Times New Roman" w:cs="Times New Roman"/>
                <w:color w:val="000000" w:themeColor="text1"/>
              </w:rPr>
              <w:t>Chủ nhà</w:t>
            </w:r>
            <w:r w:rsidR="69673E63" w:rsidRPr="005D11F3">
              <w:rPr>
                <w:rFonts w:ascii="Times New Roman" w:hAnsi="Times New Roman" w:cs="Times New Roman"/>
                <w:color w:val="000000" w:themeColor="text1"/>
              </w:rPr>
              <w:t xml:space="preserve"> nhấn vào hồ sơ phòng</w:t>
            </w:r>
            <w:r>
              <w:rPr>
                <w:rFonts w:ascii="Times New Roman" w:hAnsi="Times New Roman" w:cs="Times New Roman"/>
                <w:color w:val="000000" w:themeColor="text1"/>
              </w:rPr>
              <w:t xml:space="preserve"> có</w:t>
            </w:r>
            <w:r w:rsidR="69673E63" w:rsidRPr="005D11F3">
              <w:rPr>
                <w:rFonts w:ascii="Times New Roman" w:hAnsi="Times New Roman" w:cs="Times New Roman"/>
                <w:color w:val="000000" w:themeColor="text1"/>
              </w:rPr>
              <w:t xml:space="preserve"> trạng thái vi phạm và chỉnh sửa thông tin phòng ,</w:t>
            </w:r>
            <w:r w:rsidR="3FD531B0" w:rsidRPr="005D11F3">
              <w:rPr>
                <w:rFonts w:ascii="Times New Roman" w:hAnsi="Times New Roman" w:cs="Times New Roman"/>
                <w:color w:val="000000" w:themeColor="text1"/>
              </w:rPr>
              <w:t>nhấn nút hoàn tất thông tin gửi lại đến bộ phận kiểm duyệt xác thực thông tin</w:t>
            </w:r>
          </w:p>
        </w:tc>
      </w:tr>
      <w:tr w:rsidR="00435E33" w:rsidRPr="00B0521D" w14:paraId="7F07946A" w14:textId="77777777" w:rsidTr="21247F41">
        <w:tc>
          <w:tcPr>
            <w:tcW w:w="957" w:type="pct"/>
            <w:shd w:val="clear" w:color="auto" w:fill="D9D9D9" w:themeFill="background1" w:themeFillShade="D9"/>
          </w:tcPr>
          <w:p w14:paraId="1C2655E4" w14:textId="4CF7DE96" w:rsidR="00435E33" w:rsidRPr="005D11F3" w:rsidRDefault="00435E33" w:rsidP="52F6D0AA">
            <w:pPr>
              <w:rPr>
                <w:rFonts w:ascii="Times New Roman" w:hAnsi="Times New Roman" w:cs="Times New Roman"/>
                <w:b/>
                <w:bCs/>
              </w:rPr>
            </w:pPr>
            <w:r w:rsidRPr="00B0521D">
              <w:rPr>
                <w:rFonts w:ascii="Times New Roman" w:hAnsi="Times New Roman" w:cs="Times New Roman"/>
                <w:b/>
              </w:rPr>
              <w:t xml:space="preserve">Alternative Flow </w:t>
            </w:r>
            <w:r w:rsidR="684AC5AF" w:rsidRPr="005D11F3">
              <w:rPr>
                <w:rFonts w:ascii="Times New Roman" w:hAnsi="Times New Roman" w:cs="Times New Roman"/>
                <w:b/>
                <w:bCs/>
              </w:rPr>
              <w:t>1</w:t>
            </w:r>
          </w:p>
          <w:p w14:paraId="1F8597FB" w14:textId="03831FD7" w:rsidR="00435E33" w:rsidRPr="00B0521D" w:rsidRDefault="00435E33">
            <w:pPr>
              <w:rPr>
                <w:rFonts w:ascii="Times New Roman" w:hAnsi="Times New Roman" w:cs="Times New Roman"/>
                <w:b/>
              </w:rPr>
            </w:pPr>
          </w:p>
        </w:tc>
        <w:tc>
          <w:tcPr>
            <w:tcW w:w="4043" w:type="pct"/>
            <w:gridSpan w:val="3"/>
          </w:tcPr>
          <w:p w14:paraId="32E3A3E6" w14:textId="77777777" w:rsidR="00435E33" w:rsidRPr="005D11F3" w:rsidRDefault="684AC5AF" w:rsidP="52F6D0AA">
            <w:pPr>
              <w:rPr>
                <w:rFonts w:ascii="Times New Roman" w:hAnsi="Times New Roman" w:cs="Times New Roman"/>
                <w:b/>
                <w:bCs/>
              </w:rPr>
            </w:pPr>
            <w:r w:rsidRPr="005D11F3">
              <w:rPr>
                <w:rFonts w:ascii="Times New Roman" w:hAnsi="Times New Roman" w:cs="Times New Roman"/>
                <w:b/>
                <w:bCs/>
              </w:rPr>
              <w:t>Lỗi kết nối Internet:</w:t>
            </w:r>
          </w:p>
          <w:p w14:paraId="632434B9" w14:textId="755F21DE" w:rsidR="00435E33" w:rsidRPr="00B0521D" w:rsidRDefault="00414F08">
            <w:pPr>
              <w:rPr>
                <w:rFonts w:ascii="Times New Roman" w:hAnsi="Times New Roman" w:cs="Times New Roman"/>
              </w:rPr>
            </w:pPr>
            <w:r>
              <w:rPr>
                <w:rFonts w:ascii="Times New Roman" w:hAnsi="Times New Roman" w:cs="Times New Roman"/>
                <w:color w:val="000000" w:themeColor="text1"/>
              </w:rPr>
              <w:t>Chủ nhà</w:t>
            </w:r>
            <w:r w:rsidR="684AC5AF" w:rsidRPr="005D11F3">
              <w:rPr>
                <w:rFonts w:ascii="Times New Roman" w:hAnsi="Times New Roman" w:cs="Times New Roman"/>
                <w:color w:val="000000" w:themeColor="text1"/>
              </w:rPr>
              <w:t xml:space="preserve"> </w:t>
            </w:r>
            <w:r w:rsidR="684AC5AF" w:rsidRPr="005D11F3">
              <w:rPr>
                <w:rFonts w:ascii="Times New Roman" w:hAnsi="Times New Roman" w:cs="Times New Roman"/>
              </w:rPr>
              <w:t>kết nối Internet và thử lại</w:t>
            </w:r>
          </w:p>
        </w:tc>
      </w:tr>
      <w:tr w:rsidR="52F6D0AA" w:rsidRPr="005D11F3" w14:paraId="3E52E0F8" w14:textId="77777777" w:rsidTr="21247F41">
        <w:trPr>
          <w:trHeight w:val="300"/>
        </w:trPr>
        <w:tc>
          <w:tcPr>
            <w:tcW w:w="957" w:type="pct"/>
            <w:shd w:val="clear" w:color="auto" w:fill="D9D9D9" w:themeFill="background1" w:themeFillShade="D9"/>
          </w:tcPr>
          <w:p w14:paraId="61C2670F" w14:textId="3BAD4CFC" w:rsidR="3490708A" w:rsidRPr="005D11F3" w:rsidRDefault="3490708A" w:rsidP="52F6D0AA">
            <w:pPr>
              <w:rPr>
                <w:rFonts w:ascii="Times New Roman" w:hAnsi="Times New Roman" w:cs="Times New Roman"/>
                <w:b/>
                <w:bCs/>
              </w:rPr>
            </w:pPr>
            <w:r w:rsidRPr="005D11F3">
              <w:rPr>
                <w:rFonts w:ascii="Times New Roman" w:hAnsi="Times New Roman" w:cs="Times New Roman"/>
                <w:b/>
                <w:bCs/>
              </w:rPr>
              <w:t xml:space="preserve">Alternative Flow </w:t>
            </w:r>
            <w:r w:rsidR="00414F08">
              <w:rPr>
                <w:rFonts w:ascii="Times New Roman" w:hAnsi="Times New Roman" w:cs="Times New Roman"/>
                <w:b/>
                <w:bCs/>
              </w:rPr>
              <w:t>2</w:t>
            </w:r>
          </w:p>
        </w:tc>
        <w:tc>
          <w:tcPr>
            <w:tcW w:w="4043" w:type="pct"/>
            <w:gridSpan w:val="3"/>
          </w:tcPr>
          <w:p w14:paraId="4F6F03BE" w14:textId="2F3C392A" w:rsidR="3490708A" w:rsidRPr="005D11F3" w:rsidRDefault="3490708A" w:rsidP="52F6D0AA">
            <w:pPr>
              <w:rPr>
                <w:rFonts w:ascii="Times New Roman" w:hAnsi="Times New Roman" w:cs="Times New Roman"/>
                <w:b/>
                <w:bCs/>
              </w:rPr>
            </w:pPr>
            <w:r w:rsidRPr="005D11F3">
              <w:rPr>
                <w:rFonts w:ascii="Times New Roman" w:hAnsi="Times New Roman" w:cs="Times New Roman"/>
                <w:b/>
                <w:bCs/>
              </w:rPr>
              <w:t>Chủ nhà vẫn không thay đổi thông tin vi phạm sau khi chỉnh sửa</w:t>
            </w:r>
          </w:p>
          <w:p w14:paraId="5736D20C" w14:textId="183858A4" w:rsidR="185DAF1E" w:rsidRPr="00040EDE" w:rsidRDefault="185DAF1E" w:rsidP="00040EDE">
            <w:pPr>
              <w:rPr>
                <w:rFonts w:ascii="Times New Roman" w:hAnsi="Times New Roman" w:cs="Times New Roman"/>
              </w:rPr>
            </w:pPr>
            <w:r w:rsidRPr="00040EDE">
              <w:rPr>
                <w:rFonts w:ascii="Times New Roman" w:hAnsi="Times New Roman" w:cs="Times New Roman"/>
              </w:rPr>
              <w:t>2b. Hồ sơ phòng vẫn còn thông tin vi phạm, nhân viên kiểm duyệt đưa lại hồ sơ cho chủ nhà và gửi thông báo tới chủ nhà</w:t>
            </w:r>
          </w:p>
          <w:p w14:paraId="75A8CF82" w14:textId="746701CF" w:rsidR="185DAF1E" w:rsidRPr="00040EDE" w:rsidRDefault="185DAF1E" w:rsidP="00040EDE">
            <w:pPr>
              <w:rPr>
                <w:rFonts w:ascii="Times New Roman" w:hAnsi="Times New Roman" w:cs="Times New Roman"/>
              </w:rPr>
            </w:pPr>
            <w:r w:rsidRPr="00040EDE">
              <w:rPr>
                <w:rFonts w:ascii="Times New Roman" w:hAnsi="Times New Roman" w:cs="Times New Roman"/>
              </w:rPr>
              <w:t>3b. Chủ nhà tiếp tục thay đổi thông tin vi phạm của hồ sơ</w:t>
            </w:r>
          </w:p>
          <w:p w14:paraId="63CFA1AF" w14:textId="5FEC5D81" w:rsidR="185DAF1E" w:rsidRPr="00040EDE" w:rsidRDefault="185DAF1E" w:rsidP="00040EDE">
            <w:pPr>
              <w:rPr>
                <w:rFonts w:ascii="Times New Roman" w:hAnsi="Times New Roman" w:cs="Times New Roman"/>
              </w:rPr>
            </w:pPr>
            <w:r w:rsidRPr="00040EDE">
              <w:rPr>
                <w:rFonts w:ascii="Times New Roman" w:hAnsi="Times New Roman" w:cs="Times New Roman"/>
              </w:rPr>
              <w:t>4b. Chủ nhà tiếp tục bước 3</w:t>
            </w:r>
          </w:p>
        </w:tc>
      </w:tr>
    </w:tbl>
    <w:p w14:paraId="3207699E" w14:textId="7367D906" w:rsidR="00435E33" w:rsidRPr="00B0521D" w:rsidRDefault="09B1E570" w:rsidP="00435E33">
      <w:pPr>
        <w:pStyle w:val="Heading3"/>
      </w:pPr>
      <w:bookmarkStart w:id="84" w:name="_Toc173188488"/>
      <w:r>
        <w:t xml:space="preserve">Usecase </w:t>
      </w:r>
      <w:r w:rsidR="495CDBF7">
        <w:t xml:space="preserve">Xem </w:t>
      </w:r>
      <w:r w:rsidR="026EE972">
        <w:t>Thống kê doanh thu các phòng</w:t>
      </w:r>
      <w:bookmarkEnd w:id="84"/>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5EF6ECBC" w14:textId="77777777" w:rsidTr="21247F41">
        <w:tc>
          <w:tcPr>
            <w:tcW w:w="957" w:type="pct"/>
            <w:shd w:val="clear" w:color="auto" w:fill="D9D9D9" w:themeFill="background1" w:themeFillShade="D9"/>
          </w:tcPr>
          <w:p w14:paraId="616B9F46"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78CA2834" w14:textId="5977DD44" w:rsidR="00435E33" w:rsidRPr="00B0521D" w:rsidRDefault="00D91276">
            <w:pPr>
              <w:rPr>
                <w:rFonts w:ascii="Times New Roman" w:hAnsi="Times New Roman" w:cs="Times New Roman"/>
              </w:rPr>
            </w:pPr>
            <w:r w:rsidRPr="00D91276">
              <w:rPr>
                <w:rFonts w:ascii="Times New Roman" w:hAnsi="Times New Roman" w:cs="Times New Roman"/>
              </w:rPr>
              <w:t>Thống kê doanh thu các phòng</w:t>
            </w:r>
          </w:p>
        </w:tc>
        <w:tc>
          <w:tcPr>
            <w:tcW w:w="626" w:type="pct"/>
            <w:shd w:val="clear" w:color="auto" w:fill="D9D9D9" w:themeFill="background1" w:themeFillShade="D9"/>
          </w:tcPr>
          <w:p w14:paraId="7E7542AE"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738C0DB6" w14:textId="6DFC3ED5" w:rsidR="00435E33" w:rsidRPr="00B0521D" w:rsidRDefault="1C5F59B3">
            <w:pPr>
              <w:rPr>
                <w:rFonts w:ascii="Times New Roman" w:hAnsi="Times New Roman" w:cs="Times New Roman"/>
              </w:rPr>
            </w:pPr>
            <w:r w:rsidRPr="2B04732C">
              <w:rPr>
                <w:rFonts w:ascii="Times New Roman" w:hAnsi="Times New Roman" w:cs="Times New Roman"/>
              </w:rPr>
              <w:t>UC</w:t>
            </w:r>
            <w:r w:rsidR="008C5342">
              <w:rPr>
                <w:rFonts w:ascii="Times New Roman" w:hAnsi="Times New Roman" w:cs="Times New Roman"/>
              </w:rPr>
              <w:t>1</w:t>
            </w:r>
            <w:r w:rsidR="00697524">
              <w:rPr>
                <w:rFonts w:ascii="Times New Roman" w:hAnsi="Times New Roman" w:cs="Times New Roman"/>
              </w:rPr>
              <w:t>2</w:t>
            </w:r>
          </w:p>
        </w:tc>
      </w:tr>
      <w:tr w:rsidR="00435E33" w:rsidRPr="00B0521D" w14:paraId="2D66FFCF" w14:textId="77777777" w:rsidTr="21247F41">
        <w:tc>
          <w:tcPr>
            <w:tcW w:w="957" w:type="pct"/>
            <w:shd w:val="clear" w:color="auto" w:fill="D9D9D9" w:themeFill="background1" w:themeFillShade="D9"/>
          </w:tcPr>
          <w:p w14:paraId="41E4DE9C"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043CD93F" w14:textId="32EBF866" w:rsidR="00435E33" w:rsidRPr="00B0521D" w:rsidRDefault="00272150">
            <w:pPr>
              <w:rPr>
                <w:rFonts w:ascii="Times New Roman" w:hAnsi="Times New Roman" w:cs="Times New Roman"/>
              </w:rPr>
            </w:pPr>
            <w:r w:rsidRPr="00272150">
              <w:rPr>
                <w:rFonts w:ascii="Times New Roman" w:hAnsi="Times New Roman" w:cs="Times New Roman"/>
              </w:rPr>
              <w:t>Chủ nhà thống kê doanh thu các phòng theo tháng</w:t>
            </w:r>
          </w:p>
        </w:tc>
      </w:tr>
      <w:tr w:rsidR="00435E33" w:rsidRPr="00B0521D" w14:paraId="716755CB" w14:textId="77777777" w:rsidTr="21247F41">
        <w:tc>
          <w:tcPr>
            <w:tcW w:w="957" w:type="pct"/>
            <w:shd w:val="clear" w:color="auto" w:fill="D9D9D9" w:themeFill="background1" w:themeFillShade="D9"/>
          </w:tcPr>
          <w:p w14:paraId="63706B55"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Actor</w:t>
            </w:r>
          </w:p>
        </w:tc>
        <w:tc>
          <w:tcPr>
            <w:tcW w:w="1542" w:type="pct"/>
          </w:tcPr>
          <w:p w14:paraId="6AD2927D" w14:textId="40F0AE0A" w:rsidR="00435E33" w:rsidRPr="00B0521D" w:rsidRDefault="00272150">
            <w:pPr>
              <w:rPr>
                <w:rFonts w:ascii="Times New Roman" w:hAnsi="Times New Roman" w:cs="Times New Roman"/>
              </w:rPr>
            </w:pPr>
            <w:r>
              <w:rPr>
                <w:rFonts w:ascii="Times New Roman" w:hAnsi="Times New Roman" w:cs="Times New Roman"/>
              </w:rPr>
              <w:t>Chủ nhà</w:t>
            </w:r>
          </w:p>
        </w:tc>
        <w:tc>
          <w:tcPr>
            <w:tcW w:w="626" w:type="pct"/>
            <w:shd w:val="clear" w:color="auto" w:fill="D9D9D9" w:themeFill="background1" w:themeFillShade="D9"/>
          </w:tcPr>
          <w:p w14:paraId="2B4AB3DB"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6BE2A881" w14:textId="2BACF835" w:rsidR="00435E33" w:rsidRPr="00B0521D" w:rsidRDefault="00DD266E">
            <w:pPr>
              <w:rPr>
                <w:rFonts w:ascii="Times New Roman" w:hAnsi="Times New Roman" w:cs="Times New Roman"/>
              </w:rPr>
            </w:pPr>
            <w:r w:rsidRPr="00DD266E">
              <w:rPr>
                <w:rFonts w:ascii="Times New Roman" w:hAnsi="Times New Roman" w:cs="Times New Roman"/>
              </w:rPr>
              <w:t>Chủ nhà muốn xem thống kê doanh thu</w:t>
            </w:r>
          </w:p>
        </w:tc>
      </w:tr>
      <w:tr w:rsidR="00435E33" w:rsidRPr="00B0521D" w14:paraId="6B8FA4EA" w14:textId="77777777" w:rsidTr="21247F41">
        <w:tc>
          <w:tcPr>
            <w:tcW w:w="957" w:type="pct"/>
            <w:shd w:val="clear" w:color="auto" w:fill="D9D9D9" w:themeFill="background1" w:themeFillShade="D9"/>
          </w:tcPr>
          <w:p w14:paraId="2453538B"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2BB8CCA5" w14:textId="6FA7FBAB" w:rsidR="00435E33" w:rsidRPr="00B0521D" w:rsidRDefault="000E51AF">
            <w:pPr>
              <w:rPr>
                <w:rFonts w:ascii="Times New Roman" w:hAnsi="Times New Roman" w:cs="Times New Roman"/>
              </w:rPr>
            </w:pPr>
            <w:r w:rsidRPr="000E51AF">
              <w:rPr>
                <w:rFonts w:ascii="Times New Roman" w:hAnsi="Times New Roman" w:cs="Times New Roman"/>
              </w:rPr>
              <w:t>Chủ nhà đã đăng nhập vào hệ thống</w:t>
            </w:r>
          </w:p>
        </w:tc>
      </w:tr>
      <w:tr w:rsidR="00435E33" w:rsidRPr="00B0521D" w14:paraId="14F15CFB" w14:textId="77777777" w:rsidTr="21247F41">
        <w:tc>
          <w:tcPr>
            <w:tcW w:w="957" w:type="pct"/>
            <w:shd w:val="clear" w:color="auto" w:fill="D9D9D9" w:themeFill="background1" w:themeFillShade="D9"/>
          </w:tcPr>
          <w:p w14:paraId="00B69016"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76C23ED5" w14:textId="4DC41C87" w:rsidR="00435E33" w:rsidRPr="00B0521D" w:rsidRDefault="00486832">
            <w:pPr>
              <w:rPr>
                <w:rFonts w:ascii="Times New Roman" w:hAnsi="Times New Roman" w:cs="Times New Roman"/>
              </w:rPr>
            </w:pPr>
            <w:r w:rsidRPr="00486832">
              <w:rPr>
                <w:rFonts w:ascii="Times New Roman" w:hAnsi="Times New Roman" w:cs="Times New Roman"/>
              </w:rPr>
              <w:t>Chủ nhà nhận được báo cáo thống kê doanh thu theo tháng của các phòng</w:t>
            </w:r>
          </w:p>
        </w:tc>
      </w:tr>
      <w:tr w:rsidR="00435E33" w:rsidRPr="00B0521D" w14:paraId="44D166E9" w14:textId="77777777" w:rsidTr="21247F41">
        <w:tc>
          <w:tcPr>
            <w:tcW w:w="957" w:type="pct"/>
            <w:shd w:val="clear" w:color="auto" w:fill="D9D9D9" w:themeFill="background1" w:themeFillShade="D9"/>
          </w:tcPr>
          <w:p w14:paraId="0A88C1E8"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3B83A804" w14:textId="533F158A" w:rsidR="001D7DBB" w:rsidRPr="001D7DBB" w:rsidRDefault="001B096C" w:rsidP="00034AF2">
            <w:pPr>
              <w:rPr>
                <w:rFonts w:ascii="Times New Roman" w:hAnsi="Times New Roman" w:cs="Times New Roman"/>
              </w:rPr>
            </w:pPr>
            <w:r>
              <w:rPr>
                <w:rFonts w:ascii="Times New Roman" w:hAnsi="Times New Roman" w:cs="Times New Roman"/>
                <w:lang w:val="vi-VN"/>
              </w:rPr>
              <w:t>Lỗi kết nối Internet</w:t>
            </w:r>
          </w:p>
        </w:tc>
      </w:tr>
      <w:tr w:rsidR="00435E33" w:rsidRPr="00B0521D" w14:paraId="785304E9" w14:textId="77777777" w:rsidTr="21247F41">
        <w:tc>
          <w:tcPr>
            <w:tcW w:w="957" w:type="pct"/>
            <w:shd w:val="clear" w:color="auto" w:fill="D9D9D9" w:themeFill="background1" w:themeFillShade="D9"/>
          </w:tcPr>
          <w:p w14:paraId="3065E119"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4F793780" w14:textId="23530907" w:rsidR="00435E33" w:rsidRPr="00B0521D" w:rsidRDefault="000F4F3E">
            <w:pPr>
              <w:rPr>
                <w:rFonts w:ascii="Times New Roman" w:hAnsi="Times New Roman" w:cs="Times New Roman"/>
              </w:rPr>
            </w:pPr>
            <w:r w:rsidRPr="007D73A7">
              <w:rPr>
                <w:rFonts w:ascii="Times New Roman" w:hAnsi="Times New Roman" w:cs="Times New Roman"/>
              </w:rPr>
              <w:t>Hệ thống hiển thị thông báo lỗi tương ứng</w:t>
            </w:r>
          </w:p>
        </w:tc>
      </w:tr>
      <w:tr w:rsidR="00435E33" w:rsidRPr="00B0521D" w14:paraId="2462B86E" w14:textId="77777777" w:rsidTr="21247F41">
        <w:tc>
          <w:tcPr>
            <w:tcW w:w="957" w:type="pct"/>
            <w:shd w:val="clear" w:color="auto" w:fill="D9D9D9" w:themeFill="background1" w:themeFillShade="D9"/>
          </w:tcPr>
          <w:p w14:paraId="23F04F90"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62A03C56" w14:textId="77777777" w:rsidR="00435E33" w:rsidRDefault="00181276" w:rsidP="004F6E79">
            <w:pPr>
              <w:pStyle w:val="ListParagraph"/>
              <w:numPr>
                <w:ilvl w:val="0"/>
                <w:numId w:val="13"/>
              </w:numPr>
              <w:rPr>
                <w:rFonts w:ascii="Times New Roman" w:hAnsi="Times New Roman" w:cs="Times New Roman"/>
                <w:color w:val="000000" w:themeColor="dark1"/>
              </w:rPr>
            </w:pPr>
            <w:r>
              <w:rPr>
                <w:rFonts w:ascii="Times New Roman" w:hAnsi="Times New Roman" w:cs="Times New Roman"/>
                <w:color w:val="000000" w:themeColor="dark1"/>
              </w:rPr>
              <w:t>Chủ nhà đăng nhập vào hệ thống</w:t>
            </w:r>
          </w:p>
          <w:p w14:paraId="59C147C9" w14:textId="7BBBA9B1" w:rsidR="00B5320E" w:rsidRDefault="00B5320E" w:rsidP="004F6E79">
            <w:pPr>
              <w:pStyle w:val="ListParagraph"/>
              <w:numPr>
                <w:ilvl w:val="0"/>
                <w:numId w:val="13"/>
              </w:numPr>
              <w:rPr>
                <w:rFonts w:ascii="Times New Roman" w:hAnsi="Times New Roman" w:cs="Times New Roman"/>
                <w:color w:val="000000" w:themeColor="dark1"/>
              </w:rPr>
            </w:pPr>
            <w:r>
              <w:rPr>
                <w:rFonts w:ascii="Times New Roman" w:hAnsi="Times New Roman" w:cs="Times New Roman"/>
                <w:color w:val="000000" w:themeColor="dark1"/>
              </w:rPr>
              <w:t>Chủ nhà chọn</w:t>
            </w:r>
            <w:r w:rsidR="00872772">
              <w:rPr>
                <w:rFonts w:ascii="Times New Roman" w:hAnsi="Times New Roman" w:cs="Times New Roman"/>
                <w:color w:val="000000" w:themeColor="dark1"/>
              </w:rPr>
              <w:t xml:space="preserve"> phòng và chọn</w:t>
            </w:r>
            <w:r>
              <w:rPr>
                <w:rFonts w:ascii="Times New Roman" w:hAnsi="Times New Roman" w:cs="Times New Roman"/>
                <w:color w:val="000000" w:themeColor="dark1"/>
              </w:rPr>
              <w:t xml:space="preserve"> khoảng thời gian muốn thống kê (theo tháng)</w:t>
            </w:r>
          </w:p>
          <w:p w14:paraId="02914A96" w14:textId="77777777" w:rsidR="001D7DBB" w:rsidRDefault="00872772" w:rsidP="004F6E79">
            <w:pPr>
              <w:pStyle w:val="ListParagraph"/>
              <w:numPr>
                <w:ilvl w:val="0"/>
                <w:numId w:val="13"/>
              </w:numPr>
              <w:rPr>
                <w:rFonts w:ascii="Times New Roman" w:hAnsi="Times New Roman" w:cs="Times New Roman"/>
                <w:color w:val="000000" w:themeColor="dark1"/>
              </w:rPr>
            </w:pPr>
            <w:r>
              <w:rPr>
                <w:rFonts w:ascii="Times New Roman" w:hAnsi="Times New Roman" w:cs="Times New Roman"/>
                <w:color w:val="000000" w:themeColor="dark1"/>
              </w:rPr>
              <w:t xml:space="preserve">Hệ thống </w:t>
            </w:r>
            <w:r w:rsidR="00F96CE0">
              <w:rPr>
                <w:rFonts w:ascii="Times New Roman" w:hAnsi="Times New Roman" w:cs="Times New Roman"/>
                <w:color w:val="000000" w:themeColor="dark1"/>
              </w:rPr>
              <w:t>xử lý thông tin</w:t>
            </w:r>
          </w:p>
          <w:p w14:paraId="505DB90E" w14:textId="77777777" w:rsidR="00F96CE0" w:rsidRDefault="00F96CE0" w:rsidP="004F6E79">
            <w:pPr>
              <w:pStyle w:val="ListParagraph"/>
              <w:numPr>
                <w:ilvl w:val="0"/>
                <w:numId w:val="13"/>
              </w:numPr>
              <w:rPr>
                <w:rFonts w:ascii="Times New Roman" w:hAnsi="Times New Roman" w:cs="Times New Roman"/>
                <w:color w:val="000000" w:themeColor="dark1"/>
              </w:rPr>
            </w:pPr>
            <w:r>
              <w:rPr>
                <w:rFonts w:ascii="Times New Roman" w:hAnsi="Times New Roman" w:cs="Times New Roman"/>
                <w:color w:val="000000" w:themeColor="dark1"/>
              </w:rPr>
              <w:t>Hệ thống hiển thị báo cáo cho chủ nhà</w:t>
            </w:r>
          </w:p>
          <w:p w14:paraId="552916F6" w14:textId="1E190D1B" w:rsidR="00F96CE0" w:rsidRPr="00181276" w:rsidRDefault="00F96CE0" w:rsidP="004F6E79">
            <w:pPr>
              <w:pStyle w:val="ListParagraph"/>
              <w:numPr>
                <w:ilvl w:val="0"/>
                <w:numId w:val="13"/>
              </w:numPr>
              <w:rPr>
                <w:rFonts w:ascii="Times New Roman" w:hAnsi="Times New Roman" w:cs="Times New Roman"/>
                <w:color w:val="000000" w:themeColor="dark1"/>
              </w:rPr>
            </w:pPr>
            <w:r>
              <w:rPr>
                <w:rFonts w:ascii="Times New Roman" w:hAnsi="Times New Roman" w:cs="Times New Roman"/>
                <w:color w:val="000000" w:themeColor="dark1"/>
              </w:rPr>
              <w:t xml:space="preserve">Chủ nhà nhận được báo cáo </w:t>
            </w:r>
          </w:p>
        </w:tc>
      </w:tr>
      <w:tr w:rsidR="00435E33" w:rsidRPr="00B0521D" w14:paraId="0E2CA65C" w14:textId="77777777" w:rsidTr="21247F41">
        <w:tc>
          <w:tcPr>
            <w:tcW w:w="957" w:type="pct"/>
            <w:shd w:val="clear" w:color="auto" w:fill="D9D9D9" w:themeFill="background1" w:themeFillShade="D9"/>
          </w:tcPr>
          <w:p w14:paraId="7A4A1E5D" w14:textId="698FB2F0"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004441B8">
              <w:rPr>
                <w:rFonts w:ascii="Times New Roman" w:hAnsi="Times New Roman" w:cs="Times New Roman"/>
                <w:b/>
              </w:rPr>
              <w:t>1</w:t>
            </w:r>
          </w:p>
        </w:tc>
        <w:tc>
          <w:tcPr>
            <w:tcW w:w="4043" w:type="pct"/>
            <w:gridSpan w:val="3"/>
          </w:tcPr>
          <w:p w14:paraId="6847B63A" w14:textId="77777777" w:rsidR="00624C28" w:rsidRDefault="001B096C" w:rsidP="00624C28">
            <w:pPr>
              <w:rPr>
                <w:rFonts w:ascii="Times New Roman" w:hAnsi="Times New Roman" w:cs="Times New Roman"/>
                <w:b/>
                <w:bCs/>
              </w:rPr>
            </w:pPr>
            <w:r>
              <w:rPr>
                <w:rFonts w:ascii="Times New Roman" w:hAnsi="Times New Roman" w:cs="Times New Roman"/>
                <w:b/>
                <w:bCs/>
              </w:rPr>
              <w:t>Lỗi kết nối Internet</w:t>
            </w:r>
            <w:r w:rsidR="00624C28">
              <w:rPr>
                <w:rFonts w:ascii="Times New Roman" w:hAnsi="Times New Roman" w:cs="Times New Roman"/>
                <w:b/>
                <w:bCs/>
              </w:rPr>
              <w:t>:</w:t>
            </w:r>
          </w:p>
          <w:p w14:paraId="087BBDCA" w14:textId="0D2E8922" w:rsidR="00435E33" w:rsidRPr="00B0521D" w:rsidRDefault="00C51E1A" w:rsidP="00624C28">
            <w:pPr>
              <w:rPr>
                <w:rFonts w:ascii="Times New Roman" w:hAnsi="Times New Roman" w:cs="Times New Roman"/>
              </w:rPr>
            </w:pPr>
            <w:r>
              <w:rPr>
                <w:rFonts w:ascii="Times New Roman" w:hAnsi="Times New Roman" w:cs="Times New Roman"/>
                <w:color w:val="000000" w:themeColor="dark1"/>
              </w:rPr>
              <w:t>Chủ nhà</w:t>
            </w:r>
            <w:r w:rsidR="00624C28">
              <w:rPr>
                <w:rFonts w:ascii="Times New Roman" w:hAnsi="Times New Roman" w:cs="Times New Roman"/>
                <w:color w:val="000000" w:themeColor="dark1"/>
              </w:rPr>
              <w:t xml:space="preserve"> </w:t>
            </w:r>
            <w:r w:rsidR="00624C28">
              <w:rPr>
                <w:rFonts w:ascii="Times New Roman" w:hAnsi="Times New Roman" w:cs="Times New Roman"/>
              </w:rPr>
              <w:t>kết nối Internet và thử lại</w:t>
            </w:r>
          </w:p>
        </w:tc>
      </w:tr>
    </w:tbl>
    <w:p w14:paraId="6F38D08F" w14:textId="7DE55638" w:rsidR="00435E33" w:rsidRPr="00B0521D" w:rsidRDefault="09B1E570" w:rsidP="00435E33">
      <w:pPr>
        <w:pStyle w:val="Heading3"/>
      </w:pPr>
      <w:bookmarkStart w:id="85" w:name="_Toc173188489"/>
      <w:r>
        <w:t xml:space="preserve">Usecase </w:t>
      </w:r>
      <w:r w:rsidR="094AAE56">
        <w:t>Xem thông tin khách thuê</w:t>
      </w:r>
      <w:bookmarkEnd w:id="85"/>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13E7CD22" w14:textId="77777777" w:rsidTr="21247F41">
        <w:tc>
          <w:tcPr>
            <w:tcW w:w="957" w:type="pct"/>
            <w:shd w:val="clear" w:color="auto" w:fill="D9D9D9" w:themeFill="background1" w:themeFillShade="D9"/>
          </w:tcPr>
          <w:p w14:paraId="71A60245"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8B208E1" w14:textId="5A3D642C" w:rsidR="00435E33" w:rsidRPr="00B0521D" w:rsidRDefault="000A6337">
            <w:pPr>
              <w:rPr>
                <w:rFonts w:ascii="Times New Roman" w:hAnsi="Times New Roman" w:cs="Times New Roman"/>
              </w:rPr>
            </w:pPr>
            <w:r>
              <w:rPr>
                <w:rFonts w:ascii="Times New Roman" w:hAnsi="Times New Roman" w:cs="Times New Roman"/>
              </w:rPr>
              <w:t>X</w:t>
            </w:r>
            <w:r w:rsidRPr="000A6337">
              <w:rPr>
                <w:rFonts w:ascii="Times New Roman" w:hAnsi="Times New Roman" w:cs="Times New Roman"/>
              </w:rPr>
              <w:t>em thông tin khách thuê</w:t>
            </w:r>
          </w:p>
        </w:tc>
        <w:tc>
          <w:tcPr>
            <w:tcW w:w="626" w:type="pct"/>
            <w:shd w:val="clear" w:color="auto" w:fill="D9D9D9" w:themeFill="background1" w:themeFillShade="D9"/>
          </w:tcPr>
          <w:p w14:paraId="310B644D"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1D13992B" w14:textId="428B9A82" w:rsidR="00435E33" w:rsidRPr="00B0521D" w:rsidRDefault="5A6964DF">
            <w:pPr>
              <w:rPr>
                <w:rFonts w:ascii="Times New Roman" w:hAnsi="Times New Roman" w:cs="Times New Roman"/>
              </w:rPr>
            </w:pPr>
            <w:r w:rsidRPr="2B04732C">
              <w:rPr>
                <w:rFonts w:ascii="Times New Roman" w:hAnsi="Times New Roman" w:cs="Times New Roman"/>
              </w:rPr>
              <w:t>UC</w:t>
            </w:r>
            <w:r w:rsidR="00D32170">
              <w:rPr>
                <w:rFonts w:ascii="Times New Roman" w:hAnsi="Times New Roman" w:cs="Times New Roman"/>
              </w:rPr>
              <w:t>1</w:t>
            </w:r>
            <w:r w:rsidR="000759CF">
              <w:rPr>
                <w:rFonts w:ascii="Times New Roman" w:hAnsi="Times New Roman" w:cs="Times New Roman"/>
              </w:rPr>
              <w:t>3</w:t>
            </w:r>
          </w:p>
        </w:tc>
      </w:tr>
      <w:tr w:rsidR="00435E33" w:rsidRPr="00B0521D" w14:paraId="1769F998" w14:textId="77777777" w:rsidTr="21247F41">
        <w:tc>
          <w:tcPr>
            <w:tcW w:w="957" w:type="pct"/>
            <w:shd w:val="clear" w:color="auto" w:fill="D9D9D9" w:themeFill="background1" w:themeFillShade="D9"/>
          </w:tcPr>
          <w:p w14:paraId="3EB541E8"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4AAE2FBB" w14:textId="36788B7A" w:rsidR="00435E33" w:rsidRPr="00B0521D" w:rsidRDefault="000A6337">
            <w:pPr>
              <w:rPr>
                <w:rFonts w:ascii="Times New Roman" w:hAnsi="Times New Roman" w:cs="Times New Roman"/>
              </w:rPr>
            </w:pPr>
            <w:r w:rsidRPr="000A6337">
              <w:rPr>
                <w:rFonts w:ascii="Times New Roman" w:hAnsi="Times New Roman" w:cs="Times New Roman"/>
              </w:rPr>
              <w:t>Chủ nhà muốn xem thông tin khách thuê</w:t>
            </w:r>
          </w:p>
        </w:tc>
      </w:tr>
      <w:tr w:rsidR="00435E33" w:rsidRPr="00B0521D" w14:paraId="5DA8E6CB" w14:textId="77777777" w:rsidTr="21247F41">
        <w:tc>
          <w:tcPr>
            <w:tcW w:w="957" w:type="pct"/>
            <w:shd w:val="clear" w:color="auto" w:fill="D9D9D9" w:themeFill="background1" w:themeFillShade="D9"/>
          </w:tcPr>
          <w:p w14:paraId="5798FBD5"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2301FC63" w14:textId="441E66A0" w:rsidR="00435E33" w:rsidRPr="00B0521D" w:rsidRDefault="000A6337">
            <w:pPr>
              <w:rPr>
                <w:rFonts w:ascii="Times New Roman" w:hAnsi="Times New Roman" w:cs="Times New Roman"/>
              </w:rPr>
            </w:pPr>
            <w:r>
              <w:rPr>
                <w:rFonts w:ascii="Times New Roman" w:hAnsi="Times New Roman" w:cs="Times New Roman"/>
              </w:rPr>
              <w:t>Chủ nhà</w:t>
            </w:r>
          </w:p>
        </w:tc>
        <w:tc>
          <w:tcPr>
            <w:tcW w:w="626" w:type="pct"/>
            <w:shd w:val="clear" w:color="auto" w:fill="D9D9D9" w:themeFill="background1" w:themeFillShade="D9"/>
          </w:tcPr>
          <w:p w14:paraId="1E3C2BEC"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056DBAEE" w14:textId="5CBBA6B2" w:rsidR="00435E33" w:rsidRPr="00B0521D" w:rsidRDefault="00363625">
            <w:pPr>
              <w:rPr>
                <w:rFonts w:ascii="Times New Roman" w:hAnsi="Times New Roman" w:cs="Times New Roman"/>
              </w:rPr>
            </w:pPr>
            <w:r>
              <w:rPr>
                <w:rFonts w:ascii="Times New Roman" w:hAnsi="Times New Roman" w:cs="Times New Roman"/>
              </w:rPr>
              <w:t xml:space="preserve">Chủ nhà </w:t>
            </w:r>
            <w:r w:rsidR="00066711">
              <w:rPr>
                <w:rFonts w:ascii="Times New Roman" w:hAnsi="Times New Roman" w:cs="Times New Roman"/>
              </w:rPr>
              <w:t>nhấn ‘Xem thông tin’</w:t>
            </w:r>
            <w:r w:rsidR="00AD5454">
              <w:rPr>
                <w:rFonts w:ascii="Times New Roman" w:hAnsi="Times New Roman" w:cs="Times New Roman"/>
              </w:rPr>
              <w:t xml:space="preserve"> ở mục Quản lý thuê phòng</w:t>
            </w:r>
          </w:p>
        </w:tc>
      </w:tr>
      <w:tr w:rsidR="00435E33" w:rsidRPr="00B0521D" w14:paraId="165F328E" w14:textId="77777777" w:rsidTr="21247F41">
        <w:tc>
          <w:tcPr>
            <w:tcW w:w="957" w:type="pct"/>
            <w:shd w:val="clear" w:color="auto" w:fill="D9D9D9" w:themeFill="background1" w:themeFillShade="D9"/>
          </w:tcPr>
          <w:p w14:paraId="33AAEBA3"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01FBEA03" w14:textId="1CCB9AE8" w:rsidR="001A3559" w:rsidRDefault="004441B8">
            <w:pPr>
              <w:rPr>
                <w:rFonts w:ascii="Times New Roman" w:hAnsi="Times New Roman" w:cs="Times New Roman"/>
              </w:rPr>
            </w:pPr>
            <w:r w:rsidRPr="004441B8">
              <w:rPr>
                <w:rFonts w:ascii="Times New Roman" w:hAnsi="Times New Roman" w:cs="Times New Roman"/>
              </w:rPr>
              <w:t>Chủ nhà đã đăng nhập vào hệ thống</w:t>
            </w:r>
          </w:p>
          <w:p w14:paraId="3F1EA9A7" w14:textId="7C9F2FDB" w:rsidR="00435E33" w:rsidRPr="00B0521D" w:rsidRDefault="001A3559">
            <w:pPr>
              <w:rPr>
                <w:rFonts w:ascii="Times New Roman" w:hAnsi="Times New Roman" w:cs="Times New Roman"/>
              </w:rPr>
            </w:pPr>
            <w:r w:rsidRPr="001A3559">
              <w:rPr>
                <w:rFonts w:ascii="Times New Roman" w:hAnsi="Times New Roman" w:cs="Times New Roman"/>
              </w:rPr>
              <w:t>Có khách thuê đã/đang thuê phòng của chủ nhà</w:t>
            </w:r>
          </w:p>
        </w:tc>
      </w:tr>
      <w:tr w:rsidR="00435E33" w:rsidRPr="00B0521D" w14:paraId="5411E3D7" w14:textId="77777777" w:rsidTr="21247F41">
        <w:tc>
          <w:tcPr>
            <w:tcW w:w="957" w:type="pct"/>
            <w:shd w:val="clear" w:color="auto" w:fill="D9D9D9" w:themeFill="background1" w:themeFillShade="D9"/>
          </w:tcPr>
          <w:p w14:paraId="5D231E9E"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275A739C" w14:textId="06504554" w:rsidR="00435E33" w:rsidRPr="00B0521D" w:rsidRDefault="001966B2">
            <w:pPr>
              <w:rPr>
                <w:rFonts w:ascii="Times New Roman" w:hAnsi="Times New Roman" w:cs="Times New Roman"/>
              </w:rPr>
            </w:pPr>
            <w:r>
              <w:rPr>
                <w:rFonts w:ascii="Times New Roman" w:hAnsi="Times New Roman" w:cs="Times New Roman"/>
              </w:rPr>
              <w:t>Chủ nhà xem thông tin khách thuê phòng thành công</w:t>
            </w:r>
          </w:p>
        </w:tc>
      </w:tr>
      <w:tr w:rsidR="00435E33" w:rsidRPr="00B0521D" w14:paraId="54A28ADD" w14:textId="77777777" w:rsidTr="21247F41">
        <w:tc>
          <w:tcPr>
            <w:tcW w:w="957" w:type="pct"/>
            <w:shd w:val="clear" w:color="auto" w:fill="D9D9D9" w:themeFill="background1" w:themeFillShade="D9"/>
          </w:tcPr>
          <w:p w14:paraId="4D5E8379"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3DE6A707" w14:textId="2DDC57E8" w:rsidR="00435E33" w:rsidRPr="00B0521D" w:rsidRDefault="001B096C">
            <w:pPr>
              <w:rPr>
                <w:rFonts w:ascii="Times New Roman" w:hAnsi="Times New Roman" w:cs="Times New Roman"/>
              </w:rPr>
            </w:pPr>
            <w:r>
              <w:rPr>
                <w:rFonts w:ascii="Times New Roman" w:hAnsi="Times New Roman" w:cs="Times New Roman"/>
                <w:lang w:val="vi-VN"/>
              </w:rPr>
              <w:t>Lỗi kết nối Internet</w:t>
            </w:r>
          </w:p>
        </w:tc>
      </w:tr>
      <w:tr w:rsidR="00435E33" w:rsidRPr="00B0521D" w14:paraId="4BC56106" w14:textId="77777777" w:rsidTr="21247F41">
        <w:tc>
          <w:tcPr>
            <w:tcW w:w="957" w:type="pct"/>
            <w:shd w:val="clear" w:color="auto" w:fill="D9D9D9" w:themeFill="background1" w:themeFillShade="D9"/>
          </w:tcPr>
          <w:p w14:paraId="7AB61986"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36FE1055" w14:textId="6AB8DABD" w:rsidR="00435E33" w:rsidRPr="00B0521D" w:rsidRDefault="001A69CF">
            <w:pPr>
              <w:rPr>
                <w:rFonts w:ascii="Times New Roman" w:hAnsi="Times New Roman" w:cs="Times New Roman"/>
              </w:rPr>
            </w:pPr>
            <w:r>
              <w:rPr>
                <w:rFonts w:ascii="Times New Roman" w:hAnsi="Times New Roman" w:cs="Times New Roman"/>
              </w:rPr>
              <w:t>Không xem được thông tin khách thuê</w:t>
            </w:r>
          </w:p>
        </w:tc>
      </w:tr>
      <w:tr w:rsidR="00435E33" w:rsidRPr="00B0521D" w14:paraId="58482DDB" w14:textId="77777777" w:rsidTr="21247F41">
        <w:tc>
          <w:tcPr>
            <w:tcW w:w="957" w:type="pct"/>
            <w:shd w:val="clear" w:color="auto" w:fill="D9D9D9" w:themeFill="background1" w:themeFillShade="D9"/>
          </w:tcPr>
          <w:p w14:paraId="6E27FC58"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2C7DD696" w14:textId="77777777" w:rsidR="00435E33" w:rsidRDefault="00F41096" w:rsidP="004F6E79">
            <w:pPr>
              <w:pStyle w:val="ListParagraph"/>
              <w:numPr>
                <w:ilvl w:val="0"/>
                <w:numId w:val="14"/>
              </w:numPr>
              <w:rPr>
                <w:rFonts w:ascii="Times New Roman" w:hAnsi="Times New Roman" w:cs="Times New Roman"/>
                <w:color w:val="000000" w:themeColor="dark1"/>
              </w:rPr>
            </w:pPr>
            <w:r>
              <w:rPr>
                <w:rFonts w:ascii="Times New Roman" w:hAnsi="Times New Roman" w:cs="Times New Roman"/>
                <w:color w:val="000000" w:themeColor="dark1"/>
              </w:rPr>
              <w:t>Chủ nhà đăng nhập vào hệ thống</w:t>
            </w:r>
          </w:p>
          <w:p w14:paraId="75AE8393" w14:textId="77777777" w:rsidR="00F41096" w:rsidRDefault="00F41096" w:rsidP="004F6E79">
            <w:pPr>
              <w:pStyle w:val="ListParagraph"/>
              <w:numPr>
                <w:ilvl w:val="0"/>
                <w:numId w:val="14"/>
              </w:numPr>
              <w:rPr>
                <w:rFonts w:ascii="Times New Roman" w:hAnsi="Times New Roman" w:cs="Times New Roman"/>
                <w:color w:val="000000" w:themeColor="dark1"/>
              </w:rPr>
            </w:pPr>
            <w:r>
              <w:rPr>
                <w:rFonts w:ascii="Times New Roman" w:hAnsi="Times New Roman" w:cs="Times New Roman"/>
                <w:color w:val="000000" w:themeColor="dark1"/>
              </w:rPr>
              <w:t xml:space="preserve">Chủ nhà chọn mục Quản lý thuê phòng và nhấn ‘Xem thông tin’ </w:t>
            </w:r>
            <w:r w:rsidR="007E17F5">
              <w:rPr>
                <w:rFonts w:ascii="Times New Roman" w:hAnsi="Times New Roman" w:cs="Times New Roman"/>
                <w:color w:val="000000" w:themeColor="dark1"/>
              </w:rPr>
              <w:t>khách ở phòng cần xem</w:t>
            </w:r>
          </w:p>
          <w:p w14:paraId="0F089BA8" w14:textId="5373EB0F" w:rsidR="007E17F5" w:rsidRPr="00F41096" w:rsidRDefault="00C51E1A" w:rsidP="004F6E79">
            <w:pPr>
              <w:pStyle w:val="ListParagraph"/>
              <w:numPr>
                <w:ilvl w:val="0"/>
                <w:numId w:val="14"/>
              </w:numPr>
              <w:rPr>
                <w:rFonts w:ascii="Times New Roman" w:hAnsi="Times New Roman" w:cs="Times New Roman"/>
                <w:color w:val="000000" w:themeColor="dark1"/>
              </w:rPr>
            </w:pPr>
            <w:r>
              <w:rPr>
                <w:rFonts w:ascii="Times New Roman" w:hAnsi="Times New Roman" w:cs="Times New Roman"/>
                <w:color w:val="000000" w:themeColor="dark1"/>
              </w:rPr>
              <w:t>Chủ nhà xem thông tin khách thuê thành công</w:t>
            </w:r>
          </w:p>
        </w:tc>
      </w:tr>
      <w:tr w:rsidR="00435E33" w:rsidRPr="00B0521D" w14:paraId="6C4AD4AD" w14:textId="77777777" w:rsidTr="21247F41">
        <w:tc>
          <w:tcPr>
            <w:tcW w:w="957" w:type="pct"/>
            <w:shd w:val="clear" w:color="auto" w:fill="D9D9D9" w:themeFill="background1" w:themeFillShade="D9"/>
          </w:tcPr>
          <w:p w14:paraId="641422BE"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133120E6" w14:textId="77777777" w:rsidR="00C51E1A" w:rsidRDefault="001B096C" w:rsidP="00C51E1A">
            <w:pPr>
              <w:rPr>
                <w:rFonts w:ascii="Times New Roman" w:hAnsi="Times New Roman" w:cs="Times New Roman"/>
                <w:b/>
                <w:bCs/>
              </w:rPr>
            </w:pPr>
            <w:r>
              <w:rPr>
                <w:rFonts w:ascii="Times New Roman" w:hAnsi="Times New Roman" w:cs="Times New Roman"/>
                <w:b/>
                <w:bCs/>
              </w:rPr>
              <w:t>Lỗi kết nối Internet</w:t>
            </w:r>
            <w:r w:rsidR="00C51E1A">
              <w:rPr>
                <w:rFonts w:ascii="Times New Roman" w:hAnsi="Times New Roman" w:cs="Times New Roman"/>
                <w:b/>
                <w:bCs/>
              </w:rPr>
              <w:t>:</w:t>
            </w:r>
          </w:p>
          <w:p w14:paraId="7385BA59" w14:textId="167F7BE9" w:rsidR="00435E33" w:rsidRPr="00B0521D" w:rsidRDefault="00C51E1A" w:rsidP="00C51E1A">
            <w:pPr>
              <w:rPr>
                <w:rFonts w:ascii="Times New Roman" w:hAnsi="Times New Roman" w:cs="Times New Roman"/>
              </w:rPr>
            </w:pPr>
            <w:r>
              <w:rPr>
                <w:rFonts w:ascii="Times New Roman" w:hAnsi="Times New Roman" w:cs="Times New Roman"/>
                <w:color w:val="000000" w:themeColor="dark1"/>
              </w:rPr>
              <w:t xml:space="preserve">Chủ nhà </w:t>
            </w:r>
            <w:r>
              <w:rPr>
                <w:rFonts w:ascii="Times New Roman" w:hAnsi="Times New Roman" w:cs="Times New Roman"/>
              </w:rPr>
              <w:t>kết nối Internet và thử lại</w:t>
            </w:r>
          </w:p>
        </w:tc>
      </w:tr>
      <w:tr w:rsidR="00435E33" w:rsidRPr="00B0521D" w14:paraId="00CA7C33" w14:textId="77777777" w:rsidTr="21247F41">
        <w:tc>
          <w:tcPr>
            <w:tcW w:w="957" w:type="pct"/>
            <w:shd w:val="clear" w:color="auto" w:fill="D9D9D9" w:themeFill="background1" w:themeFillShade="D9"/>
          </w:tcPr>
          <w:p w14:paraId="0DCDE3DE" w14:textId="77777777" w:rsidR="00435E33" w:rsidRPr="00B0521D" w:rsidRDefault="00435E33">
            <w:pPr>
              <w:rPr>
                <w:rFonts w:ascii="Times New Roman" w:hAnsi="Times New Roman" w:cs="Times New Roman"/>
                <w:b/>
              </w:rPr>
            </w:pPr>
          </w:p>
        </w:tc>
        <w:tc>
          <w:tcPr>
            <w:tcW w:w="4043" w:type="pct"/>
            <w:gridSpan w:val="3"/>
          </w:tcPr>
          <w:p w14:paraId="2EAB683B" w14:textId="77777777" w:rsidR="00435E33" w:rsidRPr="00B0521D" w:rsidRDefault="00435E33">
            <w:pPr>
              <w:rPr>
                <w:rFonts w:ascii="Times New Roman" w:hAnsi="Times New Roman" w:cs="Times New Roman"/>
              </w:rPr>
            </w:pPr>
          </w:p>
        </w:tc>
      </w:tr>
    </w:tbl>
    <w:p w14:paraId="122BED82" w14:textId="1A4CB296" w:rsidR="00826853" w:rsidRDefault="170B2B0F">
      <w:pPr>
        <w:pStyle w:val="Heading3"/>
      </w:pPr>
      <w:bookmarkStart w:id="86" w:name="_Toc173188490"/>
      <w:r>
        <w:lastRenderedPageBreak/>
        <w:t xml:space="preserve">Usecase </w:t>
      </w:r>
      <w:r w:rsidR="6A6AA141">
        <w:t>Xem danh sách phòng cho thuê</w:t>
      </w:r>
      <w:r w:rsidR="5F4866E5">
        <w:t xml:space="preserve"> theo trạng thái</w:t>
      </w:r>
      <w:bookmarkEnd w:id="86"/>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C77AF1" w:rsidRPr="002C3B1F" w14:paraId="5BC683CB" w14:textId="77777777" w:rsidTr="00874A64">
        <w:tc>
          <w:tcPr>
            <w:tcW w:w="957" w:type="pct"/>
            <w:shd w:val="clear" w:color="auto" w:fill="D9D9D9" w:themeFill="background1" w:themeFillShade="D9"/>
          </w:tcPr>
          <w:p w14:paraId="620A5BC3"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Name</w:t>
            </w:r>
          </w:p>
        </w:tc>
        <w:tc>
          <w:tcPr>
            <w:tcW w:w="1542" w:type="pct"/>
          </w:tcPr>
          <w:p w14:paraId="426F219B" w14:textId="77777777" w:rsidR="00C77AF1" w:rsidRPr="002C3B1F" w:rsidRDefault="00C77AF1" w:rsidP="00874A64">
            <w:pPr>
              <w:rPr>
                <w:rFonts w:ascii="Times New Roman" w:hAnsi="Times New Roman" w:cs="Times New Roman"/>
              </w:rPr>
            </w:pPr>
            <w:r w:rsidRPr="002C3B1F">
              <w:rPr>
                <w:rFonts w:ascii="Times New Roman" w:hAnsi="Times New Roman" w:cs="Times New Roman"/>
              </w:rPr>
              <w:t>Xem danh sách phòng cho thuê</w:t>
            </w:r>
            <w:r w:rsidRPr="7EC67CC1">
              <w:rPr>
                <w:rFonts w:ascii="Times New Roman" w:hAnsi="Times New Roman" w:cs="Times New Roman"/>
              </w:rPr>
              <w:t xml:space="preserve"> theo trạng thái</w:t>
            </w:r>
          </w:p>
        </w:tc>
        <w:tc>
          <w:tcPr>
            <w:tcW w:w="626" w:type="pct"/>
            <w:shd w:val="clear" w:color="auto" w:fill="D9D9D9" w:themeFill="background1" w:themeFillShade="D9"/>
          </w:tcPr>
          <w:p w14:paraId="3C690203" w14:textId="77777777" w:rsidR="00C77AF1" w:rsidRPr="002C3B1F" w:rsidRDefault="00C77AF1" w:rsidP="00874A64">
            <w:pPr>
              <w:rPr>
                <w:rFonts w:ascii="Times New Roman" w:hAnsi="Times New Roman" w:cs="Times New Roman"/>
              </w:rPr>
            </w:pPr>
            <w:r w:rsidRPr="002C3B1F">
              <w:rPr>
                <w:rFonts w:ascii="Times New Roman" w:hAnsi="Times New Roman" w:cs="Times New Roman"/>
                <w:b/>
              </w:rPr>
              <w:t>Code</w:t>
            </w:r>
          </w:p>
        </w:tc>
        <w:tc>
          <w:tcPr>
            <w:tcW w:w="1875" w:type="pct"/>
          </w:tcPr>
          <w:p w14:paraId="237F0A9A" w14:textId="1AD50035" w:rsidR="00C77AF1" w:rsidRPr="002C3B1F" w:rsidRDefault="00C77AF1" w:rsidP="00874A64">
            <w:pPr>
              <w:rPr>
                <w:rFonts w:ascii="Times New Roman" w:hAnsi="Times New Roman" w:cs="Times New Roman"/>
              </w:rPr>
            </w:pPr>
            <w:r w:rsidRPr="2B04732C">
              <w:rPr>
                <w:rFonts w:ascii="Times New Roman" w:hAnsi="Times New Roman" w:cs="Times New Roman"/>
              </w:rPr>
              <w:t>UC</w:t>
            </w:r>
            <w:r w:rsidR="00D32170">
              <w:rPr>
                <w:rFonts w:ascii="Times New Roman" w:hAnsi="Times New Roman" w:cs="Times New Roman"/>
              </w:rPr>
              <w:t>1</w:t>
            </w:r>
            <w:r w:rsidR="000759CF">
              <w:rPr>
                <w:rFonts w:ascii="Times New Roman" w:hAnsi="Times New Roman" w:cs="Times New Roman"/>
              </w:rPr>
              <w:t>4</w:t>
            </w:r>
          </w:p>
        </w:tc>
      </w:tr>
      <w:tr w:rsidR="00C77AF1" w:rsidRPr="002C3B1F" w14:paraId="205BF216" w14:textId="77777777" w:rsidTr="00874A64">
        <w:tc>
          <w:tcPr>
            <w:tcW w:w="957" w:type="pct"/>
            <w:shd w:val="clear" w:color="auto" w:fill="D9D9D9" w:themeFill="background1" w:themeFillShade="D9"/>
          </w:tcPr>
          <w:p w14:paraId="69BAF862"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Description</w:t>
            </w:r>
          </w:p>
        </w:tc>
        <w:tc>
          <w:tcPr>
            <w:tcW w:w="4043" w:type="pct"/>
            <w:gridSpan w:val="3"/>
          </w:tcPr>
          <w:p w14:paraId="44D7A82F" w14:textId="77777777" w:rsidR="00C77AF1" w:rsidRPr="002C3B1F" w:rsidRDefault="00C77AF1" w:rsidP="00874A64">
            <w:pPr>
              <w:rPr>
                <w:rFonts w:ascii="Times New Roman" w:hAnsi="Times New Roman" w:cs="Times New Roman"/>
              </w:rPr>
            </w:pPr>
            <w:r>
              <w:rPr>
                <w:rFonts w:ascii="Times New Roman" w:hAnsi="Times New Roman" w:cs="Times New Roman"/>
              </w:rPr>
              <w:t>Chủ nhà có thể xem các căn phòng theo từng trạng thái căn phòng hiện tại</w:t>
            </w:r>
          </w:p>
        </w:tc>
      </w:tr>
      <w:tr w:rsidR="00C77AF1" w:rsidRPr="002C3B1F" w14:paraId="4C80A27A" w14:textId="77777777" w:rsidTr="00874A64">
        <w:tc>
          <w:tcPr>
            <w:tcW w:w="957" w:type="pct"/>
            <w:shd w:val="clear" w:color="auto" w:fill="D9D9D9" w:themeFill="background1" w:themeFillShade="D9"/>
          </w:tcPr>
          <w:p w14:paraId="0262F5C3"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Actor</w:t>
            </w:r>
          </w:p>
        </w:tc>
        <w:tc>
          <w:tcPr>
            <w:tcW w:w="1542" w:type="pct"/>
          </w:tcPr>
          <w:p w14:paraId="297ADD0F" w14:textId="77777777" w:rsidR="00C77AF1" w:rsidRPr="002C3B1F" w:rsidRDefault="00C77AF1" w:rsidP="00874A64">
            <w:pPr>
              <w:rPr>
                <w:rFonts w:ascii="Times New Roman" w:hAnsi="Times New Roman" w:cs="Times New Roman"/>
              </w:rPr>
            </w:pPr>
            <w:r w:rsidRPr="002C3B1F">
              <w:rPr>
                <w:rFonts w:ascii="Times New Roman" w:hAnsi="Times New Roman" w:cs="Times New Roman"/>
              </w:rPr>
              <w:t>Chủ nhà</w:t>
            </w:r>
          </w:p>
        </w:tc>
        <w:tc>
          <w:tcPr>
            <w:tcW w:w="626" w:type="pct"/>
            <w:shd w:val="clear" w:color="auto" w:fill="D9D9D9" w:themeFill="background1" w:themeFillShade="D9"/>
          </w:tcPr>
          <w:p w14:paraId="697F4A29" w14:textId="77777777" w:rsidR="00C77AF1" w:rsidRPr="002C3B1F" w:rsidRDefault="00C77AF1" w:rsidP="00874A64">
            <w:pPr>
              <w:rPr>
                <w:rFonts w:ascii="Times New Roman" w:hAnsi="Times New Roman" w:cs="Times New Roman"/>
              </w:rPr>
            </w:pPr>
            <w:r w:rsidRPr="002C3B1F">
              <w:rPr>
                <w:rFonts w:ascii="Times New Roman" w:hAnsi="Times New Roman" w:cs="Times New Roman"/>
                <w:b/>
              </w:rPr>
              <w:t>Trigger</w:t>
            </w:r>
          </w:p>
        </w:tc>
        <w:tc>
          <w:tcPr>
            <w:tcW w:w="1875" w:type="pct"/>
          </w:tcPr>
          <w:p w14:paraId="534D0333" w14:textId="5CFA264A" w:rsidR="00C77AF1" w:rsidRPr="002C3B1F" w:rsidRDefault="00531E95" w:rsidP="00874A64">
            <w:pPr>
              <w:rPr>
                <w:rFonts w:ascii="Times New Roman" w:hAnsi="Times New Roman" w:cs="Times New Roman"/>
              </w:rPr>
            </w:pPr>
            <w:r>
              <w:rPr>
                <w:rFonts w:ascii="Times New Roman" w:hAnsi="Times New Roman" w:cs="Times New Roman"/>
              </w:rPr>
              <w:t xml:space="preserve">Chủ nhà nhấn mục Quản lý </w:t>
            </w:r>
            <w:r w:rsidR="00E059AD">
              <w:rPr>
                <w:rFonts w:ascii="Times New Roman" w:hAnsi="Times New Roman" w:cs="Times New Roman"/>
              </w:rPr>
              <w:t>hồ sơ</w:t>
            </w:r>
          </w:p>
        </w:tc>
      </w:tr>
      <w:tr w:rsidR="00C77AF1" w:rsidRPr="002C3B1F" w14:paraId="0F0669EC" w14:textId="77777777" w:rsidTr="00874A64">
        <w:tc>
          <w:tcPr>
            <w:tcW w:w="957" w:type="pct"/>
            <w:shd w:val="clear" w:color="auto" w:fill="D9D9D9" w:themeFill="background1" w:themeFillShade="D9"/>
          </w:tcPr>
          <w:p w14:paraId="7DE6122F"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Pre-condition</w:t>
            </w:r>
          </w:p>
        </w:tc>
        <w:tc>
          <w:tcPr>
            <w:tcW w:w="4043" w:type="pct"/>
            <w:gridSpan w:val="3"/>
          </w:tcPr>
          <w:p w14:paraId="7E549C8B" w14:textId="77777777" w:rsidR="00C77AF1" w:rsidRPr="002C3B1F" w:rsidRDefault="00C77AF1" w:rsidP="00874A64">
            <w:pPr>
              <w:rPr>
                <w:rFonts w:ascii="Times New Roman" w:hAnsi="Times New Roman" w:cs="Times New Roman"/>
              </w:rPr>
            </w:pPr>
          </w:p>
        </w:tc>
      </w:tr>
      <w:tr w:rsidR="00C77AF1" w:rsidRPr="002C3B1F" w14:paraId="3109C359" w14:textId="77777777" w:rsidTr="00874A64">
        <w:tc>
          <w:tcPr>
            <w:tcW w:w="957" w:type="pct"/>
            <w:shd w:val="clear" w:color="auto" w:fill="D9D9D9" w:themeFill="background1" w:themeFillShade="D9"/>
          </w:tcPr>
          <w:p w14:paraId="041A4C18"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Post-condition</w:t>
            </w:r>
          </w:p>
        </w:tc>
        <w:tc>
          <w:tcPr>
            <w:tcW w:w="4043" w:type="pct"/>
            <w:gridSpan w:val="3"/>
          </w:tcPr>
          <w:p w14:paraId="7FE5E186" w14:textId="77777777" w:rsidR="00C77AF1" w:rsidRPr="002C3B1F" w:rsidRDefault="00C77AF1" w:rsidP="00874A64">
            <w:pPr>
              <w:rPr>
                <w:rFonts w:ascii="Times New Roman" w:hAnsi="Times New Roman" w:cs="Times New Roman"/>
              </w:rPr>
            </w:pPr>
            <w:r>
              <w:rPr>
                <w:rFonts w:ascii="Times New Roman" w:hAnsi="Times New Roman" w:cs="Times New Roman"/>
              </w:rPr>
              <w:t>Danh sách căn phòng cho thuê theo trạng thái</w:t>
            </w:r>
          </w:p>
        </w:tc>
      </w:tr>
      <w:tr w:rsidR="00C77AF1" w:rsidRPr="002C3B1F" w14:paraId="7B0E8791" w14:textId="77777777" w:rsidTr="00874A64">
        <w:tc>
          <w:tcPr>
            <w:tcW w:w="957" w:type="pct"/>
            <w:shd w:val="clear" w:color="auto" w:fill="D9D9D9" w:themeFill="background1" w:themeFillShade="D9"/>
          </w:tcPr>
          <w:p w14:paraId="5E97F5F0"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Error situations</w:t>
            </w:r>
          </w:p>
        </w:tc>
        <w:tc>
          <w:tcPr>
            <w:tcW w:w="4043" w:type="pct"/>
            <w:gridSpan w:val="3"/>
          </w:tcPr>
          <w:p w14:paraId="06C2D268" w14:textId="77777777" w:rsidR="00C77AF1" w:rsidRPr="002C3B1F" w:rsidRDefault="00C77AF1" w:rsidP="00874A64">
            <w:pPr>
              <w:rPr>
                <w:rFonts w:ascii="Times New Roman" w:hAnsi="Times New Roman" w:cs="Times New Roman"/>
              </w:rPr>
            </w:pPr>
            <w:r w:rsidRPr="002C3B1F">
              <w:rPr>
                <w:rFonts w:ascii="Times New Roman" w:hAnsi="Times New Roman" w:cs="Times New Roman"/>
                <w:lang w:val="vi-VN"/>
              </w:rPr>
              <w:t>Lỗi kết nối Internet</w:t>
            </w:r>
          </w:p>
        </w:tc>
      </w:tr>
      <w:tr w:rsidR="00C77AF1" w:rsidRPr="002C3B1F" w14:paraId="156C8C14" w14:textId="77777777" w:rsidTr="00874A64">
        <w:tc>
          <w:tcPr>
            <w:tcW w:w="957" w:type="pct"/>
            <w:shd w:val="clear" w:color="auto" w:fill="D9D9D9" w:themeFill="background1" w:themeFillShade="D9"/>
          </w:tcPr>
          <w:p w14:paraId="7773B0D2"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System state in error situations</w:t>
            </w:r>
          </w:p>
        </w:tc>
        <w:tc>
          <w:tcPr>
            <w:tcW w:w="4043" w:type="pct"/>
            <w:gridSpan w:val="3"/>
          </w:tcPr>
          <w:p w14:paraId="2C535EE7" w14:textId="77777777" w:rsidR="00C77AF1" w:rsidRPr="002C3B1F" w:rsidRDefault="00C77AF1" w:rsidP="00874A64">
            <w:pPr>
              <w:rPr>
                <w:rFonts w:ascii="Times New Roman" w:hAnsi="Times New Roman" w:cs="Times New Roman"/>
              </w:rPr>
            </w:pPr>
            <w:r>
              <w:rPr>
                <w:rFonts w:ascii="Times New Roman" w:hAnsi="Times New Roman" w:cs="Times New Roman"/>
              </w:rPr>
              <w:t>Không xem được thông tin căn phòng</w:t>
            </w:r>
          </w:p>
        </w:tc>
      </w:tr>
      <w:tr w:rsidR="00C77AF1" w:rsidRPr="002C3B1F" w14:paraId="3682B2DB" w14:textId="77777777" w:rsidTr="00874A64">
        <w:tc>
          <w:tcPr>
            <w:tcW w:w="957" w:type="pct"/>
            <w:shd w:val="clear" w:color="auto" w:fill="D9D9D9" w:themeFill="background1" w:themeFillShade="D9"/>
          </w:tcPr>
          <w:p w14:paraId="00468BAC"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Standard flow/process</w:t>
            </w:r>
          </w:p>
        </w:tc>
        <w:tc>
          <w:tcPr>
            <w:tcW w:w="4043" w:type="pct"/>
            <w:gridSpan w:val="3"/>
          </w:tcPr>
          <w:p w14:paraId="2D690600" w14:textId="77777777" w:rsidR="00C77AF1" w:rsidRPr="002C3B1F" w:rsidRDefault="00C77AF1" w:rsidP="004F6E79">
            <w:pPr>
              <w:pStyle w:val="ListParagraph"/>
              <w:numPr>
                <w:ilvl w:val="0"/>
                <w:numId w:val="39"/>
              </w:numPr>
              <w:rPr>
                <w:rFonts w:ascii="Times New Roman" w:hAnsi="Times New Roman" w:cs="Times New Roman"/>
                <w:color w:val="000000" w:themeColor="dark1"/>
              </w:rPr>
            </w:pPr>
            <w:r w:rsidRPr="002C3B1F">
              <w:rPr>
                <w:rFonts w:ascii="Times New Roman" w:hAnsi="Times New Roman" w:cs="Times New Roman"/>
                <w:color w:val="000000" w:themeColor="dark1"/>
              </w:rPr>
              <w:t>Chủ nhà đăng nhập vào hệ thống</w:t>
            </w:r>
          </w:p>
          <w:p w14:paraId="5658C847" w14:textId="77777777" w:rsidR="002860DE" w:rsidRDefault="00C77AF1" w:rsidP="006A556A">
            <w:pPr>
              <w:pStyle w:val="ListParagraph"/>
              <w:numPr>
                <w:ilvl w:val="0"/>
                <w:numId w:val="39"/>
              </w:numPr>
              <w:rPr>
                <w:rFonts w:ascii="Times New Roman" w:hAnsi="Times New Roman" w:cs="Times New Roman"/>
                <w:color w:val="000000" w:themeColor="dark1"/>
              </w:rPr>
            </w:pPr>
            <w:r w:rsidRPr="002C3B1F">
              <w:rPr>
                <w:rFonts w:ascii="Times New Roman" w:hAnsi="Times New Roman" w:cs="Times New Roman"/>
                <w:color w:val="000000" w:themeColor="dark1"/>
              </w:rPr>
              <w:t>Chủ nhà chọn mục Quản lý</w:t>
            </w:r>
            <w:r>
              <w:rPr>
                <w:rFonts w:ascii="Times New Roman" w:hAnsi="Times New Roman" w:cs="Times New Roman"/>
                <w:color w:val="000000" w:themeColor="dark1"/>
              </w:rPr>
              <w:t xml:space="preserve"> </w:t>
            </w:r>
            <w:r w:rsidR="00E059AD">
              <w:rPr>
                <w:rFonts w:ascii="Times New Roman" w:hAnsi="Times New Roman" w:cs="Times New Roman"/>
                <w:color w:val="000000" w:themeColor="dark1"/>
              </w:rPr>
              <w:t>hồ sơ</w:t>
            </w:r>
          </w:p>
          <w:p w14:paraId="7E73AB61" w14:textId="189929E5" w:rsidR="00C77AF1" w:rsidRPr="00637F8A" w:rsidRDefault="00C77AF1" w:rsidP="004F6E79">
            <w:pPr>
              <w:pStyle w:val="ListParagraph"/>
              <w:numPr>
                <w:ilvl w:val="0"/>
                <w:numId w:val="39"/>
              </w:numPr>
              <w:rPr>
                <w:rFonts w:ascii="Times New Roman" w:hAnsi="Times New Roman" w:cs="Times New Roman"/>
                <w:color w:val="000000" w:themeColor="dark1"/>
              </w:rPr>
            </w:pPr>
            <w:r w:rsidRPr="00637F8A">
              <w:rPr>
                <w:rFonts w:ascii="Times New Roman" w:hAnsi="Times New Roman" w:cs="Times New Roman"/>
                <w:color w:val="000000" w:themeColor="dark1"/>
              </w:rPr>
              <w:t xml:space="preserve">Chủ nhà </w:t>
            </w:r>
            <w:r w:rsidR="00EF6E75">
              <w:rPr>
                <w:rFonts w:ascii="Times New Roman" w:hAnsi="Times New Roman" w:cs="Times New Roman"/>
                <w:color w:val="000000" w:themeColor="dark1"/>
              </w:rPr>
              <w:t>chọn hồ sơ cần xem</w:t>
            </w:r>
          </w:p>
        </w:tc>
      </w:tr>
      <w:tr w:rsidR="00C77AF1" w:rsidRPr="002C3B1F" w14:paraId="3152DAA6" w14:textId="77777777" w:rsidTr="00874A64">
        <w:tc>
          <w:tcPr>
            <w:tcW w:w="957" w:type="pct"/>
            <w:shd w:val="clear" w:color="auto" w:fill="D9D9D9" w:themeFill="background1" w:themeFillShade="D9"/>
          </w:tcPr>
          <w:p w14:paraId="4F1456E5" w14:textId="77777777" w:rsidR="00C77AF1" w:rsidRPr="002C3B1F" w:rsidRDefault="00C77AF1" w:rsidP="00874A64">
            <w:pPr>
              <w:rPr>
                <w:rFonts w:ascii="Times New Roman" w:hAnsi="Times New Roman" w:cs="Times New Roman"/>
                <w:b/>
              </w:rPr>
            </w:pPr>
            <w:r w:rsidRPr="002C3B1F">
              <w:rPr>
                <w:rFonts w:ascii="Times New Roman" w:hAnsi="Times New Roman" w:cs="Times New Roman"/>
                <w:b/>
              </w:rPr>
              <w:t xml:space="preserve">Alternative Flow </w:t>
            </w:r>
          </w:p>
        </w:tc>
        <w:tc>
          <w:tcPr>
            <w:tcW w:w="4043" w:type="pct"/>
            <w:gridSpan w:val="3"/>
          </w:tcPr>
          <w:p w14:paraId="5A567924" w14:textId="77777777" w:rsidR="00C77AF1" w:rsidRPr="002C3B1F" w:rsidRDefault="00C77AF1" w:rsidP="00874A64">
            <w:pPr>
              <w:rPr>
                <w:rFonts w:ascii="Times New Roman" w:hAnsi="Times New Roman" w:cs="Times New Roman"/>
                <w:b/>
                <w:bCs/>
              </w:rPr>
            </w:pPr>
            <w:r w:rsidRPr="002C3B1F">
              <w:rPr>
                <w:rFonts w:ascii="Times New Roman" w:hAnsi="Times New Roman" w:cs="Times New Roman"/>
                <w:b/>
                <w:bCs/>
              </w:rPr>
              <w:t>Lỗi kết nối Internet:</w:t>
            </w:r>
          </w:p>
          <w:p w14:paraId="42722DC6" w14:textId="77777777" w:rsidR="00C77AF1" w:rsidRPr="002C3B1F" w:rsidRDefault="00C77AF1" w:rsidP="00874A64">
            <w:pPr>
              <w:rPr>
                <w:rFonts w:ascii="Times New Roman" w:hAnsi="Times New Roman" w:cs="Times New Roman"/>
              </w:rPr>
            </w:pPr>
            <w:r w:rsidRPr="002C3B1F">
              <w:rPr>
                <w:rFonts w:ascii="Times New Roman" w:hAnsi="Times New Roman" w:cs="Times New Roman"/>
                <w:color w:val="000000" w:themeColor="dark1"/>
              </w:rPr>
              <w:t xml:space="preserve">Chủ nhà </w:t>
            </w:r>
            <w:r w:rsidRPr="002C3B1F">
              <w:rPr>
                <w:rFonts w:ascii="Times New Roman" w:hAnsi="Times New Roman" w:cs="Times New Roman"/>
              </w:rPr>
              <w:t>kết nối Internet và thử lại</w:t>
            </w:r>
          </w:p>
        </w:tc>
      </w:tr>
      <w:tr w:rsidR="00C77AF1" w:rsidRPr="002C3B1F" w14:paraId="2DCF424C" w14:textId="77777777" w:rsidTr="00874A64">
        <w:tc>
          <w:tcPr>
            <w:tcW w:w="957" w:type="pct"/>
            <w:shd w:val="clear" w:color="auto" w:fill="D9D9D9" w:themeFill="background1" w:themeFillShade="D9"/>
          </w:tcPr>
          <w:p w14:paraId="529AE45A" w14:textId="77777777" w:rsidR="00C77AF1" w:rsidRPr="002C3B1F" w:rsidRDefault="00C77AF1" w:rsidP="00874A64">
            <w:pPr>
              <w:rPr>
                <w:rFonts w:ascii="Times New Roman" w:hAnsi="Times New Roman" w:cs="Times New Roman"/>
                <w:b/>
              </w:rPr>
            </w:pPr>
          </w:p>
        </w:tc>
        <w:tc>
          <w:tcPr>
            <w:tcW w:w="4043" w:type="pct"/>
            <w:gridSpan w:val="3"/>
          </w:tcPr>
          <w:p w14:paraId="1B372691" w14:textId="77777777" w:rsidR="00C77AF1" w:rsidRPr="002C3B1F" w:rsidRDefault="00C77AF1" w:rsidP="00874A64">
            <w:pPr>
              <w:rPr>
                <w:rFonts w:ascii="Times New Roman" w:hAnsi="Times New Roman" w:cs="Times New Roman"/>
              </w:rPr>
            </w:pPr>
          </w:p>
        </w:tc>
      </w:tr>
    </w:tbl>
    <w:p w14:paraId="41B39EA0" w14:textId="77777777" w:rsidR="000E03DC" w:rsidRPr="005D11F3" w:rsidRDefault="000E03DC" w:rsidP="000E03DC">
      <w:pPr>
        <w:rPr>
          <w:rFonts w:ascii="Times New Roman" w:hAnsi="Times New Roman" w:cs="Times New Roman"/>
        </w:rPr>
      </w:pPr>
    </w:p>
    <w:p w14:paraId="2DDF7680" w14:textId="14375F4F" w:rsidR="00435E33" w:rsidRPr="00B0521D" w:rsidRDefault="09B1E570" w:rsidP="00435E33">
      <w:pPr>
        <w:pStyle w:val="Heading3"/>
      </w:pPr>
      <w:bookmarkStart w:id="87" w:name="_Toc173188491"/>
      <w:r>
        <w:t xml:space="preserve">Usecase </w:t>
      </w:r>
      <w:r w:rsidR="2DDD79D0">
        <w:t>Đẩy các phòng sở hữu lên trang nhất tìm kiếm</w:t>
      </w:r>
      <w:bookmarkEnd w:id="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26"/>
        <w:gridCol w:w="2781"/>
        <w:gridCol w:w="1129"/>
        <w:gridCol w:w="3381"/>
      </w:tblGrid>
      <w:tr w:rsidR="00435E33" w:rsidRPr="00B0521D" w14:paraId="5A1E74A9" w14:textId="77777777" w:rsidTr="21247F41">
        <w:tc>
          <w:tcPr>
            <w:tcW w:w="957" w:type="pct"/>
            <w:shd w:val="clear" w:color="auto" w:fill="D9D9D9" w:themeFill="background1" w:themeFillShade="D9"/>
          </w:tcPr>
          <w:p w14:paraId="70D1DDCB"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E36B805" w14:textId="24251CF1" w:rsidR="00435E33" w:rsidRPr="00B0521D" w:rsidRDefault="00DC2550">
            <w:pPr>
              <w:rPr>
                <w:rFonts w:ascii="Times New Roman" w:hAnsi="Times New Roman" w:cs="Times New Roman"/>
              </w:rPr>
            </w:pPr>
            <w:r w:rsidRPr="00DC2550">
              <w:rPr>
                <w:rFonts w:ascii="Times New Roman" w:hAnsi="Times New Roman" w:cs="Times New Roman"/>
              </w:rPr>
              <w:t>Đẩy các phòng sở hữu lên trang nhất tìm kiếm</w:t>
            </w:r>
          </w:p>
        </w:tc>
        <w:tc>
          <w:tcPr>
            <w:tcW w:w="626" w:type="pct"/>
            <w:shd w:val="clear" w:color="auto" w:fill="D9D9D9" w:themeFill="background1" w:themeFillShade="D9"/>
          </w:tcPr>
          <w:p w14:paraId="543E7AA5"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7BF3FC2E" w14:textId="490BDBBE" w:rsidR="00435E33" w:rsidRPr="00B0521D" w:rsidRDefault="3065DEF1">
            <w:pPr>
              <w:rPr>
                <w:rFonts w:ascii="Times New Roman" w:hAnsi="Times New Roman" w:cs="Times New Roman"/>
              </w:rPr>
            </w:pPr>
            <w:r w:rsidRPr="2B04732C">
              <w:rPr>
                <w:rFonts w:ascii="Times New Roman" w:hAnsi="Times New Roman" w:cs="Times New Roman"/>
              </w:rPr>
              <w:t>UC</w:t>
            </w:r>
            <w:r w:rsidR="00D32170">
              <w:rPr>
                <w:rFonts w:ascii="Times New Roman" w:hAnsi="Times New Roman" w:cs="Times New Roman"/>
              </w:rPr>
              <w:t>1</w:t>
            </w:r>
            <w:r w:rsidR="00EF6E75">
              <w:rPr>
                <w:rFonts w:ascii="Times New Roman" w:hAnsi="Times New Roman" w:cs="Times New Roman"/>
              </w:rPr>
              <w:t>5</w:t>
            </w:r>
          </w:p>
        </w:tc>
      </w:tr>
      <w:tr w:rsidR="00435E33" w:rsidRPr="00B0521D" w14:paraId="7D085432" w14:textId="77777777" w:rsidTr="21247F41">
        <w:tc>
          <w:tcPr>
            <w:tcW w:w="957" w:type="pct"/>
            <w:shd w:val="clear" w:color="auto" w:fill="D9D9D9" w:themeFill="background1" w:themeFillShade="D9"/>
          </w:tcPr>
          <w:p w14:paraId="5D6E4C49"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6B718500" w14:textId="63FA404E" w:rsidR="00435E33" w:rsidRPr="00B0521D" w:rsidRDefault="0033121C">
            <w:pPr>
              <w:rPr>
                <w:rFonts w:ascii="Times New Roman" w:hAnsi="Times New Roman" w:cs="Times New Roman"/>
              </w:rPr>
            </w:pPr>
            <w:r w:rsidRPr="0033121C">
              <w:rPr>
                <w:rFonts w:ascii="Times New Roman" w:hAnsi="Times New Roman" w:cs="Times New Roman"/>
              </w:rPr>
              <w:t>Chủ nhà muốn đẩy các phòng sở hữu lên trang nhất tìm kiếm</w:t>
            </w:r>
          </w:p>
        </w:tc>
      </w:tr>
      <w:tr w:rsidR="00435E33" w:rsidRPr="00B0521D" w14:paraId="78F6ADB6" w14:textId="77777777" w:rsidTr="21247F41">
        <w:tc>
          <w:tcPr>
            <w:tcW w:w="957" w:type="pct"/>
            <w:shd w:val="clear" w:color="auto" w:fill="D9D9D9" w:themeFill="background1" w:themeFillShade="D9"/>
          </w:tcPr>
          <w:p w14:paraId="43930477"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7A1F1E45" w14:textId="2AE6A04F" w:rsidR="00435E33" w:rsidRPr="00B0521D" w:rsidRDefault="0033121C">
            <w:pPr>
              <w:rPr>
                <w:rFonts w:ascii="Times New Roman" w:hAnsi="Times New Roman" w:cs="Times New Roman"/>
              </w:rPr>
            </w:pPr>
            <w:r>
              <w:rPr>
                <w:rFonts w:ascii="Times New Roman" w:hAnsi="Times New Roman" w:cs="Times New Roman"/>
              </w:rPr>
              <w:t>Chủ nhà</w:t>
            </w:r>
          </w:p>
        </w:tc>
        <w:tc>
          <w:tcPr>
            <w:tcW w:w="626" w:type="pct"/>
            <w:shd w:val="clear" w:color="auto" w:fill="D9D9D9" w:themeFill="background1" w:themeFillShade="D9"/>
          </w:tcPr>
          <w:p w14:paraId="16D9437E"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27FEE728" w14:textId="32CB5270" w:rsidR="00435E33" w:rsidRPr="00B0521D" w:rsidRDefault="002157CE">
            <w:pPr>
              <w:rPr>
                <w:rFonts w:ascii="Times New Roman" w:hAnsi="Times New Roman" w:cs="Times New Roman"/>
              </w:rPr>
            </w:pPr>
            <w:r w:rsidRPr="002157CE">
              <w:rPr>
                <w:rFonts w:ascii="Times New Roman" w:hAnsi="Times New Roman" w:cs="Times New Roman"/>
              </w:rPr>
              <w:t>Chủ nhà yêu cầu đẩy phòng lên top tìm kiếm</w:t>
            </w:r>
          </w:p>
        </w:tc>
      </w:tr>
      <w:tr w:rsidR="00435E33" w:rsidRPr="00B0521D" w14:paraId="3DCA99BA" w14:textId="77777777" w:rsidTr="21247F41">
        <w:tc>
          <w:tcPr>
            <w:tcW w:w="957" w:type="pct"/>
            <w:shd w:val="clear" w:color="auto" w:fill="D9D9D9" w:themeFill="background1" w:themeFillShade="D9"/>
          </w:tcPr>
          <w:p w14:paraId="2A732A8F"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69148A5" w14:textId="77777777" w:rsidR="00435E33" w:rsidRDefault="007C21A8">
            <w:pPr>
              <w:rPr>
                <w:rFonts w:ascii="Times New Roman" w:hAnsi="Times New Roman" w:cs="Times New Roman"/>
              </w:rPr>
            </w:pPr>
            <w:r>
              <w:rPr>
                <w:rFonts w:ascii="Times New Roman" w:hAnsi="Times New Roman" w:cs="Times New Roman"/>
              </w:rPr>
              <w:t>Chủ nhà đã đăng nhập vào hệ thống</w:t>
            </w:r>
          </w:p>
          <w:p w14:paraId="6F9DCA43" w14:textId="2D5E7457" w:rsidR="00DD5CD2" w:rsidRPr="00B0521D" w:rsidRDefault="00DD5CD2" w:rsidP="00DD5CD2">
            <w:pPr>
              <w:rPr>
                <w:rFonts w:ascii="Times New Roman" w:hAnsi="Times New Roman" w:cs="Times New Roman"/>
              </w:rPr>
            </w:pPr>
            <w:r>
              <w:rPr>
                <w:rFonts w:ascii="Times New Roman" w:hAnsi="Times New Roman" w:cs="Times New Roman"/>
              </w:rPr>
              <w:t>Có ít nhất 1 phòng chủ nhà sở hữu đạt đủ điều kiện (</w:t>
            </w:r>
            <w:r w:rsidRPr="00B0521D">
              <w:rPr>
                <w:rFonts w:ascii="Times New Roman" w:hAnsi="Times New Roman" w:cs="Times New Roman"/>
              </w:rPr>
              <w:t>Doanh số tháng&gt;200tr</w:t>
            </w:r>
            <w:r>
              <w:rPr>
                <w:rFonts w:ascii="Times New Roman" w:hAnsi="Times New Roman" w:cs="Times New Roman"/>
              </w:rPr>
              <w:t>,</w:t>
            </w:r>
          </w:p>
          <w:p w14:paraId="1F348B24" w14:textId="1E923670" w:rsidR="00435E33" w:rsidRPr="00B0521D" w:rsidRDefault="00DD5CD2">
            <w:pPr>
              <w:rPr>
                <w:rFonts w:ascii="Times New Roman" w:hAnsi="Times New Roman" w:cs="Times New Roman"/>
              </w:rPr>
            </w:pPr>
            <w:r w:rsidRPr="00B0521D">
              <w:rPr>
                <w:rFonts w:ascii="Times New Roman" w:hAnsi="Times New Roman" w:cs="Times New Roman"/>
              </w:rPr>
              <w:t>Số đánh giá tích cực(&gt;=3) &gt;20</w:t>
            </w:r>
            <w:r>
              <w:rPr>
                <w:rFonts w:ascii="Times New Roman" w:hAnsi="Times New Roman" w:cs="Times New Roman"/>
              </w:rPr>
              <w:t>)</w:t>
            </w:r>
          </w:p>
        </w:tc>
      </w:tr>
      <w:tr w:rsidR="00435E33" w:rsidRPr="00B0521D" w14:paraId="43383741" w14:textId="77777777" w:rsidTr="21247F41">
        <w:tc>
          <w:tcPr>
            <w:tcW w:w="957" w:type="pct"/>
            <w:shd w:val="clear" w:color="auto" w:fill="D9D9D9" w:themeFill="background1" w:themeFillShade="D9"/>
          </w:tcPr>
          <w:p w14:paraId="20785082"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42B56032" w14:textId="6FDB4666" w:rsidR="00435E33" w:rsidRPr="00B0521D" w:rsidRDefault="000C73A7">
            <w:pPr>
              <w:rPr>
                <w:rFonts w:ascii="Times New Roman" w:hAnsi="Times New Roman" w:cs="Times New Roman"/>
              </w:rPr>
            </w:pPr>
            <w:r w:rsidRPr="000C73A7">
              <w:rPr>
                <w:rFonts w:ascii="Times New Roman" w:hAnsi="Times New Roman" w:cs="Times New Roman"/>
              </w:rPr>
              <w:t>Phòng cho thuê của chủ nhà được hiển thị ở vị trí ưu tiên trên trang kết quả tìm kiếm</w:t>
            </w:r>
          </w:p>
        </w:tc>
      </w:tr>
      <w:tr w:rsidR="00435E33" w:rsidRPr="00B0521D" w14:paraId="25DEF998" w14:textId="77777777" w:rsidTr="21247F41">
        <w:tc>
          <w:tcPr>
            <w:tcW w:w="957" w:type="pct"/>
            <w:shd w:val="clear" w:color="auto" w:fill="D9D9D9" w:themeFill="background1" w:themeFillShade="D9"/>
          </w:tcPr>
          <w:p w14:paraId="5EAC9154"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1D501FC1" w14:textId="572553FF" w:rsidR="00435E33" w:rsidRPr="00B0521D" w:rsidRDefault="001539F5">
            <w:pPr>
              <w:rPr>
                <w:rFonts w:ascii="Times New Roman" w:hAnsi="Times New Roman" w:cs="Times New Roman"/>
              </w:rPr>
            </w:pPr>
            <w:r w:rsidRPr="001539F5">
              <w:rPr>
                <w:rFonts w:ascii="Times New Roman" w:hAnsi="Times New Roman" w:cs="Times New Roman"/>
              </w:rPr>
              <w:t>Phòng không đủ điều kiện để đẩy lên top</w:t>
            </w:r>
          </w:p>
        </w:tc>
      </w:tr>
      <w:tr w:rsidR="00435E33" w:rsidRPr="00B0521D" w14:paraId="7F86CECC" w14:textId="77777777" w:rsidTr="21247F41">
        <w:tc>
          <w:tcPr>
            <w:tcW w:w="957" w:type="pct"/>
            <w:shd w:val="clear" w:color="auto" w:fill="D9D9D9" w:themeFill="background1" w:themeFillShade="D9"/>
          </w:tcPr>
          <w:p w14:paraId="761A04D2"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5F37ECDD" w14:textId="7A7264DF" w:rsidR="00435E33" w:rsidRPr="00B0521D" w:rsidRDefault="001539F5">
            <w:pPr>
              <w:rPr>
                <w:rFonts w:ascii="Times New Roman" w:hAnsi="Times New Roman" w:cs="Times New Roman"/>
              </w:rPr>
            </w:pPr>
            <w:r w:rsidRPr="007D73A7">
              <w:rPr>
                <w:rFonts w:ascii="Times New Roman" w:hAnsi="Times New Roman" w:cs="Times New Roman"/>
              </w:rPr>
              <w:t>Hệ thống hiển thị thông báo lỗi tương ứng</w:t>
            </w:r>
          </w:p>
        </w:tc>
      </w:tr>
      <w:tr w:rsidR="00435E33" w:rsidRPr="00B0521D" w14:paraId="1D0D083B" w14:textId="77777777" w:rsidTr="21247F41">
        <w:tc>
          <w:tcPr>
            <w:tcW w:w="957" w:type="pct"/>
            <w:shd w:val="clear" w:color="auto" w:fill="D9D9D9" w:themeFill="background1" w:themeFillShade="D9"/>
          </w:tcPr>
          <w:p w14:paraId="71B85341"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Standard flow/process</w:t>
            </w:r>
          </w:p>
        </w:tc>
        <w:tc>
          <w:tcPr>
            <w:tcW w:w="4043" w:type="pct"/>
            <w:gridSpan w:val="3"/>
          </w:tcPr>
          <w:p w14:paraId="04470D63" w14:textId="77777777" w:rsidR="00435E33" w:rsidRDefault="001539F5" w:rsidP="004F6E79">
            <w:pPr>
              <w:pStyle w:val="ListParagraph"/>
              <w:numPr>
                <w:ilvl w:val="0"/>
                <w:numId w:val="16"/>
              </w:numPr>
              <w:rPr>
                <w:rFonts w:ascii="Times New Roman" w:hAnsi="Times New Roman" w:cs="Times New Roman"/>
                <w:color w:val="000000" w:themeColor="dark1"/>
              </w:rPr>
            </w:pPr>
            <w:r>
              <w:rPr>
                <w:rFonts w:ascii="Times New Roman" w:hAnsi="Times New Roman" w:cs="Times New Roman"/>
                <w:color w:val="000000" w:themeColor="dark1"/>
              </w:rPr>
              <w:t>Chủ nhà đăng nhập vào hệ thống</w:t>
            </w:r>
          </w:p>
          <w:p w14:paraId="72F0EBF0" w14:textId="77777777" w:rsidR="001539F5" w:rsidRDefault="00702171" w:rsidP="004F6E79">
            <w:pPr>
              <w:pStyle w:val="ListParagraph"/>
              <w:numPr>
                <w:ilvl w:val="0"/>
                <w:numId w:val="16"/>
              </w:numPr>
              <w:rPr>
                <w:rFonts w:ascii="Times New Roman" w:hAnsi="Times New Roman" w:cs="Times New Roman"/>
                <w:color w:val="000000" w:themeColor="dark1"/>
              </w:rPr>
            </w:pPr>
            <w:r>
              <w:rPr>
                <w:rFonts w:ascii="Times New Roman" w:hAnsi="Times New Roman" w:cs="Times New Roman"/>
                <w:color w:val="000000" w:themeColor="dark1"/>
              </w:rPr>
              <w:t>Chủ nhà nhấn đẩy căn phòng (lên trang nhất tìm kiếm)</w:t>
            </w:r>
          </w:p>
          <w:p w14:paraId="3DFCD1D4" w14:textId="77777777" w:rsidR="00702171" w:rsidRDefault="006A2053" w:rsidP="004F6E79">
            <w:pPr>
              <w:pStyle w:val="ListParagraph"/>
              <w:numPr>
                <w:ilvl w:val="0"/>
                <w:numId w:val="16"/>
              </w:numPr>
              <w:rPr>
                <w:rFonts w:ascii="Times New Roman" w:hAnsi="Times New Roman" w:cs="Times New Roman"/>
                <w:color w:val="000000" w:themeColor="dark1"/>
              </w:rPr>
            </w:pPr>
            <w:r>
              <w:rPr>
                <w:rFonts w:ascii="Times New Roman" w:hAnsi="Times New Roman" w:cs="Times New Roman"/>
                <w:color w:val="000000" w:themeColor="dark1"/>
              </w:rPr>
              <w:t>Hệ thống xác thực điều kiện phòng</w:t>
            </w:r>
          </w:p>
          <w:p w14:paraId="75C9F3D5" w14:textId="77777777" w:rsidR="006A2053" w:rsidRDefault="006A2053" w:rsidP="004F6E79">
            <w:pPr>
              <w:pStyle w:val="ListParagraph"/>
              <w:numPr>
                <w:ilvl w:val="0"/>
                <w:numId w:val="16"/>
              </w:numPr>
              <w:rPr>
                <w:rFonts w:ascii="Times New Roman" w:hAnsi="Times New Roman" w:cs="Times New Roman"/>
                <w:color w:val="000000" w:themeColor="dark1"/>
              </w:rPr>
            </w:pPr>
            <w:r>
              <w:rPr>
                <w:rFonts w:ascii="Times New Roman" w:hAnsi="Times New Roman" w:cs="Times New Roman"/>
                <w:color w:val="000000" w:themeColor="dark1"/>
              </w:rPr>
              <w:t xml:space="preserve">Nếu đủ điều kiện, hệ thống </w:t>
            </w:r>
            <w:r w:rsidR="00B95EF1">
              <w:rPr>
                <w:rFonts w:ascii="Times New Roman" w:hAnsi="Times New Roman" w:cs="Times New Roman"/>
                <w:color w:val="000000" w:themeColor="dark1"/>
              </w:rPr>
              <w:t>đẩy phòng lên trang nhất tìm kiếm</w:t>
            </w:r>
          </w:p>
          <w:p w14:paraId="475EDB3A" w14:textId="0D412C27" w:rsidR="00435E33" w:rsidRPr="00B0521D" w:rsidRDefault="00B95EF1" w:rsidP="004F6E79">
            <w:pPr>
              <w:pStyle w:val="ListParagraph"/>
              <w:numPr>
                <w:ilvl w:val="0"/>
                <w:numId w:val="16"/>
              </w:numPr>
              <w:rPr>
                <w:rFonts w:ascii="Times New Roman" w:hAnsi="Times New Roman" w:cs="Times New Roman"/>
                <w:color w:val="000000" w:themeColor="dark1"/>
              </w:rPr>
            </w:pPr>
            <w:r>
              <w:rPr>
                <w:rFonts w:ascii="Times New Roman" w:hAnsi="Times New Roman" w:cs="Times New Roman"/>
                <w:color w:val="000000" w:themeColor="dark1"/>
              </w:rPr>
              <w:t>Hệ thống trả về trạng thái thành công cho phòng đã được đẩy</w:t>
            </w:r>
          </w:p>
        </w:tc>
      </w:tr>
      <w:tr w:rsidR="00435E33" w:rsidRPr="00B0521D" w14:paraId="605DD54C" w14:textId="77777777" w:rsidTr="21247F41">
        <w:tc>
          <w:tcPr>
            <w:tcW w:w="957" w:type="pct"/>
            <w:shd w:val="clear" w:color="auto" w:fill="D9D9D9" w:themeFill="background1" w:themeFillShade="D9"/>
          </w:tcPr>
          <w:p w14:paraId="18016FD7"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0A19423B" w14:textId="77777777" w:rsidR="00B95EF1" w:rsidRDefault="00B95EF1" w:rsidP="00B95EF1">
            <w:pPr>
              <w:rPr>
                <w:rFonts w:ascii="Times New Roman" w:hAnsi="Times New Roman" w:cs="Times New Roman"/>
                <w:b/>
                <w:bCs/>
              </w:rPr>
            </w:pPr>
            <w:r w:rsidRPr="00B95EF1">
              <w:rPr>
                <w:rFonts w:ascii="Times New Roman" w:hAnsi="Times New Roman" w:cs="Times New Roman"/>
                <w:b/>
                <w:bCs/>
              </w:rPr>
              <w:t>Phòng không đủ điều kiện để đẩy lên top</w:t>
            </w:r>
          </w:p>
          <w:p w14:paraId="196AD843" w14:textId="77777777" w:rsidR="00B95EF1" w:rsidRDefault="00B95EF1" w:rsidP="00B95EF1">
            <w:pPr>
              <w:rPr>
                <w:rFonts w:ascii="Times New Roman" w:hAnsi="Times New Roman" w:cs="Times New Roman"/>
              </w:rPr>
            </w:pPr>
            <w:r>
              <w:rPr>
                <w:rFonts w:ascii="Times New Roman" w:hAnsi="Times New Roman" w:cs="Times New Roman"/>
              </w:rPr>
              <w:t>4a.</w:t>
            </w:r>
            <w:r w:rsidR="00403BF8">
              <w:rPr>
                <w:rFonts w:ascii="Times New Roman" w:hAnsi="Times New Roman" w:cs="Times New Roman"/>
              </w:rPr>
              <w:t xml:space="preserve"> Hệ thống xác thực phòng không đủ điều kiện</w:t>
            </w:r>
          </w:p>
          <w:p w14:paraId="0A2C4B9F" w14:textId="1722505C" w:rsidR="00435E33" w:rsidRPr="00B0521D" w:rsidRDefault="00403BF8">
            <w:pPr>
              <w:rPr>
                <w:rFonts w:ascii="Times New Roman" w:hAnsi="Times New Roman" w:cs="Times New Roman"/>
              </w:rPr>
            </w:pPr>
            <w:r>
              <w:rPr>
                <w:rFonts w:ascii="Times New Roman" w:hAnsi="Times New Roman" w:cs="Times New Roman"/>
              </w:rPr>
              <w:t>5a. Hệ thống trả về thất bại và phòng vẫn giữ nguyên trạng thái, không được đẩy</w:t>
            </w:r>
          </w:p>
        </w:tc>
      </w:tr>
      <w:tr w:rsidR="00435E33" w:rsidRPr="00B0521D" w14:paraId="5213BB8C" w14:textId="77777777" w:rsidTr="21247F41">
        <w:tc>
          <w:tcPr>
            <w:tcW w:w="957" w:type="pct"/>
            <w:shd w:val="clear" w:color="auto" w:fill="D9D9D9" w:themeFill="background1" w:themeFillShade="D9"/>
          </w:tcPr>
          <w:p w14:paraId="0ACCA9D7" w14:textId="77777777" w:rsidR="00435E33" w:rsidRPr="00B0521D" w:rsidRDefault="00435E33">
            <w:pPr>
              <w:rPr>
                <w:rFonts w:ascii="Times New Roman" w:hAnsi="Times New Roman" w:cs="Times New Roman"/>
                <w:b/>
              </w:rPr>
            </w:pPr>
          </w:p>
        </w:tc>
        <w:tc>
          <w:tcPr>
            <w:tcW w:w="4043" w:type="pct"/>
            <w:gridSpan w:val="3"/>
          </w:tcPr>
          <w:p w14:paraId="689C5FCA" w14:textId="77777777" w:rsidR="00435E33" w:rsidRPr="00B0521D" w:rsidRDefault="00435E33">
            <w:pPr>
              <w:rPr>
                <w:rFonts w:ascii="Times New Roman" w:hAnsi="Times New Roman" w:cs="Times New Roman"/>
              </w:rPr>
            </w:pPr>
          </w:p>
        </w:tc>
      </w:tr>
    </w:tbl>
    <w:p w14:paraId="5EDBAB2A" w14:textId="29851963" w:rsidR="00435E33" w:rsidRPr="00B0521D" w:rsidRDefault="09B1E570" w:rsidP="00435E33">
      <w:pPr>
        <w:pStyle w:val="Heading3"/>
      </w:pPr>
      <w:bookmarkStart w:id="88" w:name="_Toc173188492"/>
      <w:r>
        <w:t xml:space="preserve">Usecase </w:t>
      </w:r>
      <w:r w:rsidR="5615274C">
        <w:t>Đăng ký tài khoản khách thuê</w:t>
      </w:r>
      <w:bookmarkEnd w:id="88"/>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0B6C4BDB" w14:textId="77777777" w:rsidTr="21247F41">
        <w:tc>
          <w:tcPr>
            <w:tcW w:w="957" w:type="pct"/>
            <w:shd w:val="clear" w:color="auto" w:fill="D9D9D9" w:themeFill="background1" w:themeFillShade="D9"/>
          </w:tcPr>
          <w:p w14:paraId="2C424BF7"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669172E" w14:textId="12258877" w:rsidR="00435E33" w:rsidRPr="00B0521D" w:rsidRDefault="00286A1C">
            <w:pPr>
              <w:rPr>
                <w:rFonts w:ascii="Times New Roman" w:hAnsi="Times New Roman" w:cs="Times New Roman"/>
              </w:rPr>
            </w:pPr>
            <w:r w:rsidRPr="00286A1C">
              <w:rPr>
                <w:rFonts w:ascii="Times New Roman" w:hAnsi="Times New Roman" w:cs="Times New Roman"/>
              </w:rPr>
              <w:t>Đăng ký tài khoản khách thuê</w:t>
            </w:r>
          </w:p>
        </w:tc>
        <w:tc>
          <w:tcPr>
            <w:tcW w:w="626" w:type="pct"/>
            <w:shd w:val="clear" w:color="auto" w:fill="D9D9D9" w:themeFill="background1" w:themeFillShade="D9"/>
          </w:tcPr>
          <w:p w14:paraId="08AAE807"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1F93FD62" w14:textId="19BCA034" w:rsidR="00435E33" w:rsidRPr="00B0521D" w:rsidRDefault="555809F5">
            <w:pPr>
              <w:rPr>
                <w:rFonts w:ascii="Times New Roman" w:hAnsi="Times New Roman" w:cs="Times New Roman"/>
              </w:rPr>
            </w:pPr>
            <w:r w:rsidRPr="2B04732C">
              <w:rPr>
                <w:rFonts w:ascii="Times New Roman" w:hAnsi="Times New Roman" w:cs="Times New Roman"/>
              </w:rPr>
              <w:t>UC</w:t>
            </w:r>
            <w:r w:rsidR="00E96C87">
              <w:rPr>
                <w:rFonts w:ascii="Times New Roman" w:hAnsi="Times New Roman" w:cs="Times New Roman"/>
              </w:rPr>
              <w:t>1</w:t>
            </w:r>
            <w:r w:rsidR="00C31560">
              <w:rPr>
                <w:rFonts w:ascii="Times New Roman" w:hAnsi="Times New Roman" w:cs="Times New Roman"/>
              </w:rPr>
              <w:t>6</w:t>
            </w:r>
          </w:p>
        </w:tc>
      </w:tr>
      <w:tr w:rsidR="00435E33" w:rsidRPr="00B0521D" w14:paraId="45516762" w14:textId="77777777" w:rsidTr="21247F41">
        <w:tc>
          <w:tcPr>
            <w:tcW w:w="957" w:type="pct"/>
            <w:shd w:val="clear" w:color="auto" w:fill="D9D9D9" w:themeFill="background1" w:themeFillShade="D9"/>
          </w:tcPr>
          <w:p w14:paraId="54A6CD53"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1E1FCEE8" w14:textId="269267B8" w:rsidR="00435E33" w:rsidRPr="00B0521D" w:rsidRDefault="00950F4D">
            <w:pPr>
              <w:rPr>
                <w:rFonts w:ascii="Times New Roman" w:hAnsi="Times New Roman" w:cs="Times New Roman"/>
              </w:rPr>
            </w:pPr>
            <w:r w:rsidRPr="00950F4D">
              <w:rPr>
                <w:rFonts w:ascii="Times New Roman" w:hAnsi="Times New Roman" w:cs="Times New Roman"/>
              </w:rPr>
              <w:t>Người dùng đăng ký tài khoản Khách thuê phòng</w:t>
            </w:r>
          </w:p>
        </w:tc>
      </w:tr>
      <w:tr w:rsidR="00435E33" w:rsidRPr="00B0521D" w14:paraId="1334CB9D" w14:textId="77777777" w:rsidTr="21247F41">
        <w:tc>
          <w:tcPr>
            <w:tcW w:w="957" w:type="pct"/>
            <w:shd w:val="clear" w:color="auto" w:fill="D9D9D9" w:themeFill="background1" w:themeFillShade="D9"/>
          </w:tcPr>
          <w:p w14:paraId="5EF7F0EB"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68E24ACC" w14:textId="7EFAB806" w:rsidR="00435E33" w:rsidRPr="00B0521D" w:rsidRDefault="00AE0A74">
            <w:pPr>
              <w:rPr>
                <w:rFonts w:ascii="Times New Roman" w:hAnsi="Times New Roman" w:cs="Times New Roman"/>
              </w:rPr>
            </w:pPr>
            <w:r>
              <w:rPr>
                <w:rFonts w:ascii="Times New Roman" w:hAnsi="Times New Roman" w:cs="Times New Roman"/>
              </w:rPr>
              <w:t>Khách thuê phòng</w:t>
            </w:r>
          </w:p>
        </w:tc>
        <w:tc>
          <w:tcPr>
            <w:tcW w:w="626" w:type="pct"/>
            <w:shd w:val="clear" w:color="auto" w:fill="D9D9D9" w:themeFill="background1" w:themeFillShade="D9"/>
          </w:tcPr>
          <w:p w14:paraId="4C5C75BC"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121D9048" w14:textId="7842DF86" w:rsidR="00435E33" w:rsidRPr="00B0521D" w:rsidRDefault="00C3739F">
            <w:pPr>
              <w:rPr>
                <w:rFonts w:ascii="Times New Roman" w:hAnsi="Times New Roman" w:cs="Times New Roman"/>
              </w:rPr>
            </w:pPr>
            <w:r>
              <w:rPr>
                <w:rFonts w:ascii="Times New Roman" w:hAnsi="Times New Roman" w:cs="Times New Roman"/>
              </w:rPr>
              <w:t>Khách thuê phòng</w:t>
            </w:r>
            <w:r w:rsidRPr="00595D3E">
              <w:rPr>
                <w:rFonts w:ascii="Times New Roman" w:hAnsi="Times New Roman" w:cs="Times New Roman"/>
              </w:rPr>
              <w:t xml:space="preserve"> </w:t>
            </w:r>
            <w:r>
              <w:rPr>
                <w:rFonts w:ascii="Times New Roman" w:hAnsi="Times New Roman" w:cs="Times New Roman"/>
              </w:rPr>
              <w:t>(người</w:t>
            </w:r>
            <w:r w:rsidR="00A76423">
              <w:rPr>
                <w:rFonts w:ascii="Times New Roman" w:hAnsi="Times New Roman" w:cs="Times New Roman"/>
              </w:rPr>
              <w:t xml:space="preserve"> dùng</w:t>
            </w:r>
            <w:r>
              <w:rPr>
                <w:rFonts w:ascii="Times New Roman" w:hAnsi="Times New Roman" w:cs="Times New Roman"/>
              </w:rPr>
              <w:t>)</w:t>
            </w:r>
            <w:r w:rsidR="00595D3E" w:rsidRPr="00595D3E">
              <w:rPr>
                <w:rFonts w:ascii="Times New Roman" w:hAnsi="Times New Roman" w:cs="Times New Roman"/>
              </w:rPr>
              <w:t xml:space="preserve"> muốn tạo tài khoản mới</w:t>
            </w:r>
          </w:p>
        </w:tc>
      </w:tr>
      <w:tr w:rsidR="00435E33" w:rsidRPr="00B0521D" w14:paraId="32555A71" w14:textId="77777777" w:rsidTr="21247F41">
        <w:tc>
          <w:tcPr>
            <w:tcW w:w="957" w:type="pct"/>
            <w:shd w:val="clear" w:color="auto" w:fill="D9D9D9" w:themeFill="background1" w:themeFillShade="D9"/>
          </w:tcPr>
          <w:p w14:paraId="6B73F503"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5A8B7005" w14:textId="7A64FD13" w:rsidR="00435E33" w:rsidRPr="00B0521D" w:rsidRDefault="00F85F14">
            <w:pPr>
              <w:rPr>
                <w:rFonts w:ascii="Times New Roman" w:hAnsi="Times New Roman" w:cs="Times New Roman"/>
              </w:rPr>
            </w:pPr>
            <w:r>
              <w:rPr>
                <w:rFonts w:ascii="Times New Roman" w:hAnsi="Times New Roman" w:cs="Times New Roman"/>
              </w:rPr>
              <w:t>Khách thuê phòng</w:t>
            </w:r>
            <w:r w:rsidRPr="00F85F14">
              <w:rPr>
                <w:rFonts w:ascii="Times New Roman" w:hAnsi="Times New Roman" w:cs="Times New Roman"/>
              </w:rPr>
              <w:t xml:space="preserve"> chưa có tài khoản trên hệ thống</w:t>
            </w:r>
          </w:p>
        </w:tc>
      </w:tr>
      <w:tr w:rsidR="00435E33" w:rsidRPr="00B0521D" w14:paraId="6BA1194C" w14:textId="77777777" w:rsidTr="21247F41">
        <w:tc>
          <w:tcPr>
            <w:tcW w:w="957" w:type="pct"/>
            <w:shd w:val="clear" w:color="auto" w:fill="D9D9D9" w:themeFill="background1" w:themeFillShade="D9"/>
          </w:tcPr>
          <w:p w14:paraId="0F7B66BD"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0C21114B" w14:textId="521C152E" w:rsidR="00435E33" w:rsidRPr="00B0521D" w:rsidRDefault="002C3691">
            <w:pPr>
              <w:rPr>
                <w:rFonts w:ascii="Times New Roman" w:hAnsi="Times New Roman" w:cs="Times New Roman"/>
              </w:rPr>
            </w:pPr>
            <w:r w:rsidRPr="002C3691">
              <w:rPr>
                <w:rFonts w:ascii="Times New Roman" w:hAnsi="Times New Roman" w:cs="Times New Roman"/>
              </w:rPr>
              <w:t>Tài khoản khách thuê phòng được tạo thành công</w:t>
            </w:r>
            <w:r>
              <w:rPr>
                <w:rFonts w:ascii="Times New Roman" w:hAnsi="Times New Roman" w:cs="Times New Roman"/>
              </w:rPr>
              <w:t>, có thể đăng nhập vào hệ thống</w:t>
            </w:r>
          </w:p>
        </w:tc>
      </w:tr>
      <w:tr w:rsidR="00435E33" w:rsidRPr="00B0521D" w14:paraId="3872BC1F" w14:textId="77777777" w:rsidTr="21247F41">
        <w:tc>
          <w:tcPr>
            <w:tcW w:w="957" w:type="pct"/>
            <w:shd w:val="clear" w:color="auto" w:fill="D9D9D9" w:themeFill="background1" w:themeFillShade="D9"/>
          </w:tcPr>
          <w:p w14:paraId="1E547B83"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2A1310A8" w14:textId="3C7FDAD4" w:rsidR="00435E33" w:rsidRPr="00B0521D" w:rsidRDefault="003F51A3">
            <w:pPr>
              <w:rPr>
                <w:rFonts w:ascii="Times New Roman" w:hAnsi="Times New Roman" w:cs="Times New Roman"/>
              </w:rPr>
            </w:pPr>
            <w:r w:rsidRPr="003F51A3">
              <w:rPr>
                <w:rFonts w:ascii="Times New Roman" w:hAnsi="Times New Roman" w:cs="Times New Roman"/>
              </w:rPr>
              <w:t>Thông tin đăng ký không hợp lệ</w:t>
            </w:r>
            <w:r>
              <w:rPr>
                <w:rFonts w:ascii="Times New Roman" w:hAnsi="Times New Roman" w:cs="Times New Roman"/>
              </w:rPr>
              <w:t>( VD: tài khoản đã tồn tại, sdt hoặc email không hợp lệ…)</w:t>
            </w:r>
          </w:p>
        </w:tc>
      </w:tr>
      <w:tr w:rsidR="00435E33" w:rsidRPr="00B0521D" w14:paraId="1CAACD92" w14:textId="77777777" w:rsidTr="21247F41">
        <w:tc>
          <w:tcPr>
            <w:tcW w:w="957" w:type="pct"/>
            <w:shd w:val="clear" w:color="auto" w:fill="D9D9D9" w:themeFill="background1" w:themeFillShade="D9"/>
          </w:tcPr>
          <w:p w14:paraId="24A7C8DB"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53D139FF" w14:textId="2CC2917D" w:rsidR="00435E33" w:rsidRPr="00B0521D" w:rsidRDefault="003F51A3">
            <w:pPr>
              <w:rPr>
                <w:rFonts w:ascii="Times New Roman" w:hAnsi="Times New Roman" w:cs="Times New Roman"/>
              </w:rPr>
            </w:pPr>
            <w:r w:rsidRPr="007D73A7">
              <w:rPr>
                <w:rFonts w:ascii="Times New Roman" w:hAnsi="Times New Roman" w:cs="Times New Roman"/>
              </w:rPr>
              <w:t>Hệ thống hiển thị thông báo lỗi tương ứng</w:t>
            </w:r>
          </w:p>
        </w:tc>
      </w:tr>
      <w:tr w:rsidR="00435E33" w:rsidRPr="00B0521D" w14:paraId="2F8A3CE2" w14:textId="77777777" w:rsidTr="21247F41">
        <w:tc>
          <w:tcPr>
            <w:tcW w:w="957" w:type="pct"/>
            <w:shd w:val="clear" w:color="auto" w:fill="D9D9D9" w:themeFill="background1" w:themeFillShade="D9"/>
          </w:tcPr>
          <w:p w14:paraId="5F9D1D06"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166A6D0D" w14:textId="79330E0E" w:rsidR="00435E33" w:rsidRDefault="514F5F25"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rPr>
              <w:t>Khách thuê phòng (người</w:t>
            </w:r>
            <w:r w:rsidR="5C4E7C5D" w:rsidRPr="613A2DA6">
              <w:rPr>
                <w:rFonts w:ascii="Times New Roman" w:hAnsi="Times New Roman" w:cs="Times New Roman"/>
              </w:rPr>
              <w:t xml:space="preserve"> dùng</w:t>
            </w:r>
            <w:r w:rsidRPr="613A2DA6">
              <w:rPr>
                <w:rFonts w:ascii="Times New Roman" w:hAnsi="Times New Roman" w:cs="Times New Roman"/>
              </w:rPr>
              <w:t>)</w:t>
            </w:r>
            <w:r w:rsidR="5C4E7C5D" w:rsidRPr="613A2DA6">
              <w:rPr>
                <w:rFonts w:ascii="Times New Roman" w:hAnsi="Times New Roman" w:cs="Times New Roman"/>
                <w:color w:val="000000" w:themeColor="text1"/>
              </w:rPr>
              <w:t xml:space="preserve"> truy cập vào trang đăng ký</w:t>
            </w:r>
          </w:p>
          <w:p w14:paraId="51427F17" w14:textId="6444C682" w:rsidR="006112D8" w:rsidRDefault="514F5F25"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rPr>
              <w:t>Khách thuê phòng</w:t>
            </w:r>
            <w:r w:rsidR="78E830F8" w:rsidRPr="613A2DA6">
              <w:rPr>
                <w:rFonts w:ascii="Times New Roman" w:hAnsi="Times New Roman" w:cs="Times New Roman"/>
              </w:rPr>
              <w:t xml:space="preserve"> </w:t>
            </w:r>
            <w:r w:rsidR="78E830F8" w:rsidRPr="613A2DA6">
              <w:rPr>
                <w:rFonts w:ascii="Times New Roman" w:hAnsi="Times New Roman" w:cs="Times New Roman"/>
                <w:color w:val="000000" w:themeColor="text1"/>
              </w:rPr>
              <w:t>nhập thông tin cá nhân (họ tên, email, số điện thoại, mật khẩu...)</w:t>
            </w:r>
          </w:p>
          <w:p w14:paraId="6477C8B4" w14:textId="61BD0250" w:rsidR="00185E7A" w:rsidRDefault="514F5F25"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rPr>
              <w:t>Khách thuê phòng</w:t>
            </w:r>
            <w:r w:rsidR="7316FF4A" w:rsidRPr="613A2DA6">
              <w:rPr>
                <w:rFonts w:ascii="Times New Roman" w:hAnsi="Times New Roman" w:cs="Times New Roman"/>
              </w:rPr>
              <w:t xml:space="preserve"> </w:t>
            </w:r>
            <w:r w:rsidR="7316FF4A" w:rsidRPr="613A2DA6">
              <w:rPr>
                <w:rFonts w:ascii="Times New Roman" w:hAnsi="Times New Roman" w:cs="Times New Roman"/>
                <w:color w:val="000000" w:themeColor="text1"/>
              </w:rPr>
              <w:t>xác nhận thông tin và đồng ý với điều khoản sử dụng</w:t>
            </w:r>
          </w:p>
          <w:p w14:paraId="17743345" w14:textId="77777777" w:rsidR="00821786" w:rsidRDefault="172D5D76"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color w:val="000000" w:themeColor="text1"/>
              </w:rPr>
              <w:t>Hệ thống kiểm tra tính hợp lệ của thông tin</w:t>
            </w:r>
          </w:p>
          <w:p w14:paraId="35FAFA08" w14:textId="77777777" w:rsidR="00A439FF" w:rsidRDefault="482666AF"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color w:val="000000" w:themeColor="text1"/>
              </w:rPr>
              <w:t xml:space="preserve">Nếu thông tin hợp lệ, </w:t>
            </w:r>
            <w:r w:rsidR="18477F3E" w:rsidRPr="613A2DA6">
              <w:rPr>
                <w:rFonts w:ascii="Times New Roman" w:hAnsi="Times New Roman" w:cs="Times New Roman"/>
                <w:color w:val="000000" w:themeColor="text1"/>
              </w:rPr>
              <w:t xml:space="preserve">hệ thống tạo tài khoản mới và </w:t>
            </w:r>
            <w:r w:rsidR="6CB99CCB" w:rsidRPr="613A2DA6">
              <w:rPr>
                <w:rFonts w:ascii="Times New Roman" w:hAnsi="Times New Roman" w:cs="Times New Roman"/>
                <w:color w:val="000000" w:themeColor="text1"/>
              </w:rPr>
              <w:t>thông báo tạo tài khoản thành công</w:t>
            </w:r>
          </w:p>
          <w:p w14:paraId="296F57DB" w14:textId="6F024951" w:rsidR="00435E33" w:rsidRPr="00B0521D" w:rsidRDefault="514F5F25" w:rsidP="004F6E79">
            <w:pPr>
              <w:pStyle w:val="ListParagraph"/>
              <w:numPr>
                <w:ilvl w:val="0"/>
                <w:numId w:val="18"/>
              </w:numPr>
              <w:rPr>
                <w:rFonts w:ascii="Times New Roman" w:hAnsi="Times New Roman" w:cs="Times New Roman"/>
                <w:color w:val="000000" w:themeColor="dark1"/>
              </w:rPr>
            </w:pPr>
            <w:r w:rsidRPr="613A2DA6">
              <w:rPr>
                <w:rFonts w:ascii="Times New Roman" w:hAnsi="Times New Roman" w:cs="Times New Roman"/>
              </w:rPr>
              <w:t>Khách thuê phòng</w:t>
            </w:r>
            <w:r w:rsidR="6CB99CCB" w:rsidRPr="613A2DA6">
              <w:rPr>
                <w:rFonts w:ascii="Times New Roman" w:hAnsi="Times New Roman" w:cs="Times New Roman"/>
              </w:rPr>
              <w:t xml:space="preserve"> </w:t>
            </w:r>
            <w:r w:rsidR="6CB99CCB" w:rsidRPr="613A2DA6">
              <w:rPr>
                <w:rFonts w:ascii="Times New Roman" w:hAnsi="Times New Roman" w:cs="Times New Roman"/>
                <w:color w:val="000000" w:themeColor="text1"/>
              </w:rPr>
              <w:t xml:space="preserve">có thể </w:t>
            </w:r>
            <w:r w:rsidRPr="613A2DA6">
              <w:rPr>
                <w:rFonts w:ascii="Times New Roman" w:hAnsi="Times New Roman" w:cs="Times New Roman"/>
                <w:color w:val="000000" w:themeColor="text1"/>
              </w:rPr>
              <w:t>đăng nhập bằng</w:t>
            </w:r>
            <w:r w:rsidR="17AA8B36" w:rsidRPr="613A2DA6">
              <w:rPr>
                <w:rFonts w:ascii="Times New Roman" w:hAnsi="Times New Roman" w:cs="Times New Roman"/>
                <w:color w:val="000000" w:themeColor="text1"/>
              </w:rPr>
              <w:t xml:space="preserve"> tài khoản mới</w:t>
            </w:r>
          </w:p>
        </w:tc>
      </w:tr>
      <w:tr w:rsidR="00435E33" w:rsidRPr="00B0521D" w14:paraId="761681D7" w14:textId="77777777" w:rsidTr="21247F41">
        <w:tc>
          <w:tcPr>
            <w:tcW w:w="957" w:type="pct"/>
            <w:shd w:val="clear" w:color="auto" w:fill="D9D9D9" w:themeFill="background1" w:themeFillShade="D9"/>
          </w:tcPr>
          <w:p w14:paraId="654E7926"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1E435C24" w14:textId="77777777" w:rsidR="00435E33" w:rsidRDefault="00C3739F">
            <w:pPr>
              <w:rPr>
                <w:rFonts w:ascii="Times New Roman" w:hAnsi="Times New Roman" w:cs="Times New Roman"/>
                <w:b/>
                <w:bCs/>
              </w:rPr>
            </w:pPr>
            <w:r w:rsidRPr="00C3739F">
              <w:rPr>
                <w:rFonts w:ascii="Times New Roman" w:hAnsi="Times New Roman" w:cs="Times New Roman"/>
                <w:b/>
                <w:bCs/>
              </w:rPr>
              <w:t>Thông tin đăng ký không hợp lệ</w:t>
            </w:r>
          </w:p>
          <w:p w14:paraId="0E8A98D9" w14:textId="5965922F" w:rsidR="00435E33" w:rsidRPr="00B0521D" w:rsidRDefault="00C3739F">
            <w:pPr>
              <w:rPr>
                <w:rFonts w:ascii="Times New Roman" w:hAnsi="Times New Roman" w:cs="Times New Roman"/>
              </w:rPr>
            </w:pPr>
            <w:r>
              <w:rPr>
                <w:rFonts w:ascii="Times New Roman" w:hAnsi="Times New Roman" w:cs="Times New Roman"/>
              </w:rPr>
              <w:t>5a. Thông tin đăng ký không hợp lệ, hệ thống báo lỗi và yêu cầu khách thuê phòng nhập lại</w:t>
            </w:r>
          </w:p>
        </w:tc>
      </w:tr>
      <w:tr w:rsidR="00435E33" w:rsidRPr="00B0521D" w14:paraId="75397496" w14:textId="77777777" w:rsidTr="21247F41">
        <w:tc>
          <w:tcPr>
            <w:tcW w:w="957" w:type="pct"/>
            <w:shd w:val="clear" w:color="auto" w:fill="D9D9D9" w:themeFill="background1" w:themeFillShade="D9"/>
          </w:tcPr>
          <w:p w14:paraId="587FFA1C" w14:textId="77777777" w:rsidR="00435E33" w:rsidRPr="00B0521D" w:rsidRDefault="00435E33">
            <w:pPr>
              <w:rPr>
                <w:rFonts w:ascii="Times New Roman" w:hAnsi="Times New Roman" w:cs="Times New Roman"/>
                <w:b/>
              </w:rPr>
            </w:pPr>
          </w:p>
        </w:tc>
        <w:tc>
          <w:tcPr>
            <w:tcW w:w="4043" w:type="pct"/>
            <w:gridSpan w:val="3"/>
          </w:tcPr>
          <w:p w14:paraId="40AAD851" w14:textId="77777777" w:rsidR="00435E33" w:rsidRPr="00B0521D" w:rsidRDefault="00435E33">
            <w:pPr>
              <w:rPr>
                <w:rFonts w:ascii="Times New Roman" w:hAnsi="Times New Roman" w:cs="Times New Roman"/>
              </w:rPr>
            </w:pPr>
          </w:p>
        </w:tc>
      </w:tr>
    </w:tbl>
    <w:p w14:paraId="57F3C1FF" w14:textId="010771E1" w:rsidR="00435E33" w:rsidRPr="00B0521D" w:rsidRDefault="09B1E570" w:rsidP="00435E33">
      <w:pPr>
        <w:pStyle w:val="Heading3"/>
      </w:pPr>
      <w:bookmarkStart w:id="89" w:name="_Toc173188493"/>
      <w:r>
        <w:lastRenderedPageBreak/>
        <w:t xml:space="preserve">Usecase </w:t>
      </w:r>
      <w:r w:rsidR="7E77A229">
        <w:t>Tìm khách sạn</w:t>
      </w:r>
      <w:bookmarkEnd w:id="89"/>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4A3C709D" w14:textId="77777777" w:rsidTr="21247F41">
        <w:tc>
          <w:tcPr>
            <w:tcW w:w="957" w:type="pct"/>
            <w:shd w:val="clear" w:color="auto" w:fill="D9D9D9" w:themeFill="background1" w:themeFillShade="D9"/>
          </w:tcPr>
          <w:p w14:paraId="3D66266F"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12DD3F27" w14:textId="74D0F0A9" w:rsidR="00435E33" w:rsidRPr="00B0521D" w:rsidRDefault="00E6577C">
            <w:pPr>
              <w:rPr>
                <w:rFonts w:ascii="Times New Roman" w:hAnsi="Times New Roman" w:cs="Times New Roman"/>
              </w:rPr>
            </w:pPr>
            <w:r w:rsidRPr="00E6577C">
              <w:rPr>
                <w:rFonts w:ascii="Times New Roman" w:hAnsi="Times New Roman" w:cs="Times New Roman"/>
              </w:rPr>
              <w:t>Tìm khách sạn</w:t>
            </w:r>
          </w:p>
        </w:tc>
        <w:tc>
          <w:tcPr>
            <w:tcW w:w="626" w:type="pct"/>
            <w:shd w:val="clear" w:color="auto" w:fill="D9D9D9" w:themeFill="background1" w:themeFillShade="D9"/>
          </w:tcPr>
          <w:p w14:paraId="4CCC71F1"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5A3BFBEC" w14:textId="56574CD7" w:rsidR="00435E33" w:rsidRPr="00B0521D" w:rsidRDefault="65C6DAA1">
            <w:pPr>
              <w:rPr>
                <w:rFonts w:ascii="Times New Roman" w:hAnsi="Times New Roman" w:cs="Times New Roman"/>
              </w:rPr>
            </w:pPr>
            <w:r w:rsidRPr="2B04732C">
              <w:rPr>
                <w:rFonts w:ascii="Times New Roman" w:hAnsi="Times New Roman" w:cs="Times New Roman"/>
              </w:rPr>
              <w:t>UC</w:t>
            </w:r>
            <w:r w:rsidR="00E96C87">
              <w:rPr>
                <w:rFonts w:ascii="Times New Roman" w:hAnsi="Times New Roman" w:cs="Times New Roman"/>
              </w:rPr>
              <w:t>1</w:t>
            </w:r>
            <w:r w:rsidR="00C31560">
              <w:rPr>
                <w:rFonts w:ascii="Times New Roman" w:hAnsi="Times New Roman" w:cs="Times New Roman"/>
              </w:rPr>
              <w:t>7</w:t>
            </w:r>
          </w:p>
        </w:tc>
      </w:tr>
      <w:tr w:rsidR="00435E33" w:rsidRPr="00B0521D" w14:paraId="22990FA5" w14:textId="77777777" w:rsidTr="21247F41">
        <w:tc>
          <w:tcPr>
            <w:tcW w:w="957" w:type="pct"/>
            <w:shd w:val="clear" w:color="auto" w:fill="D9D9D9" w:themeFill="background1" w:themeFillShade="D9"/>
          </w:tcPr>
          <w:p w14:paraId="0BB915BF"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56840AA4" w14:textId="3129EA2B" w:rsidR="00435E33" w:rsidRPr="00B0521D" w:rsidRDefault="002D101B">
            <w:pPr>
              <w:rPr>
                <w:rFonts w:ascii="Times New Roman" w:hAnsi="Times New Roman" w:cs="Times New Roman"/>
              </w:rPr>
            </w:pPr>
            <w:r w:rsidRPr="002D101B">
              <w:rPr>
                <w:rFonts w:ascii="Times New Roman" w:hAnsi="Times New Roman" w:cs="Times New Roman"/>
              </w:rPr>
              <w:t>Khách thuê phòng muốn tìm khách sạn còn phòng theo địa điểm mong muốn</w:t>
            </w:r>
          </w:p>
        </w:tc>
      </w:tr>
      <w:tr w:rsidR="00435E33" w:rsidRPr="00B0521D" w14:paraId="4B4E97C8" w14:textId="77777777" w:rsidTr="21247F41">
        <w:tc>
          <w:tcPr>
            <w:tcW w:w="957" w:type="pct"/>
            <w:shd w:val="clear" w:color="auto" w:fill="D9D9D9" w:themeFill="background1" w:themeFillShade="D9"/>
          </w:tcPr>
          <w:p w14:paraId="64F9ED27"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630BE48E" w14:textId="6E7D8A17" w:rsidR="00435E33" w:rsidRPr="00B0521D" w:rsidRDefault="002D101B">
            <w:pPr>
              <w:rPr>
                <w:rFonts w:ascii="Times New Roman" w:hAnsi="Times New Roman" w:cs="Times New Roman"/>
              </w:rPr>
            </w:pPr>
            <w:r w:rsidRPr="002D101B">
              <w:rPr>
                <w:rFonts w:ascii="Times New Roman" w:hAnsi="Times New Roman" w:cs="Times New Roman"/>
              </w:rPr>
              <w:t>Khách thuê phòng</w:t>
            </w:r>
          </w:p>
        </w:tc>
        <w:tc>
          <w:tcPr>
            <w:tcW w:w="626" w:type="pct"/>
            <w:shd w:val="clear" w:color="auto" w:fill="D9D9D9" w:themeFill="background1" w:themeFillShade="D9"/>
          </w:tcPr>
          <w:p w14:paraId="5A4C114C"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33407829" w14:textId="618608FC" w:rsidR="00435E33" w:rsidRPr="00B0521D" w:rsidRDefault="0082466E">
            <w:pPr>
              <w:rPr>
                <w:rFonts w:ascii="Times New Roman" w:hAnsi="Times New Roman" w:cs="Times New Roman"/>
              </w:rPr>
            </w:pPr>
            <w:r>
              <w:rPr>
                <w:rFonts w:ascii="Times New Roman" w:hAnsi="Times New Roman" w:cs="Times New Roman"/>
              </w:rPr>
              <w:t xml:space="preserve">Khách thuê phòng nhấn nút ‘Tìm kiếm’ </w:t>
            </w:r>
          </w:p>
        </w:tc>
      </w:tr>
      <w:tr w:rsidR="00435E33" w:rsidRPr="00B0521D" w14:paraId="6F99701C" w14:textId="77777777" w:rsidTr="21247F41">
        <w:tc>
          <w:tcPr>
            <w:tcW w:w="957" w:type="pct"/>
            <w:shd w:val="clear" w:color="auto" w:fill="D9D9D9" w:themeFill="background1" w:themeFillShade="D9"/>
          </w:tcPr>
          <w:p w14:paraId="2121BA29"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25EF7CF4" w14:textId="680A8D41" w:rsidR="00435E33" w:rsidRPr="00B0521D" w:rsidRDefault="00D71034">
            <w:pPr>
              <w:rPr>
                <w:rFonts w:ascii="Times New Roman" w:hAnsi="Times New Roman" w:cs="Times New Roman"/>
              </w:rPr>
            </w:pPr>
            <w:r>
              <w:rPr>
                <w:rFonts w:ascii="Times New Roman" w:hAnsi="Times New Roman" w:cs="Times New Roman"/>
              </w:rPr>
              <w:t xml:space="preserve">Khách thuê phòng nhập đầy đủ thông tin về địa điểm mong muốn </w:t>
            </w:r>
          </w:p>
        </w:tc>
      </w:tr>
      <w:tr w:rsidR="00435E33" w:rsidRPr="00B0521D" w14:paraId="3BC9E2B7" w14:textId="77777777" w:rsidTr="21247F41">
        <w:tc>
          <w:tcPr>
            <w:tcW w:w="957" w:type="pct"/>
            <w:shd w:val="clear" w:color="auto" w:fill="D9D9D9" w:themeFill="background1" w:themeFillShade="D9"/>
          </w:tcPr>
          <w:p w14:paraId="6C6EC959"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712F39D0" w14:textId="1F646746" w:rsidR="00435E33" w:rsidRPr="00B0521D" w:rsidRDefault="00276C7B">
            <w:pPr>
              <w:rPr>
                <w:rFonts w:ascii="Times New Roman" w:hAnsi="Times New Roman" w:cs="Times New Roman"/>
              </w:rPr>
            </w:pPr>
            <w:r w:rsidRPr="00276C7B">
              <w:rPr>
                <w:rFonts w:ascii="Times New Roman" w:hAnsi="Times New Roman" w:cs="Times New Roman"/>
              </w:rPr>
              <w:t>Khách thuê phòng nhận được danh sách khách sạn phù hợp với tiêu chí tìm kiếm (địa điểm, giá cả, loại phòng,...)</w:t>
            </w:r>
          </w:p>
        </w:tc>
      </w:tr>
      <w:tr w:rsidR="00435E33" w:rsidRPr="00B0521D" w14:paraId="6E4A4E97" w14:textId="77777777" w:rsidTr="21247F41">
        <w:tc>
          <w:tcPr>
            <w:tcW w:w="957" w:type="pct"/>
            <w:shd w:val="clear" w:color="auto" w:fill="D9D9D9" w:themeFill="background1" w:themeFillShade="D9"/>
          </w:tcPr>
          <w:p w14:paraId="4B0B4D96"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0BAC5BCC" w14:textId="70618A43" w:rsidR="00435E33" w:rsidRPr="00B0521D" w:rsidRDefault="00794D83">
            <w:pPr>
              <w:rPr>
                <w:rFonts w:ascii="Times New Roman" w:hAnsi="Times New Roman" w:cs="Times New Roman"/>
              </w:rPr>
            </w:pPr>
            <w:r w:rsidRPr="00794D83">
              <w:rPr>
                <w:rFonts w:ascii="Times New Roman" w:hAnsi="Times New Roman" w:cs="Times New Roman"/>
              </w:rPr>
              <w:t>Không tìm thấy khách sạn phù hợp</w:t>
            </w:r>
          </w:p>
        </w:tc>
      </w:tr>
      <w:tr w:rsidR="00435E33" w:rsidRPr="00B0521D" w14:paraId="4784C20D" w14:textId="77777777" w:rsidTr="21247F41">
        <w:tc>
          <w:tcPr>
            <w:tcW w:w="957" w:type="pct"/>
            <w:shd w:val="clear" w:color="auto" w:fill="D9D9D9" w:themeFill="background1" w:themeFillShade="D9"/>
          </w:tcPr>
          <w:p w14:paraId="33B5DA83"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628C9D8B" w14:textId="7EDDF111" w:rsidR="00435E33" w:rsidRPr="00B0521D" w:rsidRDefault="002B01F0">
            <w:pPr>
              <w:rPr>
                <w:rFonts w:ascii="Times New Roman" w:hAnsi="Times New Roman" w:cs="Times New Roman"/>
              </w:rPr>
            </w:pPr>
            <w:r w:rsidRPr="002B01F0">
              <w:rPr>
                <w:rFonts w:ascii="Times New Roman" w:hAnsi="Times New Roman" w:cs="Times New Roman"/>
              </w:rPr>
              <w:t>Hiển thị thông báo không tìm thấy kết quả</w:t>
            </w:r>
          </w:p>
        </w:tc>
      </w:tr>
      <w:tr w:rsidR="00435E33" w:rsidRPr="00B0521D" w14:paraId="6682CD46" w14:textId="77777777" w:rsidTr="21247F41">
        <w:tc>
          <w:tcPr>
            <w:tcW w:w="957" w:type="pct"/>
            <w:shd w:val="clear" w:color="auto" w:fill="D9D9D9" w:themeFill="background1" w:themeFillShade="D9"/>
          </w:tcPr>
          <w:p w14:paraId="4B153D6C"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4120F4C1" w14:textId="77777777" w:rsidR="00435E33" w:rsidRDefault="000C0E37" w:rsidP="004F6E79">
            <w:pPr>
              <w:pStyle w:val="ListParagraph"/>
              <w:numPr>
                <w:ilvl w:val="0"/>
                <w:numId w:val="19"/>
              </w:numPr>
              <w:rPr>
                <w:rFonts w:ascii="Times New Roman" w:hAnsi="Times New Roman" w:cs="Times New Roman"/>
                <w:color w:val="000000" w:themeColor="dark1"/>
              </w:rPr>
            </w:pPr>
            <w:r>
              <w:rPr>
                <w:rFonts w:ascii="Times New Roman" w:hAnsi="Times New Roman" w:cs="Times New Roman"/>
                <w:color w:val="000000" w:themeColor="dark1"/>
              </w:rPr>
              <w:t>Khách thuê phòng nhập thông tin về địa điểm mong muốn</w:t>
            </w:r>
          </w:p>
          <w:p w14:paraId="15F06DC7" w14:textId="77777777" w:rsidR="000C0E37" w:rsidRDefault="00137D25" w:rsidP="004F6E79">
            <w:pPr>
              <w:pStyle w:val="ListParagraph"/>
              <w:numPr>
                <w:ilvl w:val="0"/>
                <w:numId w:val="19"/>
              </w:numPr>
              <w:rPr>
                <w:rFonts w:ascii="Times New Roman" w:hAnsi="Times New Roman" w:cs="Times New Roman"/>
                <w:color w:val="000000" w:themeColor="dark1"/>
              </w:rPr>
            </w:pPr>
            <w:r>
              <w:rPr>
                <w:rFonts w:ascii="Times New Roman" w:hAnsi="Times New Roman" w:cs="Times New Roman"/>
                <w:color w:val="000000" w:themeColor="dark1"/>
              </w:rPr>
              <w:t>Hệ thống tìm kiếm và lọc ra khách sạn phù hợp</w:t>
            </w:r>
          </w:p>
          <w:p w14:paraId="08E223C4" w14:textId="5A0F3C58" w:rsidR="00435E33" w:rsidRPr="00B0521D" w:rsidRDefault="00D87B19" w:rsidP="004F6E79">
            <w:pPr>
              <w:pStyle w:val="ListParagraph"/>
              <w:numPr>
                <w:ilvl w:val="0"/>
                <w:numId w:val="19"/>
              </w:numPr>
              <w:rPr>
                <w:rFonts w:ascii="Times New Roman" w:hAnsi="Times New Roman" w:cs="Times New Roman"/>
                <w:color w:val="000000" w:themeColor="dark1"/>
              </w:rPr>
            </w:pPr>
            <w:r>
              <w:rPr>
                <w:rFonts w:ascii="Times New Roman" w:hAnsi="Times New Roman" w:cs="Times New Roman"/>
                <w:color w:val="000000" w:themeColor="dark1"/>
              </w:rPr>
              <w:t>Hệ thống hiển thị danh sách khách sạn phù hợp</w:t>
            </w:r>
          </w:p>
        </w:tc>
      </w:tr>
      <w:tr w:rsidR="00435E33" w:rsidRPr="00B0521D" w14:paraId="050425BC" w14:textId="77777777" w:rsidTr="21247F41">
        <w:tc>
          <w:tcPr>
            <w:tcW w:w="957" w:type="pct"/>
            <w:shd w:val="clear" w:color="auto" w:fill="D9D9D9" w:themeFill="background1" w:themeFillShade="D9"/>
          </w:tcPr>
          <w:p w14:paraId="4309E3AD"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1EA20A30" w14:textId="77777777" w:rsidR="00435E33" w:rsidRDefault="00632E63">
            <w:pPr>
              <w:rPr>
                <w:rFonts w:ascii="Times New Roman" w:hAnsi="Times New Roman" w:cs="Times New Roman"/>
                <w:b/>
                <w:bCs/>
              </w:rPr>
            </w:pPr>
            <w:r w:rsidRPr="00632E63">
              <w:rPr>
                <w:rFonts w:ascii="Times New Roman" w:hAnsi="Times New Roman" w:cs="Times New Roman"/>
                <w:b/>
                <w:bCs/>
              </w:rPr>
              <w:t>Không tìm thấy khách sạn phù hợp</w:t>
            </w:r>
          </w:p>
          <w:p w14:paraId="6D70373E" w14:textId="1B52C6BF" w:rsidR="00435E33" w:rsidRPr="00B0521D" w:rsidRDefault="00632E63">
            <w:pPr>
              <w:rPr>
                <w:rFonts w:ascii="Times New Roman" w:hAnsi="Times New Roman" w:cs="Times New Roman"/>
              </w:rPr>
            </w:pPr>
            <w:r>
              <w:rPr>
                <w:rFonts w:ascii="Times New Roman" w:hAnsi="Times New Roman" w:cs="Times New Roman"/>
              </w:rPr>
              <w:t xml:space="preserve">3a. Hệ thống không tìm thấy khách sạn phù hợp và </w:t>
            </w:r>
            <w:r w:rsidR="001E65E2">
              <w:rPr>
                <w:rFonts w:ascii="Times New Roman" w:hAnsi="Times New Roman" w:cs="Times New Roman"/>
              </w:rPr>
              <w:t>trả về danh sách rỗng</w:t>
            </w:r>
          </w:p>
        </w:tc>
      </w:tr>
      <w:tr w:rsidR="00435E33" w:rsidRPr="00B0521D" w14:paraId="75C021A6" w14:textId="77777777" w:rsidTr="21247F41">
        <w:tc>
          <w:tcPr>
            <w:tcW w:w="957" w:type="pct"/>
            <w:shd w:val="clear" w:color="auto" w:fill="D9D9D9" w:themeFill="background1" w:themeFillShade="D9"/>
          </w:tcPr>
          <w:p w14:paraId="0B285978" w14:textId="77777777" w:rsidR="00435E33" w:rsidRPr="00B0521D" w:rsidRDefault="00435E33">
            <w:pPr>
              <w:rPr>
                <w:rFonts w:ascii="Times New Roman" w:hAnsi="Times New Roman" w:cs="Times New Roman"/>
                <w:b/>
              </w:rPr>
            </w:pPr>
          </w:p>
        </w:tc>
        <w:tc>
          <w:tcPr>
            <w:tcW w:w="4043" w:type="pct"/>
            <w:gridSpan w:val="3"/>
          </w:tcPr>
          <w:p w14:paraId="25FCFE9A" w14:textId="77777777" w:rsidR="00435E33" w:rsidRPr="00B0521D" w:rsidRDefault="00435E33">
            <w:pPr>
              <w:rPr>
                <w:rFonts w:ascii="Times New Roman" w:hAnsi="Times New Roman" w:cs="Times New Roman"/>
              </w:rPr>
            </w:pPr>
          </w:p>
        </w:tc>
      </w:tr>
    </w:tbl>
    <w:p w14:paraId="7AE62E57" w14:textId="7ACDEF89" w:rsidR="00435E33" w:rsidRPr="00B0521D" w:rsidRDefault="09B1E570" w:rsidP="00435E33">
      <w:pPr>
        <w:pStyle w:val="Heading3"/>
      </w:pPr>
      <w:bookmarkStart w:id="90" w:name="_Toc173188494"/>
      <w:r>
        <w:t xml:space="preserve">Usecase </w:t>
      </w:r>
      <w:r w:rsidR="67360DA5">
        <w:t>Đề xuất khách sạn khác ở khu vực lân cận ( bán kính &lt; 10km)</w:t>
      </w:r>
      <w:bookmarkEnd w:id="90"/>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219F30C8" w14:textId="77777777" w:rsidTr="21247F41">
        <w:tc>
          <w:tcPr>
            <w:tcW w:w="957" w:type="pct"/>
            <w:shd w:val="clear" w:color="auto" w:fill="D9D9D9" w:themeFill="background1" w:themeFillShade="D9"/>
          </w:tcPr>
          <w:p w14:paraId="6B8CAB0D"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E8AFDD9" w14:textId="47F8E190" w:rsidR="00435E33" w:rsidRPr="00B0521D" w:rsidRDefault="003B2441">
            <w:pPr>
              <w:rPr>
                <w:rFonts w:ascii="Times New Roman" w:hAnsi="Times New Roman" w:cs="Times New Roman"/>
              </w:rPr>
            </w:pPr>
            <w:r w:rsidRPr="003B2441">
              <w:rPr>
                <w:rFonts w:ascii="Times New Roman" w:hAnsi="Times New Roman" w:cs="Times New Roman"/>
              </w:rPr>
              <w:t>Đề xuất khách sạn khác ở khu vực lân cận</w:t>
            </w:r>
          </w:p>
        </w:tc>
        <w:tc>
          <w:tcPr>
            <w:tcW w:w="626" w:type="pct"/>
            <w:shd w:val="clear" w:color="auto" w:fill="D9D9D9" w:themeFill="background1" w:themeFillShade="D9"/>
          </w:tcPr>
          <w:p w14:paraId="05392582"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7C609E20" w14:textId="202C8704" w:rsidR="00435E33" w:rsidRPr="00B0521D" w:rsidRDefault="2F1B0C52">
            <w:pPr>
              <w:rPr>
                <w:rFonts w:ascii="Times New Roman" w:hAnsi="Times New Roman" w:cs="Times New Roman"/>
              </w:rPr>
            </w:pPr>
            <w:r w:rsidRPr="390B1072">
              <w:rPr>
                <w:rFonts w:ascii="Times New Roman" w:hAnsi="Times New Roman" w:cs="Times New Roman"/>
              </w:rPr>
              <w:t>UC</w:t>
            </w:r>
            <w:r w:rsidR="00E96C87">
              <w:rPr>
                <w:rFonts w:ascii="Times New Roman" w:hAnsi="Times New Roman" w:cs="Times New Roman"/>
              </w:rPr>
              <w:t>1</w:t>
            </w:r>
            <w:r w:rsidR="00C31560">
              <w:rPr>
                <w:rFonts w:ascii="Times New Roman" w:hAnsi="Times New Roman" w:cs="Times New Roman"/>
              </w:rPr>
              <w:t>8</w:t>
            </w:r>
          </w:p>
        </w:tc>
      </w:tr>
      <w:tr w:rsidR="00435E33" w:rsidRPr="00B0521D" w14:paraId="1F0CDBCC" w14:textId="77777777" w:rsidTr="21247F41">
        <w:tc>
          <w:tcPr>
            <w:tcW w:w="957" w:type="pct"/>
            <w:shd w:val="clear" w:color="auto" w:fill="D9D9D9" w:themeFill="background1" w:themeFillShade="D9"/>
          </w:tcPr>
          <w:p w14:paraId="731F2592"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0CF145BB" w14:textId="6D9F2F7A" w:rsidR="00435E33" w:rsidRPr="00B0521D" w:rsidRDefault="00E8485D">
            <w:pPr>
              <w:rPr>
                <w:rFonts w:ascii="Times New Roman" w:hAnsi="Times New Roman" w:cs="Times New Roman"/>
              </w:rPr>
            </w:pPr>
            <w:r w:rsidRPr="00E8485D">
              <w:rPr>
                <w:rFonts w:ascii="Times New Roman" w:hAnsi="Times New Roman" w:cs="Times New Roman"/>
              </w:rPr>
              <w:t>Không có khách sạn như yêu cầu, Hệ thống đề xuất khách sạn khác</w:t>
            </w:r>
          </w:p>
        </w:tc>
      </w:tr>
      <w:tr w:rsidR="00435E33" w:rsidRPr="00B0521D" w14:paraId="59E31681" w14:textId="77777777" w:rsidTr="21247F41">
        <w:tc>
          <w:tcPr>
            <w:tcW w:w="957" w:type="pct"/>
            <w:shd w:val="clear" w:color="auto" w:fill="D9D9D9" w:themeFill="background1" w:themeFillShade="D9"/>
          </w:tcPr>
          <w:p w14:paraId="4B58D1D0"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2975F4F3" w14:textId="02D7FA45" w:rsidR="00435E33" w:rsidRPr="00B0521D" w:rsidRDefault="00E8485D">
            <w:pPr>
              <w:rPr>
                <w:rFonts w:ascii="Times New Roman" w:hAnsi="Times New Roman" w:cs="Times New Roman"/>
              </w:rPr>
            </w:pPr>
            <w:r>
              <w:rPr>
                <w:rFonts w:ascii="Times New Roman" w:hAnsi="Times New Roman" w:cs="Times New Roman"/>
              </w:rPr>
              <w:t>Hệ thống</w:t>
            </w:r>
          </w:p>
        </w:tc>
        <w:tc>
          <w:tcPr>
            <w:tcW w:w="626" w:type="pct"/>
            <w:shd w:val="clear" w:color="auto" w:fill="D9D9D9" w:themeFill="background1" w:themeFillShade="D9"/>
          </w:tcPr>
          <w:p w14:paraId="2D42E6B2"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7A98FB06" w14:textId="20E000D4" w:rsidR="00435E33" w:rsidRPr="00B0521D" w:rsidRDefault="00FC27F3">
            <w:pPr>
              <w:rPr>
                <w:rFonts w:ascii="Times New Roman" w:hAnsi="Times New Roman" w:cs="Times New Roman"/>
              </w:rPr>
            </w:pPr>
            <w:r>
              <w:rPr>
                <w:rFonts w:ascii="Times New Roman" w:hAnsi="Times New Roman" w:cs="Times New Roman"/>
              </w:rPr>
              <w:t>Khách hàng bấm nút Tìm Khách sạn ở trang chủ</w:t>
            </w:r>
          </w:p>
        </w:tc>
      </w:tr>
      <w:tr w:rsidR="00435E33" w:rsidRPr="00B0521D" w14:paraId="461CBD7D" w14:textId="77777777" w:rsidTr="21247F41">
        <w:tc>
          <w:tcPr>
            <w:tcW w:w="957" w:type="pct"/>
            <w:shd w:val="clear" w:color="auto" w:fill="D9D9D9" w:themeFill="background1" w:themeFillShade="D9"/>
          </w:tcPr>
          <w:p w14:paraId="77E3407B"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642DA4EB" w14:textId="4714CBAC" w:rsidR="00435E33" w:rsidRPr="00B0521D" w:rsidRDefault="0087719B">
            <w:pPr>
              <w:rPr>
                <w:rFonts w:ascii="Times New Roman" w:hAnsi="Times New Roman" w:cs="Times New Roman"/>
              </w:rPr>
            </w:pPr>
            <w:r>
              <w:rPr>
                <w:rFonts w:ascii="Times New Roman" w:hAnsi="Times New Roman" w:cs="Times New Roman"/>
              </w:rPr>
              <w:t xml:space="preserve">Khách </w:t>
            </w:r>
            <w:r w:rsidR="009C4559">
              <w:rPr>
                <w:rFonts w:ascii="Times New Roman" w:hAnsi="Times New Roman" w:cs="Times New Roman"/>
              </w:rPr>
              <w:t>thuê phòng</w:t>
            </w:r>
            <w:r>
              <w:rPr>
                <w:rFonts w:ascii="Times New Roman" w:hAnsi="Times New Roman" w:cs="Times New Roman"/>
              </w:rPr>
              <w:t xml:space="preserve"> đã điền đủ thông tin địa điểm khách sạn cần tìm</w:t>
            </w:r>
          </w:p>
        </w:tc>
      </w:tr>
      <w:tr w:rsidR="00435E33" w:rsidRPr="00B0521D" w14:paraId="75E62759" w14:textId="77777777" w:rsidTr="21247F41">
        <w:tc>
          <w:tcPr>
            <w:tcW w:w="957" w:type="pct"/>
            <w:shd w:val="clear" w:color="auto" w:fill="D9D9D9" w:themeFill="background1" w:themeFillShade="D9"/>
          </w:tcPr>
          <w:p w14:paraId="579E3063"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6AB326D8" w14:textId="2C25213C" w:rsidR="00435E33" w:rsidRPr="00B0521D" w:rsidRDefault="0087719B">
            <w:pPr>
              <w:rPr>
                <w:rFonts w:ascii="Times New Roman" w:hAnsi="Times New Roman" w:cs="Times New Roman"/>
              </w:rPr>
            </w:pPr>
            <w:r>
              <w:rPr>
                <w:rFonts w:ascii="Times New Roman" w:hAnsi="Times New Roman" w:cs="Times New Roman"/>
              </w:rPr>
              <w:t xml:space="preserve">Hệ thống đề xuất </w:t>
            </w:r>
            <w:r w:rsidR="00EA3CCB">
              <w:rPr>
                <w:rFonts w:ascii="Times New Roman" w:hAnsi="Times New Roman" w:cs="Times New Roman"/>
              </w:rPr>
              <w:t xml:space="preserve">những Khách sạn khác có những tiện ích tương tự với Khách sạn mà Khách </w:t>
            </w:r>
            <w:r w:rsidR="009C4559">
              <w:rPr>
                <w:rFonts w:ascii="Times New Roman" w:hAnsi="Times New Roman" w:cs="Times New Roman"/>
              </w:rPr>
              <w:t>thuê phòng</w:t>
            </w:r>
            <w:r w:rsidR="00EA3CCB">
              <w:rPr>
                <w:rFonts w:ascii="Times New Roman" w:hAnsi="Times New Roman" w:cs="Times New Roman"/>
              </w:rPr>
              <w:t xml:space="preserve"> cần tìm</w:t>
            </w:r>
          </w:p>
        </w:tc>
      </w:tr>
      <w:tr w:rsidR="00435E33" w:rsidRPr="00B0521D" w14:paraId="6E2F1C6E" w14:textId="77777777" w:rsidTr="21247F41">
        <w:tc>
          <w:tcPr>
            <w:tcW w:w="957" w:type="pct"/>
            <w:shd w:val="clear" w:color="auto" w:fill="D9D9D9" w:themeFill="background1" w:themeFillShade="D9"/>
          </w:tcPr>
          <w:p w14:paraId="19807D57"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71553DC2" w14:textId="3C75EAAF" w:rsidR="00435E33" w:rsidRPr="00B0521D" w:rsidRDefault="001B096C">
            <w:pPr>
              <w:rPr>
                <w:rFonts w:ascii="Times New Roman" w:hAnsi="Times New Roman" w:cs="Times New Roman"/>
              </w:rPr>
            </w:pPr>
            <w:r>
              <w:rPr>
                <w:rFonts w:ascii="Times New Roman" w:hAnsi="Times New Roman" w:cs="Times New Roman"/>
              </w:rPr>
              <w:t>Lỗi kết nối Internet</w:t>
            </w:r>
          </w:p>
        </w:tc>
      </w:tr>
      <w:tr w:rsidR="00435E33" w:rsidRPr="00B0521D" w14:paraId="39646519" w14:textId="77777777" w:rsidTr="21247F41">
        <w:tc>
          <w:tcPr>
            <w:tcW w:w="957" w:type="pct"/>
            <w:shd w:val="clear" w:color="auto" w:fill="D9D9D9" w:themeFill="background1" w:themeFillShade="D9"/>
          </w:tcPr>
          <w:p w14:paraId="2062A9F7"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041F21E8" w14:textId="689721AF" w:rsidR="00435E33" w:rsidRPr="00B0521D" w:rsidRDefault="00BD3253">
            <w:pPr>
              <w:rPr>
                <w:rFonts w:ascii="Times New Roman" w:hAnsi="Times New Roman" w:cs="Times New Roman"/>
              </w:rPr>
            </w:pPr>
            <w:r>
              <w:rPr>
                <w:rFonts w:ascii="Times New Roman" w:hAnsi="Times New Roman" w:cs="Times New Roman"/>
              </w:rPr>
              <w:t>Không thể lập danh sách Khách sạn</w:t>
            </w:r>
          </w:p>
        </w:tc>
      </w:tr>
      <w:tr w:rsidR="00435E33" w:rsidRPr="00B0521D" w14:paraId="12F39904" w14:textId="77777777" w:rsidTr="21247F41">
        <w:tc>
          <w:tcPr>
            <w:tcW w:w="957" w:type="pct"/>
            <w:shd w:val="clear" w:color="auto" w:fill="D9D9D9" w:themeFill="background1" w:themeFillShade="D9"/>
          </w:tcPr>
          <w:p w14:paraId="5B87432D"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77051768" w14:textId="77777777" w:rsidR="005037A3" w:rsidRPr="00B92FB3" w:rsidRDefault="005037A3" w:rsidP="004F6E79">
            <w:pPr>
              <w:pStyle w:val="ListParagraph"/>
              <w:numPr>
                <w:ilvl w:val="0"/>
                <w:numId w:val="4"/>
              </w:numPr>
              <w:rPr>
                <w:rFonts w:ascii="Times New Roman" w:hAnsi="Times New Roman" w:cs="Times New Roman"/>
                <w:color w:val="000000" w:themeColor="dark1"/>
              </w:rPr>
            </w:pPr>
            <w:r w:rsidRPr="00B92FB3">
              <w:rPr>
                <w:rFonts w:ascii="Times New Roman" w:hAnsi="Times New Roman" w:cs="Times New Roman"/>
                <w:color w:val="000000" w:themeColor="dark1"/>
              </w:rPr>
              <w:t>Khách thuê phòng chọn tìm khách sạn</w:t>
            </w:r>
          </w:p>
          <w:p w14:paraId="6F29000B" w14:textId="65E70B61" w:rsidR="00435E33" w:rsidRPr="00B0521D" w:rsidRDefault="005037A3" w:rsidP="004F6E79">
            <w:pPr>
              <w:pStyle w:val="ListParagraph"/>
              <w:numPr>
                <w:ilvl w:val="0"/>
                <w:numId w:val="4"/>
              </w:numPr>
              <w:rPr>
                <w:rFonts w:ascii="Times New Roman" w:hAnsi="Times New Roman" w:cs="Times New Roman"/>
                <w:color w:val="000000" w:themeColor="dark1"/>
              </w:rPr>
            </w:pPr>
            <w:r w:rsidRPr="005037A3">
              <w:rPr>
                <w:rFonts w:ascii="Times New Roman" w:hAnsi="Times New Roman" w:cs="Times New Roman"/>
                <w:color w:val="000000" w:themeColor="dark1"/>
              </w:rPr>
              <w:lastRenderedPageBreak/>
              <w:t xml:space="preserve"> Hệ thống lập danh sách các Khách sạn</w:t>
            </w:r>
            <w:r>
              <w:rPr>
                <w:rFonts w:ascii="Times New Roman" w:hAnsi="Times New Roman" w:cs="Times New Roman"/>
                <w:color w:val="000000" w:themeColor="dark1"/>
              </w:rPr>
              <w:t xml:space="preserve"> có tiện ích tương tự</w:t>
            </w:r>
            <w:r w:rsidRPr="005037A3">
              <w:rPr>
                <w:rFonts w:ascii="Times New Roman" w:hAnsi="Times New Roman" w:cs="Times New Roman"/>
                <w:color w:val="000000" w:themeColor="dark1"/>
              </w:rPr>
              <w:t xml:space="preserve"> theo nhu cầu của Khách thuê phòng</w:t>
            </w:r>
            <w:r>
              <w:rPr>
                <w:rFonts w:ascii="Times New Roman" w:hAnsi="Times New Roman" w:cs="Times New Roman"/>
                <w:color w:val="000000" w:themeColor="dark1"/>
              </w:rPr>
              <w:t xml:space="preserve"> trong khu vực có bán kính &lt; 10km</w:t>
            </w:r>
          </w:p>
        </w:tc>
      </w:tr>
      <w:tr w:rsidR="00435E33" w:rsidRPr="00B0521D" w14:paraId="189F98CE" w14:textId="77777777" w:rsidTr="21247F41">
        <w:tc>
          <w:tcPr>
            <w:tcW w:w="957" w:type="pct"/>
            <w:shd w:val="clear" w:color="auto" w:fill="D9D9D9" w:themeFill="background1" w:themeFillShade="D9"/>
          </w:tcPr>
          <w:p w14:paraId="2641DB0A"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 xml:space="preserve">Alternative Flow </w:t>
            </w:r>
          </w:p>
        </w:tc>
        <w:tc>
          <w:tcPr>
            <w:tcW w:w="4043" w:type="pct"/>
            <w:gridSpan w:val="3"/>
          </w:tcPr>
          <w:p w14:paraId="477CC508" w14:textId="0009DFC6" w:rsidR="00435E33" w:rsidRPr="00B0521D" w:rsidRDefault="005037A3">
            <w:pPr>
              <w:rPr>
                <w:rFonts w:ascii="Times New Roman" w:hAnsi="Times New Roman" w:cs="Times New Roman"/>
              </w:rPr>
            </w:pPr>
            <w:r>
              <w:rPr>
                <w:rFonts w:ascii="Times New Roman" w:hAnsi="Times New Roman" w:cs="Times New Roman"/>
                <w:color w:val="000000" w:themeColor="dark1"/>
              </w:rPr>
              <w:t xml:space="preserve">Khách </w:t>
            </w:r>
            <w:r w:rsidR="00780AD8">
              <w:rPr>
                <w:rFonts w:ascii="Times New Roman" w:hAnsi="Times New Roman" w:cs="Times New Roman"/>
                <w:color w:val="000000" w:themeColor="dark1"/>
              </w:rPr>
              <w:t>thuê phòng</w:t>
            </w:r>
            <w:r>
              <w:rPr>
                <w:rFonts w:ascii="Times New Roman" w:hAnsi="Times New Roman" w:cs="Times New Roman"/>
                <w:color w:val="000000" w:themeColor="dark1"/>
              </w:rPr>
              <w:t xml:space="preserve"> </w:t>
            </w:r>
            <w:r>
              <w:rPr>
                <w:rFonts w:ascii="Times New Roman" w:hAnsi="Times New Roman" w:cs="Times New Roman"/>
              </w:rPr>
              <w:t>kết nối Internet và thử lại</w:t>
            </w:r>
          </w:p>
        </w:tc>
      </w:tr>
      <w:tr w:rsidR="00435E33" w:rsidRPr="00B0521D" w14:paraId="2348DAF3" w14:textId="77777777" w:rsidTr="21247F41">
        <w:tc>
          <w:tcPr>
            <w:tcW w:w="957" w:type="pct"/>
            <w:shd w:val="clear" w:color="auto" w:fill="D9D9D9" w:themeFill="background1" w:themeFillShade="D9"/>
          </w:tcPr>
          <w:p w14:paraId="3DB5C298" w14:textId="77777777" w:rsidR="00435E33" w:rsidRPr="00B0521D" w:rsidRDefault="00435E33">
            <w:pPr>
              <w:rPr>
                <w:rFonts w:ascii="Times New Roman" w:hAnsi="Times New Roman" w:cs="Times New Roman"/>
                <w:b/>
              </w:rPr>
            </w:pPr>
          </w:p>
        </w:tc>
        <w:tc>
          <w:tcPr>
            <w:tcW w:w="4043" w:type="pct"/>
            <w:gridSpan w:val="3"/>
          </w:tcPr>
          <w:p w14:paraId="00F71E0F" w14:textId="77777777" w:rsidR="00435E33" w:rsidRPr="00B0521D" w:rsidRDefault="00435E33">
            <w:pPr>
              <w:rPr>
                <w:rFonts w:ascii="Times New Roman" w:hAnsi="Times New Roman" w:cs="Times New Roman"/>
              </w:rPr>
            </w:pPr>
          </w:p>
        </w:tc>
      </w:tr>
    </w:tbl>
    <w:p w14:paraId="735CEE32" w14:textId="666D71C6" w:rsidR="00435E33" w:rsidRPr="00B0521D" w:rsidRDefault="09B1E570" w:rsidP="00435E33">
      <w:pPr>
        <w:pStyle w:val="Heading3"/>
      </w:pPr>
      <w:bookmarkStart w:id="91" w:name="_Toc173188495"/>
      <w:r>
        <w:t xml:space="preserve">Usecase </w:t>
      </w:r>
      <w:r w:rsidR="3B15E357">
        <w:t>Đặt phòng khách sạn</w:t>
      </w:r>
      <w:bookmarkEnd w:id="91"/>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2E2F9A59" w14:textId="77777777" w:rsidTr="21247F41">
        <w:tc>
          <w:tcPr>
            <w:tcW w:w="957" w:type="pct"/>
            <w:shd w:val="clear" w:color="auto" w:fill="D9D9D9" w:themeFill="background1" w:themeFillShade="D9"/>
          </w:tcPr>
          <w:p w14:paraId="4F2AE335"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B5B4996" w14:textId="42F9FB0D" w:rsidR="00435E33" w:rsidRPr="00B0521D" w:rsidRDefault="00EA3CCB">
            <w:pPr>
              <w:rPr>
                <w:rFonts w:ascii="Times New Roman" w:hAnsi="Times New Roman" w:cs="Times New Roman"/>
              </w:rPr>
            </w:pPr>
            <w:r w:rsidRPr="00EA3CCB">
              <w:rPr>
                <w:rFonts w:ascii="Times New Roman" w:hAnsi="Times New Roman" w:cs="Times New Roman"/>
              </w:rPr>
              <w:t>Đặt phòng khách sạn</w:t>
            </w:r>
          </w:p>
        </w:tc>
        <w:tc>
          <w:tcPr>
            <w:tcW w:w="626" w:type="pct"/>
            <w:shd w:val="clear" w:color="auto" w:fill="D9D9D9" w:themeFill="background1" w:themeFillShade="D9"/>
          </w:tcPr>
          <w:p w14:paraId="3822D775"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2BB086C9" w14:textId="2641AF6B" w:rsidR="00435E33" w:rsidRPr="00B0521D" w:rsidRDefault="71143EBB">
            <w:pPr>
              <w:rPr>
                <w:rFonts w:ascii="Times New Roman" w:hAnsi="Times New Roman" w:cs="Times New Roman"/>
              </w:rPr>
            </w:pPr>
            <w:r w:rsidRPr="390B1072">
              <w:rPr>
                <w:rFonts w:ascii="Times New Roman" w:hAnsi="Times New Roman" w:cs="Times New Roman"/>
              </w:rPr>
              <w:t>UC</w:t>
            </w:r>
            <w:r w:rsidR="00C31560">
              <w:rPr>
                <w:rFonts w:ascii="Times New Roman" w:hAnsi="Times New Roman" w:cs="Times New Roman"/>
              </w:rPr>
              <w:t>19</w:t>
            </w:r>
          </w:p>
        </w:tc>
      </w:tr>
      <w:tr w:rsidR="00435E33" w:rsidRPr="00B0521D" w14:paraId="28030C30" w14:textId="77777777" w:rsidTr="21247F41">
        <w:tc>
          <w:tcPr>
            <w:tcW w:w="957" w:type="pct"/>
            <w:shd w:val="clear" w:color="auto" w:fill="D9D9D9" w:themeFill="background1" w:themeFillShade="D9"/>
          </w:tcPr>
          <w:p w14:paraId="73410D30"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21A3E7DF" w14:textId="05249892" w:rsidR="00435E33" w:rsidRPr="00B0521D" w:rsidRDefault="00226EC4">
            <w:pPr>
              <w:rPr>
                <w:rFonts w:ascii="Times New Roman" w:hAnsi="Times New Roman" w:cs="Times New Roman"/>
              </w:rPr>
            </w:pPr>
            <w:r w:rsidRPr="00226EC4">
              <w:rPr>
                <w:rFonts w:ascii="Times New Roman" w:hAnsi="Times New Roman" w:cs="Times New Roman"/>
              </w:rPr>
              <w:t>Khách thuê phòng đặt phòng khách sạn</w:t>
            </w:r>
          </w:p>
        </w:tc>
      </w:tr>
      <w:tr w:rsidR="00435E33" w:rsidRPr="00B0521D" w14:paraId="017AF25D" w14:textId="77777777" w:rsidTr="21247F41">
        <w:tc>
          <w:tcPr>
            <w:tcW w:w="957" w:type="pct"/>
            <w:shd w:val="clear" w:color="auto" w:fill="D9D9D9" w:themeFill="background1" w:themeFillShade="D9"/>
          </w:tcPr>
          <w:p w14:paraId="17F74D6E"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05622D16" w14:textId="2A267C1D" w:rsidR="00435E33" w:rsidRPr="00B0521D" w:rsidRDefault="00226EC4">
            <w:pPr>
              <w:rPr>
                <w:rFonts w:ascii="Times New Roman" w:hAnsi="Times New Roman" w:cs="Times New Roman"/>
              </w:rPr>
            </w:pPr>
            <w:r>
              <w:rPr>
                <w:rFonts w:ascii="Times New Roman" w:hAnsi="Times New Roman" w:cs="Times New Roman"/>
              </w:rPr>
              <w:t>Khách thuê phòng</w:t>
            </w:r>
          </w:p>
        </w:tc>
        <w:tc>
          <w:tcPr>
            <w:tcW w:w="626" w:type="pct"/>
            <w:shd w:val="clear" w:color="auto" w:fill="D9D9D9" w:themeFill="background1" w:themeFillShade="D9"/>
          </w:tcPr>
          <w:p w14:paraId="22685A58"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185EA209" w14:textId="243B3941" w:rsidR="00435E33" w:rsidRPr="00B0521D" w:rsidRDefault="005037A3">
            <w:pPr>
              <w:rPr>
                <w:rFonts w:ascii="Times New Roman" w:hAnsi="Times New Roman" w:cs="Times New Roman"/>
              </w:rPr>
            </w:pPr>
            <w:r>
              <w:rPr>
                <w:rFonts w:ascii="Times New Roman" w:hAnsi="Times New Roman" w:cs="Times New Roman"/>
              </w:rPr>
              <w:t xml:space="preserve">Khách thuê phòng ấn nút Đặt phòng ở Trang </w:t>
            </w:r>
            <w:r w:rsidR="00DB780B">
              <w:rPr>
                <w:rFonts w:ascii="Times New Roman" w:hAnsi="Times New Roman" w:cs="Times New Roman"/>
              </w:rPr>
              <w:t>Kh</w:t>
            </w:r>
            <w:r w:rsidR="001240D5">
              <w:rPr>
                <w:rFonts w:ascii="Times New Roman" w:hAnsi="Times New Roman" w:cs="Times New Roman"/>
              </w:rPr>
              <w:t>ách sạn</w:t>
            </w:r>
          </w:p>
        </w:tc>
      </w:tr>
      <w:tr w:rsidR="00435E33" w:rsidRPr="00B0521D" w14:paraId="047A903A" w14:textId="77777777" w:rsidTr="21247F41">
        <w:tc>
          <w:tcPr>
            <w:tcW w:w="957" w:type="pct"/>
            <w:shd w:val="clear" w:color="auto" w:fill="D9D9D9" w:themeFill="background1" w:themeFillShade="D9"/>
          </w:tcPr>
          <w:p w14:paraId="64B08B03"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63D1D8E4" w14:textId="2FAB3A8A" w:rsidR="00435E33" w:rsidRPr="00B0521D" w:rsidRDefault="009C4559">
            <w:pPr>
              <w:rPr>
                <w:rFonts w:ascii="Times New Roman" w:hAnsi="Times New Roman" w:cs="Times New Roman"/>
              </w:rPr>
            </w:pPr>
            <w:r>
              <w:rPr>
                <w:rFonts w:ascii="Times New Roman" w:hAnsi="Times New Roman" w:cs="Times New Roman"/>
              </w:rPr>
              <w:t xml:space="preserve">Khách thuê phòng </w:t>
            </w:r>
            <w:r w:rsidR="00202A82">
              <w:rPr>
                <w:rFonts w:ascii="Times New Roman" w:hAnsi="Times New Roman" w:cs="Times New Roman"/>
              </w:rPr>
              <w:t>đã chọn được khách sạn theo nhu cầu</w:t>
            </w:r>
          </w:p>
        </w:tc>
      </w:tr>
      <w:tr w:rsidR="00435E33" w:rsidRPr="00B0521D" w14:paraId="3FB60803" w14:textId="77777777" w:rsidTr="21247F41">
        <w:tc>
          <w:tcPr>
            <w:tcW w:w="957" w:type="pct"/>
            <w:shd w:val="clear" w:color="auto" w:fill="D9D9D9" w:themeFill="background1" w:themeFillShade="D9"/>
          </w:tcPr>
          <w:p w14:paraId="6CFBBC09"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1069A39A" w14:textId="122FD09A" w:rsidR="00435E33" w:rsidRPr="00B0521D" w:rsidRDefault="00202A82">
            <w:pPr>
              <w:rPr>
                <w:rFonts w:ascii="Times New Roman" w:hAnsi="Times New Roman" w:cs="Times New Roman"/>
              </w:rPr>
            </w:pPr>
            <w:r>
              <w:rPr>
                <w:rFonts w:ascii="Times New Roman" w:hAnsi="Times New Roman" w:cs="Times New Roman"/>
              </w:rPr>
              <w:t>Khách thuê phòng đặt phòng thành công</w:t>
            </w:r>
          </w:p>
        </w:tc>
      </w:tr>
      <w:tr w:rsidR="00435E33" w:rsidRPr="00B0521D" w14:paraId="2CABADAA" w14:textId="77777777" w:rsidTr="21247F41">
        <w:tc>
          <w:tcPr>
            <w:tcW w:w="957" w:type="pct"/>
            <w:shd w:val="clear" w:color="auto" w:fill="D9D9D9" w:themeFill="background1" w:themeFillShade="D9"/>
          </w:tcPr>
          <w:p w14:paraId="455E365A"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118369A6" w14:textId="0338EA88" w:rsidR="00435E33" w:rsidRPr="00DD2802" w:rsidRDefault="00782398" w:rsidP="004F6E79">
            <w:pPr>
              <w:pStyle w:val="ListParagraph"/>
              <w:numPr>
                <w:ilvl w:val="0"/>
                <w:numId w:val="6"/>
              </w:numPr>
              <w:rPr>
                <w:rFonts w:ascii="Times New Roman" w:hAnsi="Times New Roman" w:cs="Times New Roman"/>
              </w:rPr>
            </w:pPr>
            <w:r>
              <w:rPr>
                <w:rFonts w:ascii="Times New Roman" w:hAnsi="Times New Roman" w:cs="Times New Roman"/>
              </w:rPr>
              <w:t>Khách sạn hết phòng</w:t>
            </w:r>
          </w:p>
          <w:p w14:paraId="4A57FDAD" w14:textId="3BA4EF52" w:rsidR="00435E33" w:rsidRPr="00B0521D" w:rsidRDefault="001B096C" w:rsidP="004F6E79">
            <w:pPr>
              <w:pStyle w:val="ListParagraph"/>
              <w:numPr>
                <w:ilvl w:val="0"/>
                <w:numId w:val="6"/>
              </w:numPr>
              <w:rPr>
                <w:rFonts w:ascii="Times New Roman" w:hAnsi="Times New Roman" w:cs="Times New Roman"/>
              </w:rPr>
            </w:pPr>
            <w:r>
              <w:rPr>
                <w:rFonts w:ascii="Times New Roman" w:hAnsi="Times New Roman" w:cs="Times New Roman"/>
              </w:rPr>
              <w:t>Lỗi kết nối Internet</w:t>
            </w:r>
          </w:p>
        </w:tc>
      </w:tr>
      <w:tr w:rsidR="00435E33" w:rsidRPr="00B0521D" w14:paraId="0BCCB491" w14:textId="77777777" w:rsidTr="21247F41">
        <w:tc>
          <w:tcPr>
            <w:tcW w:w="957" w:type="pct"/>
            <w:shd w:val="clear" w:color="auto" w:fill="D9D9D9" w:themeFill="background1" w:themeFillShade="D9"/>
          </w:tcPr>
          <w:p w14:paraId="5132281A"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0C394304" w14:textId="0A000A4F" w:rsidR="00435E33" w:rsidRPr="00B0521D" w:rsidRDefault="00782398">
            <w:pPr>
              <w:rPr>
                <w:rFonts w:ascii="Times New Roman" w:hAnsi="Times New Roman" w:cs="Times New Roman"/>
              </w:rPr>
            </w:pPr>
            <w:r>
              <w:rPr>
                <w:rFonts w:ascii="Times New Roman" w:hAnsi="Times New Roman" w:cs="Times New Roman"/>
              </w:rPr>
              <w:t>Kh</w:t>
            </w:r>
            <w:r w:rsidR="00DD2802">
              <w:rPr>
                <w:rFonts w:ascii="Times New Roman" w:hAnsi="Times New Roman" w:cs="Times New Roman"/>
              </w:rPr>
              <w:t>ách thuê phòng không đặt phòng được</w:t>
            </w:r>
          </w:p>
        </w:tc>
      </w:tr>
      <w:tr w:rsidR="00435E33" w:rsidRPr="00B0521D" w14:paraId="1295EC44" w14:textId="77777777" w:rsidTr="21247F41">
        <w:tc>
          <w:tcPr>
            <w:tcW w:w="957" w:type="pct"/>
            <w:shd w:val="clear" w:color="auto" w:fill="D9D9D9" w:themeFill="background1" w:themeFillShade="D9"/>
          </w:tcPr>
          <w:p w14:paraId="4737D66C"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47DF7F2F" w14:textId="682085B0" w:rsidR="00435E33" w:rsidRDefault="00DD2802" w:rsidP="004F6E79">
            <w:pPr>
              <w:pStyle w:val="ListParagraph"/>
              <w:numPr>
                <w:ilvl w:val="0"/>
                <w:numId w:val="5"/>
              </w:numPr>
              <w:rPr>
                <w:rFonts w:ascii="Times New Roman" w:hAnsi="Times New Roman" w:cs="Times New Roman"/>
                <w:color w:val="000000" w:themeColor="dark1"/>
              </w:rPr>
            </w:pPr>
            <w:r>
              <w:rPr>
                <w:rFonts w:ascii="Times New Roman" w:hAnsi="Times New Roman" w:cs="Times New Roman"/>
                <w:color w:val="000000" w:themeColor="dark1"/>
              </w:rPr>
              <w:t xml:space="preserve">Khách </w:t>
            </w:r>
            <w:r w:rsidR="00873124">
              <w:rPr>
                <w:rFonts w:ascii="Times New Roman" w:hAnsi="Times New Roman" w:cs="Times New Roman"/>
                <w:color w:val="000000" w:themeColor="dark1"/>
              </w:rPr>
              <w:t>thuê phòng</w:t>
            </w:r>
            <w:r>
              <w:rPr>
                <w:rFonts w:ascii="Times New Roman" w:hAnsi="Times New Roman" w:cs="Times New Roman"/>
                <w:color w:val="000000" w:themeColor="dark1"/>
              </w:rPr>
              <w:t xml:space="preserve"> chọn loại phòng phù hợp với nhu cầu</w:t>
            </w:r>
          </w:p>
          <w:p w14:paraId="4429CC78" w14:textId="45B49A27" w:rsidR="00435E33" w:rsidRPr="00B0521D" w:rsidRDefault="00DD2802" w:rsidP="004F6E79">
            <w:pPr>
              <w:pStyle w:val="ListParagraph"/>
              <w:numPr>
                <w:ilvl w:val="0"/>
                <w:numId w:val="5"/>
              </w:numPr>
              <w:rPr>
                <w:rFonts w:ascii="Times New Roman" w:hAnsi="Times New Roman" w:cs="Times New Roman"/>
                <w:color w:val="000000" w:themeColor="dark1"/>
              </w:rPr>
            </w:pPr>
            <w:r>
              <w:rPr>
                <w:rFonts w:ascii="Times New Roman" w:hAnsi="Times New Roman" w:cs="Times New Roman"/>
                <w:color w:val="000000" w:themeColor="dark1"/>
              </w:rPr>
              <w:t xml:space="preserve">Khách </w:t>
            </w:r>
            <w:r w:rsidR="00873124">
              <w:rPr>
                <w:rFonts w:ascii="Times New Roman" w:hAnsi="Times New Roman" w:cs="Times New Roman"/>
                <w:color w:val="000000" w:themeColor="dark1"/>
              </w:rPr>
              <w:t>thuê phòng</w:t>
            </w:r>
            <w:r>
              <w:rPr>
                <w:rFonts w:ascii="Times New Roman" w:hAnsi="Times New Roman" w:cs="Times New Roman"/>
                <w:color w:val="000000" w:themeColor="dark1"/>
              </w:rPr>
              <w:t xml:space="preserve"> ấn Đặt phòng</w:t>
            </w:r>
          </w:p>
        </w:tc>
      </w:tr>
      <w:tr w:rsidR="00435E33" w:rsidRPr="00B0521D" w14:paraId="26A50CC7" w14:textId="77777777" w:rsidTr="21247F41">
        <w:tc>
          <w:tcPr>
            <w:tcW w:w="957" w:type="pct"/>
            <w:shd w:val="clear" w:color="auto" w:fill="D9D9D9" w:themeFill="background1" w:themeFillShade="D9"/>
          </w:tcPr>
          <w:p w14:paraId="1C95A9EC" w14:textId="6692E696"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00DD2802">
              <w:rPr>
                <w:rFonts w:ascii="Times New Roman" w:hAnsi="Times New Roman" w:cs="Times New Roman"/>
                <w:b/>
              </w:rPr>
              <w:t>1</w:t>
            </w:r>
          </w:p>
        </w:tc>
        <w:tc>
          <w:tcPr>
            <w:tcW w:w="4043" w:type="pct"/>
            <w:gridSpan w:val="3"/>
          </w:tcPr>
          <w:p w14:paraId="539BA143" w14:textId="77777777" w:rsidR="00DD2802" w:rsidRDefault="00DD2802">
            <w:pPr>
              <w:rPr>
                <w:rFonts w:ascii="Times New Roman" w:hAnsi="Times New Roman" w:cs="Times New Roman"/>
              </w:rPr>
            </w:pPr>
            <w:r w:rsidRPr="00DD2802">
              <w:rPr>
                <w:rFonts w:ascii="Times New Roman" w:hAnsi="Times New Roman" w:cs="Times New Roman"/>
                <w:b/>
                <w:bCs/>
              </w:rPr>
              <w:t>Khách sạn hết phòng</w:t>
            </w:r>
            <w:r>
              <w:rPr>
                <w:rFonts w:ascii="Times New Roman" w:hAnsi="Times New Roman" w:cs="Times New Roman"/>
                <w:b/>
                <w:bCs/>
              </w:rPr>
              <w:t>:</w:t>
            </w:r>
          </w:p>
          <w:p w14:paraId="34A48592" w14:textId="19DE2D47" w:rsidR="00435E33" w:rsidRPr="00B0521D" w:rsidRDefault="00DD2802">
            <w:pPr>
              <w:rPr>
                <w:rFonts w:ascii="Times New Roman" w:hAnsi="Times New Roman" w:cs="Times New Roman"/>
              </w:rPr>
            </w:pPr>
            <w:r>
              <w:rPr>
                <w:rFonts w:ascii="Times New Roman" w:hAnsi="Times New Roman" w:cs="Times New Roman"/>
                <w:color w:val="000000" w:themeColor="dark1"/>
              </w:rPr>
              <w:t xml:space="preserve">Khách </w:t>
            </w:r>
            <w:r w:rsidR="00873124">
              <w:rPr>
                <w:rFonts w:ascii="Times New Roman" w:hAnsi="Times New Roman" w:cs="Times New Roman"/>
                <w:color w:val="000000" w:themeColor="dark1"/>
              </w:rPr>
              <w:t xml:space="preserve">thuê phòng </w:t>
            </w:r>
            <w:r>
              <w:rPr>
                <w:rFonts w:ascii="Times New Roman" w:hAnsi="Times New Roman" w:cs="Times New Roman"/>
              </w:rPr>
              <w:t xml:space="preserve">đặt phòng khác </w:t>
            </w:r>
            <w:r w:rsidR="00873124">
              <w:rPr>
                <w:rFonts w:ascii="Times New Roman" w:hAnsi="Times New Roman" w:cs="Times New Roman"/>
              </w:rPr>
              <w:t>/</w:t>
            </w:r>
            <w:r>
              <w:rPr>
                <w:rFonts w:ascii="Times New Roman" w:hAnsi="Times New Roman" w:cs="Times New Roman"/>
              </w:rPr>
              <w:t xml:space="preserve"> đổi khách sạn</w:t>
            </w:r>
            <w:r w:rsidR="0089303A">
              <w:rPr>
                <w:rFonts w:ascii="Times New Roman" w:hAnsi="Times New Roman" w:cs="Times New Roman"/>
              </w:rPr>
              <w:t xml:space="preserve"> </w:t>
            </w:r>
            <w:r w:rsidR="00873124">
              <w:rPr>
                <w:rFonts w:ascii="Times New Roman" w:hAnsi="Times New Roman" w:cs="Times New Roman"/>
              </w:rPr>
              <w:t>/</w:t>
            </w:r>
            <w:r w:rsidR="0089303A">
              <w:rPr>
                <w:rFonts w:ascii="Times New Roman" w:hAnsi="Times New Roman" w:cs="Times New Roman"/>
              </w:rPr>
              <w:t xml:space="preserve"> đặt vào lúc khác</w:t>
            </w:r>
            <w:r w:rsidR="00873124">
              <w:rPr>
                <w:rFonts w:ascii="Times New Roman" w:hAnsi="Times New Roman" w:cs="Times New Roman"/>
              </w:rPr>
              <w:t xml:space="preserve"> còn phòng</w:t>
            </w:r>
          </w:p>
        </w:tc>
      </w:tr>
      <w:tr w:rsidR="00435E33" w:rsidRPr="00B0521D" w14:paraId="06B5016F" w14:textId="77777777" w:rsidTr="21247F41">
        <w:tc>
          <w:tcPr>
            <w:tcW w:w="957" w:type="pct"/>
            <w:shd w:val="clear" w:color="auto" w:fill="D9D9D9" w:themeFill="background1" w:themeFillShade="D9"/>
          </w:tcPr>
          <w:p w14:paraId="24E806DC" w14:textId="60EBF3FA" w:rsidR="00435E33" w:rsidRPr="00B0521D" w:rsidRDefault="00873124">
            <w:pPr>
              <w:rPr>
                <w:rFonts w:ascii="Times New Roman" w:hAnsi="Times New Roman" w:cs="Times New Roman"/>
                <w:b/>
              </w:rPr>
            </w:pPr>
            <w:r w:rsidRPr="005305EA">
              <w:rPr>
                <w:rFonts w:ascii="Times New Roman" w:hAnsi="Times New Roman" w:cs="Times New Roman"/>
                <w:b/>
              </w:rPr>
              <w:t xml:space="preserve">Alternative Flow </w:t>
            </w:r>
            <w:r w:rsidR="001B0A90">
              <w:rPr>
                <w:rFonts w:ascii="Times New Roman" w:hAnsi="Times New Roman" w:cs="Times New Roman"/>
                <w:b/>
              </w:rPr>
              <w:t>2</w:t>
            </w:r>
          </w:p>
        </w:tc>
        <w:tc>
          <w:tcPr>
            <w:tcW w:w="4043" w:type="pct"/>
            <w:gridSpan w:val="3"/>
          </w:tcPr>
          <w:p w14:paraId="25F66F18" w14:textId="77777777" w:rsidR="00435E33" w:rsidRPr="00BB5A7F" w:rsidRDefault="001B096C">
            <w:pPr>
              <w:rPr>
                <w:rFonts w:ascii="Times New Roman" w:hAnsi="Times New Roman" w:cs="Times New Roman"/>
                <w:b/>
              </w:rPr>
            </w:pPr>
            <w:r>
              <w:rPr>
                <w:rFonts w:ascii="Times New Roman" w:hAnsi="Times New Roman" w:cs="Times New Roman"/>
                <w:b/>
              </w:rPr>
              <w:t>Lỗi kết nối Internet</w:t>
            </w:r>
            <w:r w:rsidR="00873124" w:rsidRPr="00BB5A7F">
              <w:rPr>
                <w:rFonts w:ascii="Times New Roman" w:hAnsi="Times New Roman" w:cs="Times New Roman"/>
                <w:b/>
              </w:rPr>
              <w:t>:</w:t>
            </w:r>
          </w:p>
          <w:p w14:paraId="745BF438" w14:textId="2C69D116" w:rsidR="00435E33" w:rsidRPr="00B0521D" w:rsidRDefault="00873124">
            <w:pPr>
              <w:rPr>
                <w:rFonts w:ascii="Times New Roman" w:hAnsi="Times New Roman" w:cs="Times New Roman"/>
              </w:rPr>
            </w:pPr>
            <w:r>
              <w:rPr>
                <w:rFonts w:ascii="Times New Roman" w:hAnsi="Times New Roman" w:cs="Times New Roman"/>
                <w:color w:val="000000" w:themeColor="dark1"/>
              </w:rPr>
              <w:t xml:space="preserve">Khách thuê phòng </w:t>
            </w:r>
            <w:r>
              <w:rPr>
                <w:rFonts w:ascii="Times New Roman" w:hAnsi="Times New Roman" w:cs="Times New Roman"/>
              </w:rPr>
              <w:t>kết nối Internet và thử lại</w:t>
            </w:r>
          </w:p>
        </w:tc>
      </w:tr>
    </w:tbl>
    <w:p w14:paraId="76313F4C" w14:textId="7A8DF018" w:rsidR="00435E33" w:rsidRPr="00B0521D" w:rsidRDefault="09B1E570" w:rsidP="00435E33">
      <w:pPr>
        <w:pStyle w:val="Heading3"/>
      </w:pPr>
      <w:bookmarkStart w:id="92" w:name="_Toc173188496"/>
      <w:r>
        <w:t xml:space="preserve">Usecase </w:t>
      </w:r>
      <w:r w:rsidR="38E88FC9">
        <w:t>Thanh toán biên lai đặt phòng</w:t>
      </w:r>
      <w:bookmarkEnd w:id="92"/>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264B178D" w14:textId="77777777" w:rsidTr="21247F41">
        <w:tc>
          <w:tcPr>
            <w:tcW w:w="957" w:type="pct"/>
            <w:shd w:val="clear" w:color="auto" w:fill="D9D9D9" w:themeFill="background1" w:themeFillShade="D9"/>
          </w:tcPr>
          <w:p w14:paraId="5A5644CA"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A99CEBA" w14:textId="0F51F293" w:rsidR="00435E33" w:rsidRPr="00B0521D" w:rsidRDefault="00AD1237">
            <w:pPr>
              <w:rPr>
                <w:rFonts w:ascii="Times New Roman" w:hAnsi="Times New Roman" w:cs="Times New Roman"/>
              </w:rPr>
            </w:pPr>
            <w:r w:rsidRPr="00AD1237">
              <w:rPr>
                <w:rFonts w:ascii="Times New Roman" w:hAnsi="Times New Roman" w:cs="Times New Roman"/>
              </w:rPr>
              <w:t>Thanh toán biên lai đặt phòng</w:t>
            </w:r>
          </w:p>
        </w:tc>
        <w:tc>
          <w:tcPr>
            <w:tcW w:w="626" w:type="pct"/>
            <w:shd w:val="clear" w:color="auto" w:fill="D9D9D9" w:themeFill="background1" w:themeFillShade="D9"/>
          </w:tcPr>
          <w:p w14:paraId="399C8B24"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4592A830" w14:textId="51EFD2BA" w:rsidR="00435E33" w:rsidRPr="00B0521D" w:rsidRDefault="20FF58A1">
            <w:pPr>
              <w:rPr>
                <w:rFonts w:ascii="Times New Roman" w:hAnsi="Times New Roman" w:cs="Times New Roman"/>
              </w:rPr>
            </w:pPr>
            <w:r w:rsidRPr="74B16065">
              <w:rPr>
                <w:rFonts w:ascii="Times New Roman" w:hAnsi="Times New Roman" w:cs="Times New Roman"/>
              </w:rPr>
              <w:t>UC</w:t>
            </w:r>
            <w:r w:rsidR="00D32170">
              <w:rPr>
                <w:rFonts w:ascii="Times New Roman" w:hAnsi="Times New Roman" w:cs="Times New Roman"/>
              </w:rPr>
              <w:t>2</w:t>
            </w:r>
            <w:r w:rsidR="00C31560">
              <w:rPr>
                <w:rFonts w:ascii="Times New Roman" w:hAnsi="Times New Roman" w:cs="Times New Roman"/>
              </w:rPr>
              <w:t>0</w:t>
            </w:r>
          </w:p>
        </w:tc>
      </w:tr>
      <w:tr w:rsidR="00435E33" w:rsidRPr="00B0521D" w14:paraId="3036EF8C" w14:textId="77777777" w:rsidTr="21247F41">
        <w:tc>
          <w:tcPr>
            <w:tcW w:w="957" w:type="pct"/>
            <w:shd w:val="clear" w:color="auto" w:fill="D9D9D9" w:themeFill="background1" w:themeFillShade="D9"/>
          </w:tcPr>
          <w:p w14:paraId="29D33518"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26A8AE64" w14:textId="440D9273" w:rsidR="00435E33" w:rsidRPr="00B0521D" w:rsidRDefault="00BF022F">
            <w:pPr>
              <w:rPr>
                <w:rFonts w:ascii="Times New Roman" w:hAnsi="Times New Roman" w:cs="Times New Roman"/>
              </w:rPr>
            </w:pPr>
            <w:r w:rsidRPr="00BF022F">
              <w:rPr>
                <w:rFonts w:ascii="Times New Roman" w:hAnsi="Times New Roman" w:cs="Times New Roman"/>
              </w:rPr>
              <w:t>Khách thuê phòng thanh toán biên lai đặt phòng</w:t>
            </w:r>
          </w:p>
        </w:tc>
      </w:tr>
      <w:tr w:rsidR="00435E33" w:rsidRPr="00B0521D" w14:paraId="14E3F68E" w14:textId="77777777" w:rsidTr="21247F41">
        <w:tc>
          <w:tcPr>
            <w:tcW w:w="957" w:type="pct"/>
            <w:shd w:val="clear" w:color="auto" w:fill="D9D9D9" w:themeFill="background1" w:themeFillShade="D9"/>
          </w:tcPr>
          <w:p w14:paraId="469090B2"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330BD767" w14:textId="4657B574" w:rsidR="00435E33" w:rsidRPr="00B0521D" w:rsidRDefault="00BF022F">
            <w:pPr>
              <w:rPr>
                <w:rFonts w:ascii="Times New Roman" w:hAnsi="Times New Roman" w:cs="Times New Roman"/>
              </w:rPr>
            </w:pPr>
            <w:r>
              <w:rPr>
                <w:rFonts w:ascii="Times New Roman" w:hAnsi="Times New Roman" w:cs="Times New Roman"/>
              </w:rPr>
              <w:t>Khách thuê phòng</w:t>
            </w:r>
          </w:p>
        </w:tc>
        <w:tc>
          <w:tcPr>
            <w:tcW w:w="626" w:type="pct"/>
            <w:shd w:val="clear" w:color="auto" w:fill="D9D9D9" w:themeFill="background1" w:themeFillShade="D9"/>
          </w:tcPr>
          <w:p w14:paraId="685362FB"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62092BD8" w14:textId="460A4EED" w:rsidR="00435E33" w:rsidRPr="00B0521D" w:rsidRDefault="00EC62F5">
            <w:pPr>
              <w:rPr>
                <w:rFonts w:ascii="Times New Roman" w:hAnsi="Times New Roman" w:cs="Times New Roman"/>
              </w:rPr>
            </w:pPr>
            <w:r>
              <w:rPr>
                <w:rFonts w:ascii="Times New Roman" w:hAnsi="Times New Roman" w:cs="Times New Roman"/>
              </w:rPr>
              <w:t xml:space="preserve">Khách thuê phòng ấn nút Thanh toán </w:t>
            </w:r>
          </w:p>
        </w:tc>
      </w:tr>
      <w:tr w:rsidR="00435E33" w:rsidRPr="00B0521D" w14:paraId="4841CCB2" w14:textId="77777777" w:rsidTr="21247F41">
        <w:tc>
          <w:tcPr>
            <w:tcW w:w="957" w:type="pct"/>
            <w:shd w:val="clear" w:color="auto" w:fill="D9D9D9" w:themeFill="background1" w:themeFillShade="D9"/>
          </w:tcPr>
          <w:p w14:paraId="08766D72"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4251694F" w14:textId="4E8691CD" w:rsidR="00435E33" w:rsidRPr="00B0521D" w:rsidRDefault="00BF022F">
            <w:pPr>
              <w:rPr>
                <w:rFonts w:ascii="Times New Roman" w:hAnsi="Times New Roman" w:cs="Times New Roman"/>
              </w:rPr>
            </w:pPr>
            <w:r>
              <w:rPr>
                <w:rFonts w:ascii="Times New Roman" w:hAnsi="Times New Roman" w:cs="Times New Roman"/>
              </w:rPr>
              <w:t>Khách thuê phòng đặt phòng thành công trước đó</w:t>
            </w:r>
          </w:p>
        </w:tc>
      </w:tr>
      <w:tr w:rsidR="00435E33" w:rsidRPr="00B0521D" w14:paraId="21DB3F5F" w14:textId="77777777" w:rsidTr="21247F41">
        <w:tc>
          <w:tcPr>
            <w:tcW w:w="957" w:type="pct"/>
            <w:shd w:val="clear" w:color="auto" w:fill="D9D9D9" w:themeFill="background1" w:themeFillShade="D9"/>
          </w:tcPr>
          <w:p w14:paraId="1F56B011"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5BAD4920" w14:textId="15E33ED8" w:rsidR="00435E33" w:rsidRPr="00B0521D" w:rsidRDefault="00BF022F">
            <w:pPr>
              <w:rPr>
                <w:rFonts w:ascii="Times New Roman" w:hAnsi="Times New Roman" w:cs="Times New Roman"/>
              </w:rPr>
            </w:pPr>
            <w:r>
              <w:rPr>
                <w:rFonts w:ascii="Times New Roman" w:hAnsi="Times New Roman" w:cs="Times New Roman"/>
              </w:rPr>
              <w:t>Khách thuê phòng thanh toán biên lai đặt phòng thành công</w:t>
            </w:r>
          </w:p>
        </w:tc>
      </w:tr>
      <w:tr w:rsidR="00435E33" w:rsidRPr="00B0521D" w14:paraId="64E2707F" w14:textId="77777777" w:rsidTr="21247F41">
        <w:tc>
          <w:tcPr>
            <w:tcW w:w="957" w:type="pct"/>
            <w:shd w:val="clear" w:color="auto" w:fill="D9D9D9" w:themeFill="background1" w:themeFillShade="D9"/>
          </w:tcPr>
          <w:p w14:paraId="731AE4D1"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45CDC2FF" w14:textId="057CC1E5" w:rsidR="00435E33" w:rsidRDefault="00D37A0C" w:rsidP="004F6E79">
            <w:pPr>
              <w:pStyle w:val="ListParagraph"/>
              <w:numPr>
                <w:ilvl w:val="0"/>
                <w:numId w:val="7"/>
              </w:numPr>
              <w:rPr>
                <w:rFonts w:ascii="Times New Roman" w:hAnsi="Times New Roman" w:cs="Times New Roman"/>
              </w:rPr>
            </w:pPr>
            <w:r>
              <w:rPr>
                <w:rFonts w:ascii="Times New Roman" w:hAnsi="Times New Roman" w:cs="Times New Roman"/>
              </w:rPr>
              <w:t xml:space="preserve">Khách </w:t>
            </w:r>
            <w:r w:rsidR="009B3E6B">
              <w:rPr>
                <w:rFonts w:ascii="Times New Roman" w:hAnsi="Times New Roman" w:cs="Times New Roman"/>
              </w:rPr>
              <w:t>thuê phòng</w:t>
            </w:r>
            <w:r>
              <w:rPr>
                <w:rFonts w:ascii="Times New Roman" w:hAnsi="Times New Roman" w:cs="Times New Roman"/>
              </w:rPr>
              <w:t xml:space="preserve"> </w:t>
            </w:r>
            <w:r w:rsidR="001E2A86">
              <w:rPr>
                <w:rFonts w:ascii="Times New Roman" w:hAnsi="Times New Roman" w:cs="Times New Roman"/>
              </w:rPr>
              <w:t>không hoàn tất thanh toán tiền đặt phòng</w:t>
            </w:r>
          </w:p>
          <w:p w14:paraId="69C926CD" w14:textId="037A7706" w:rsidR="00435E33" w:rsidRPr="00B0521D" w:rsidRDefault="001B096C" w:rsidP="004F6E79">
            <w:pPr>
              <w:pStyle w:val="ListParagraph"/>
              <w:numPr>
                <w:ilvl w:val="0"/>
                <w:numId w:val="7"/>
              </w:numPr>
              <w:rPr>
                <w:rFonts w:ascii="Times New Roman" w:hAnsi="Times New Roman" w:cs="Times New Roman"/>
              </w:rPr>
            </w:pPr>
            <w:r>
              <w:rPr>
                <w:rFonts w:ascii="Times New Roman" w:hAnsi="Times New Roman" w:cs="Times New Roman"/>
              </w:rPr>
              <w:t>Lỗi kết nối Internet</w:t>
            </w:r>
          </w:p>
        </w:tc>
      </w:tr>
      <w:tr w:rsidR="00435E33" w:rsidRPr="00B0521D" w14:paraId="142B48F7" w14:textId="77777777" w:rsidTr="21247F41">
        <w:tc>
          <w:tcPr>
            <w:tcW w:w="957" w:type="pct"/>
            <w:shd w:val="clear" w:color="auto" w:fill="D9D9D9" w:themeFill="background1" w:themeFillShade="D9"/>
          </w:tcPr>
          <w:p w14:paraId="5E0292CC"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System state in error situations</w:t>
            </w:r>
          </w:p>
        </w:tc>
        <w:tc>
          <w:tcPr>
            <w:tcW w:w="4043" w:type="pct"/>
            <w:gridSpan w:val="3"/>
          </w:tcPr>
          <w:p w14:paraId="23C69412" w14:textId="1DD551B7" w:rsidR="00435E33" w:rsidRPr="00B0521D" w:rsidRDefault="00491B4E">
            <w:pPr>
              <w:rPr>
                <w:rFonts w:ascii="Times New Roman" w:hAnsi="Times New Roman" w:cs="Times New Roman"/>
              </w:rPr>
            </w:pPr>
            <w:r>
              <w:rPr>
                <w:rFonts w:ascii="Times New Roman" w:hAnsi="Times New Roman" w:cs="Times New Roman"/>
              </w:rPr>
              <w:t>Khách thuê phòng không đặt phòng thành công</w:t>
            </w:r>
          </w:p>
        </w:tc>
      </w:tr>
      <w:tr w:rsidR="00435E33" w:rsidRPr="00B0521D" w14:paraId="1741916C" w14:textId="77777777" w:rsidTr="21247F41">
        <w:tc>
          <w:tcPr>
            <w:tcW w:w="957" w:type="pct"/>
            <w:shd w:val="clear" w:color="auto" w:fill="D9D9D9" w:themeFill="background1" w:themeFillShade="D9"/>
          </w:tcPr>
          <w:p w14:paraId="5B9AD7B6"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57E8EF06" w14:textId="77777777" w:rsidR="00491B4E" w:rsidRDefault="00BB2958" w:rsidP="004F6E79">
            <w:pPr>
              <w:pStyle w:val="ListParagraph"/>
              <w:numPr>
                <w:ilvl w:val="0"/>
                <w:numId w:val="8"/>
              </w:numPr>
              <w:rPr>
                <w:rFonts w:ascii="Times New Roman" w:hAnsi="Times New Roman" w:cs="Times New Roman"/>
                <w:color w:val="000000" w:themeColor="dark1"/>
              </w:rPr>
            </w:pPr>
            <w:r>
              <w:rPr>
                <w:rFonts w:ascii="Times New Roman" w:hAnsi="Times New Roman" w:cs="Times New Roman"/>
                <w:color w:val="000000" w:themeColor="dark1"/>
              </w:rPr>
              <w:t xml:space="preserve">Khách thuê phòng </w:t>
            </w:r>
            <w:r w:rsidR="008F6675">
              <w:rPr>
                <w:rFonts w:ascii="Times New Roman" w:hAnsi="Times New Roman" w:cs="Times New Roman"/>
                <w:color w:val="000000" w:themeColor="dark1"/>
              </w:rPr>
              <w:t>chọn Đặt phòng</w:t>
            </w:r>
          </w:p>
          <w:p w14:paraId="4C44B238" w14:textId="77777777" w:rsidR="008F6675" w:rsidRPr="009B3E6B" w:rsidRDefault="008F6675" w:rsidP="004F6E79">
            <w:pPr>
              <w:pStyle w:val="ListParagraph"/>
              <w:numPr>
                <w:ilvl w:val="0"/>
                <w:numId w:val="8"/>
              </w:numPr>
              <w:rPr>
                <w:rFonts w:ascii="Times New Roman" w:hAnsi="Times New Roman" w:cs="Times New Roman"/>
                <w:color w:val="000000" w:themeColor="dark1"/>
              </w:rPr>
            </w:pPr>
            <w:r>
              <w:rPr>
                <w:rFonts w:ascii="Times New Roman" w:hAnsi="Times New Roman" w:cs="Times New Roman"/>
                <w:color w:val="000000" w:themeColor="dark1"/>
              </w:rPr>
              <w:t>Khách thuê phòng chọn phương thức thanh toán</w:t>
            </w:r>
          </w:p>
          <w:p w14:paraId="5E5252DB" w14:textId="6A38C43E" w:rsidR="00435E33" w:rsidRPr="00B0521D" w:rsidRDefault="009B3E6B" w:rsidP="004F6E79">
            <w:pPr>
              <w:pStyle w:val="ListParagraph"/>
              <w:numPr>
                <w:ilvl w:val="0"/>
                <w:numId w:val="8"/>
              </w:numPr>
              <w:rPr>
                <w:rFonts w:ascii="Times New Roman" w:hAnsi="Times New Roman" w:cs="Times New Roman"/>
                <w:color w:val="000000" w:themeColor="dark1"/>
              </w:rPr>
            </w:pPr>
            <w:r w:rsidRPr="009B3E6B">
              <w:rPr>
                <w:rFonts w:ascii="Times New Roman" w:hAnsi="Times New Roman" w:cs="Times New Roman"/>
                <w:color w:val="000000" w:themeColor="dark1"/>
              </w:rPr>
              <w:t>Khách thuê phòng thanh toán biên lai đặt phòng</w:t>
            </w:r>
          </w:p>
        </w:tc>
      </w:tr>
      <w:tr w:rsidR="00435E33" w:rsidRPr="00B0521D" w14:paraId="4ABB626D" w14:textId="77777777" w:rsidTr="21247F41">
        <w:tc>
          <w:tcPr>
            <w:tcW w:w="957" w:type="pct"/>
            <w:shd w:val="clear" w:color="auto" w:fill="D9D9D9" w:themeFill="background1" w:themeFillShade="D9"/>
          </w:tcPr>
          <w:p w14:paraId="4974AB5C" w14:textId="648A27F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00A0732F">
              <w:rPr>
                <w:rFonts w:ascii="Times New Roman" w:hAnsi="Times New Roman" w:cs="Times New Roman"/>
                <w:b/>
              </w:rPr>
              <w:t>1</w:t>
            </w:r>
          </w:p>
        </w:tc>
        <w:tc>
          <w:tcPr>
            <w:tcW w:w="4043" w:type="pct"/>
            <w:gridSpan w:val="3"/>
          </w:tcPr>
          <w:p w14:paraId="253A549D" w14:textId="584FC379" w:rsidR="00491B4E" w:rsidRDefault="009B3E6B" w:rsidP="00491B4E">
            <w:pPr>
              <w:rPr>
                <w:rFonts w:ascii="Times New Roman" w:hAnsi="Times New Roman" w:cs="Times New Roman"/>
                <w:b/>
                <w:bCs/>
              </w:rPr>
            </w:pPr>
            <w:r w:rsidRPr="009B3E6B">
              <w:rPr>
                <w:rFonts w:ascii="Times New Roman" w:hAnsi="Times New Roman" w:cs="Times New Roman"/>
                <w:b/>
                <w:bCs/>
              </w:rPr>
              <w:t xml:space="preserve">Khách </w:t>
            </w:r>
            <w:r>
              <w:rPr>
                <w:rFonts w:ascii="Times New Roman" w:hAnsi="Times New Roman" w:cs="Times New Roman"/>
                <w:b/>
                <w:bCs/>
              </w:rPr>
              <w:t>thuê phòng</w:t>
            </w:r>
            <w:r w:rsidRPr="009B3E6B">
              <w:rPr>
                <w:rFonts w:ascii="Times New Roman" w:hAnsi="Times New Roman" w:cs="Times New Roman"/>
                <w:b/>
                <w:bCs/>
              </w:rPr>
              <w:t xml:space="preserve"> không hoàn tất thanh toán tiền đặt phòng</w:t>
            </w:r>
            <w:r>
              <w:rPr>
                <w:rFonts w:ascii="Times New Roman" w:hAnsi="Times New Roman" w:cs="Times New Roman"/>
                <w:b/>
                <w:bCs/>
              </w:rPr>
              <w:t>:</w:t>
            </w:r>
          </w:p>
          <w:p w14:paraId="1BDEBB12" w14:textId="5880E97C" w:rsidR="00435E33" w:rsidRPr="00B0521D" w:rsidRDefault="009B3E6B">
            <w:pPr>
              <w:rPr>
                <w:rFonts w:ascii="Times New Roman" w:hAnsi="Times New Roman" w:cs="Times New Roman"/>
              </w:rPr>
            </w:pPr>
            <w:r>
              <w:rPr>
                <w:rFonts w:ascii="Times New Roman" w:hAnsi="Times New Roman" w:cs="Times New Roman"/>
              </w:rPr>
              <w:t xml:space="preserve">Khách thuê phòng </w:t>
            </w:r>
            <w:r w:rsidR="00A0732F">
              <w:rPr>
                <w:rFonts w:ascii="Times New Roman" w:hAnsi="Times New Roman" w:cs="Times New Roman"/>
              </w:rPr>
              <w:t>quay</w:t>
            </w:r>
            <w:r>
              <w:rPr>
                <w:rFonts w:ascii="Times New Roman" w:hAnsi="Times New Roman" w:cs="Times New Roman"/>
              </w:rPr>
              <w:t xml:space="preserve"> lại </w:t>
            </w:r>
            <w:r w:rsidR="00A0732F">
              <w:rPr>
                <w:rFonts w:ascii="Times New Roman" w:hAnsi="Times New Roman" w:cs="Times New Roman"/>
              </w:rPr>
              <w:t>bước 1</w:t>
            </w:r>
          </w:p>
        </w:tc>
      </w:tr>
      <w:tr w:rsidR="00435E33" w:rsidRPr="00B0521D" w14:paraId="36E918F9" w14:textId="77777777" w:rsidTr="21247F41">
        <w:tc>
          <w:tcPr>
            <w:tcW w:w="957" w:type="pct"/>
            <w:shd w:val="clear" w:color="auto" w:fill="D9D9D9" w:themeFill="background1" w:themeFillShade="D9"/>
          </w:tcPr>
          <w:p w14:paraId="11BBD4FB" w14:textId="01DA288D" w:rsidR="00435E33" w:rsidRPr="00B0521D" w:rsidRDefault="00A0732F">
            <w:pPr>
              <w:rPr>
                <w:rFonts w:ascii="Times New Roman" w:hAnsi="Times New Roman" w:cs="Times New Roman"/>
                <w:b/>
              </w:rPr>
            </w:pPr>
            <w:r w:rsidRPr="005305EA">
              <w:rPr>
                <w:rFonts w:ascii="Times New Roman" w:hAnsi="Times New Roman" w:cs="Times New Roman"/>
                <w:b/>
              </w:rPr>
              <w:t xml:space="preserve">Alternative Flow </w:t>
            </w:r>
            <w:r>
              <w:rPr>
                <w:rFonts w:ascii="Times New Roman" w:hAnsi="Times New Roman" w:cs="Times New Roman"/>
                <w:b/>
              </w:rPr>
              <w:t>2</w:t>
            </w:r>
          </w:p>
        </w:tc>
        <w:tc>
          <w:tcPr>
            <w:tcW w:w="4043" w:type="pct"/>
            <w:gridSpan w:val="3"/>
          </w:tcPr>
          <w:p w14:paraId="00969F11" w14:textId="77777777" w:rsidR="00491B4E" w:rsidRDefault="001B096C" w:rsidP="00491B4E">
            <w:pPr>
              <w:rPr>
                <w:rFonts w:ascii="Times New Roman" w:hAnsi="Times New Roman" w:cs="Times New Roman"/>
                <w:b/>
                <w:bCs/>
              </w:rPr>
            </w:pPr>
            <w:r>
              <w:rPr>
                <w:rFonts w:ascii="Times New Roman" w:hAnsi="Times New Roman" w:cs="Times New Roman"/>
                <w:b/>
                <w:bCs/>
              </w:rPr>
              <w:t>Lỗi kết nối Internet</w:t>
            </w:r>
            <w:r w:rsidR="00A0732F">
              <w:rPr>
                <w:rFonts w:ascii="Times New Roman" w:hAnsi="Times New Roman" w:cs="Times New Roman"/>
                <w:b/>
                <w:bCs/>
              </w:rPr>
              <w:t>:</w:t>
            </w:r>
          </w:p>
          <w:p w14:paraId="6DE64B71" w14:textId="2D60F7B7" w:rsidR="00435E33" w:rsidRPr="00A0732F" w:rsidRDefault="00CC4137">
            <w:pPr>
              <w:rPr>
                <w:rFonts w:ascii="Times New Roman" w:hAnsi="Times New Roman" w:cs="Times New Roman"/>
                <w:b/>
              </w:rPr>
            </w:pPr>
            <w:r>
              <w:rPr>
                <w:rFonts w:ascii="Times New Roman" w:hAnsi="Times New Roman" w:cs="Times New Roman"/>
                <w:color w:val="000000" w:themeColor="dark1"/>
              </w:rPr>
              <w:t xml:space="preserve">Khách thuê phòng </w:t>
            </w:r>
            <w:r>
              <w:rPr>
                <w:rFonts w:ascii="Times New Roman" w:hAnsi="Times New Roman" w:cs="Times New Roman"/>
              </w:rPr>
              <w:t>kết nối Internet và thử lại</w:t>
            </w:r>
          </w:p>
        </w:tc>
      </w:tr>
    </w:tbl>
    <w:p w14:paraId="1D6CEF3E" w14:textId="7F32CC83" w:rsidR="00435E33" w:rsidRPr="00B0521D" w:rsidRDefault="09B1E570" w:rsidP="00435E33">
      <w:pPr>
        <w:pStyle w:val="Heading3"/>
      </w:pPr>
      <w:bookmarkStart w:id="93" w:name="_Toc173188497"/>
      <w:r>
        <w:t xml:space="preserve">Usecase </w:t>
      </w:r>
      <w:r w:rsidR="7719CC15">
        <w:t>Xuất hóa đơn điện tử</w:t>
      </w:r>
      <w:bookmarkEnd w:id="93"/>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6B866A3D" w14:textId="77777777" w:rsidTr="21247F41">
        <w:tc>
          <w:tcPr>
            <w:tcW w:w="957" w:type="pct"/>
            <w:shd w:val="clear" w:color="auto" w:fill="D9D9D9" w:themeFill="background1" w:themeFillShade="D9"/>
          </w:tcPr>
          <w:p w14:paraId="7722D3FE"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E2BB981" w14:textId="1C4BB139" w:rsidR="00435E33" w:rsidRPr="00B0521D" w:rsidRDefault="00AE6E2F">
            <w:pPr>
              <w:rPr>
                <w:rFonts w:ascii="Times New Roman" w:hAnsi="Times New Roman" w:cs="Times New Roman"/>
              </w:rPr>
            </w:pPr>
            <w:r w:rsidRPr="00AE6E2F">
              <w:rPr>
                <w:rFonts w:ascii="Times New Roman" w:hAnsi="Times New Roman" w:cs="Times New Roman"/>
              </w:rPr>
              <w:t>Xuất hóa đơn điện tử</w:t>
            </w:r>
          </w:p>
        </w:tc>
        <w:tc>
          <w:tcPr>
            <w:tcW w:w="626" w:type="pct"/>
            <w:shd w:val="clear" w:color="auto" w:fill="D9D9D9" w:themeFill="background1" w:themeFillShade="D9"/>
          </w:tcPr>
          <w:p w14:paraId="3E7831A7"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24159874" w14:textId="165A5D51" w:rsidR="00435E33" w:rsidRPr="00B0521D" w:rsidRDefault="0AB0A5B2">
            <w:pPr>
              <w:rPr>
                <w:rFonts w:ascii="Times New Roman" w:hAnsi="Times New Roman" w:cs="Times New Roman"/>
              </w:rPr>
            </w:pPr>
            <w:r w:rsidRPr="48B8BD26">
              <w:rPr>
                <w:rFonts w:ascii="Times New Roman" w:hAnsi="Times New Roman" w:cs="Times New Roman"/>
              </w:rPr>
              <w:t>UC</w:t>
            </w:r>
            <w:r w:rsidR="00D32170">
              <w:rPr>
                <w:rFonts w:ascii="Times New Roman" w:hAnsi="Times New Roman" w:cs="Times New Roman"/>
              </w:rPr>
              <w:t>2</w:t>
            </w:r>
            <w:r w:rsidR="00C31560">
              <w:rPr>
                <w:rFonts w:ascii="Times New Roman" w:hAnsi="Times New Roman" w:cs="Times New Roman"/>
              </w:rPr>
              <w:t>1</w:t>
            </w:r>
          </w:p>
        </w:tc>
      </w:tr>
      <w:tr w:rsidR="00435E33" w:rsidRPr="00B0521D" w14:paraId="2989DD25" w14:textId="77777777" w:rsidTr="21247F41">
        <w:tc>
          <w:tcPr>
            <w:tcW w:w="957" w:type="pct"/>
            <w:shd w:val="clear" w:color="auto" w:fill="D9D9D9" w:themeFill="background1" w:themeFillShade="D9"/>
          </w:tcPr>
          <w:p w14:paraId="1EA686AC"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75892629" w14:textId="6859370E" w:rsidR="00435E33" w:rsidRPr="00B0521D" w:rsidRDefault="00BF1A88">
            <w:pPr>
              <w:rPr>
                <w:rFonts w:ascii="Times New Roman" w:hAnsi="Times New Roman" w:cs="Times New Roman"/>
              </w:rPr>
            </w:pPr>
            <w:r w:rsidRPr="00BF1A88">
              <w:rPr>
                <w:rFonts w:ascii="Times New Roman" w:hAnsi="Times New Roman" w:cs="Times New Roman"/>
              </w:rPr>
              <w:t>Nếu đã thanh toán</w:t>
            </w:r>
            <w:r>
              <w:rPr>
                <w:rFonts w:ascii="Times New Roman" w:hAnsi="Times New Roman" w:cs="Times New Roman"/>
              </w:rPr>
              <w:t xml:space="preserve"> thành công,</w:t>
            </w:r>
            <w:r w:rsidRPr="00BF1A88">
              <w:rPr>
                <w:rFonts w:ascii="Times New Roman" w:hAnsi="Times New Roman" w:cs="Times New Roman"/>
              </w:rPr>
              <w:t xml:space="preserve"> Hệ thống xuất hóa đơn điện tử</w:t>
            </w:r>
            <w:r>
              <w:rPr>
                <w:rFonts w:ascii="Times New Roman" w:hAnsi="Times New Roman" w:cs="Times New Roman"/>
              </w:rPr>
              <w:t xml:space="preserve"> cho Khách thuê phòng</w:t>
            </w:r>
          </w:p>
        </w:tc>
      </w:tr>
      <w:tr w:rsidR="00435E33" w:rsidRPr="00B0521D" w14:paraId="64D05A2B" w14:textId="77777777" w:rsidTr="21247F41">
        <w:tc>
          <w:tcPr>
            <w:tcW w:w="957" w:type="pct"/>
            <w:shd w:val="clear" w:color="auto" w:fill="D9D9D9" w:themeFill="background1" w:themeFillShade="D9"/>
          </w:tcPr>
          <w:p w14:paraId="28F59DCC"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71B36E47" w14:textId="4EA7F292" w:rsidR="00435E33" w:rsidRPr="00B0521D" w:rsidRDefault="00AE6E2F">
            <w:pPr>
              <w:rPr>
                <w:rFonts w:ascii="Times New Roman" w:hAnsi="Times New Roman" w:cs="Times New Roman"/>
              </w:rPr>
            </w:pPr>
            <w:r>
              <w:rPr>
                <w:rFonts w:ascii="Times New Roman" w:hAnsi="Times New Roman" w:cs="Times New Roman"/>
              </w:rPr>
              <w:t>Hệ thống</w:t>
            </w:r>
          </w:p>
        </w:tc>
        <w:tc>
          <w:tcPr>
            <w:tcW w:w="626" w:type="pct"/>
            <w:shd w:val="clear" w:color="auto" w:fill="D9D9D9" w:themeFill="background1" w:themeFillShade="D9"/>
          </w:tcPr>
          <w:p w14:paraId="0B9A8B76"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42E4F679" w14:textId="76AAD691" w:rsidR="00435E33" w:rsidRPr="00B0521D" w:rsidRDefault="00EC62F5">
            <w:pPr>
              <w:rPr>
                <w:rFonts w:ascii="Times New Roman" w:hAnsi="Times New Roman" w:cs="Times New Roman"/>
              </w:rPr>
            </w:pPr>
            <w:r>
              <w:rPr>
                <w:rFonts w:ascii="Times New Roman" w:hAnsi="Times New Roman" w:cs="Times New Roman"/>
              </w:rPr>
              <w:t>Khách hàng ấn nút Thanh toán</w:t>
            </w:r>
          </w:p>
        </w:tc>
      </w:tr>
      <w:tr w:rsidR="00435E33" w:rsidRPr="00B0521D" w14:paraId="3807ED99" w14:textId="77777777" w:rsidTr="21247F41">
        <w:tc>
          <w:tcPr>
            <w:tcW w:w="957" w:type="pct"/>
            <w:shd w:val="clear" w:color="auto" w:fill="D9D9D9" w:themeFill="background1" w:themeFillShade="D9"/>
          </w:tcPr>
          <w:p w14:paraId="28201823"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724ABB7F" w14:textId="29D9A311" w:rsidR="00435E33" w:rsidRPr="00B0521D" w:rsidRDefault="003F3D73">
            <w:pPr>
              <w:rPr>
                <w:rFonts w:ascii="Times New Roman" w:hAnsi="Times New Roman" w:cs="Times New Roman"/>
              </w:rPr>
            </w:pPr>
            <w:r>
              <w:rPr>
                <w:rFonts w:ascii="Times New Roman" w:hAnsi="Times New Roman" w:cs="Times New Roman"/>
              </w:rPr>
              <w:t>Khách thuê phòng thanh toán biên lai đặt phòng</w:t>
            </w:r>
            <w:r w:rsidR="00101977">
              <w:rPr>
                <w:rFonts w:ascii="Times New Roman" w:hAnsi="Times New Roman" w:cs="Times New Roman"/>
              </w:rPr>
              <w:t xml:space="preserve"> thành công</w:t>
            </w:r>
          </w:p>
        </w:tc>
      </w:tr>
      <w:tr w:rsidR="00435E33" w:rsidRPr="00B0521D" w14:paraId="59CBB7D4" w14:textId="77777777" w:rsidTr="21247F41">
        <w:tc>
          <w:tcPr>
            <w:tcW w:w="957" w:type="pct"/>
            <w:shd w:val="clear" w:color="auto" w:fill="D9D9D9" w:themeFill="background1" w:themeFillShade="D9"/>
          </w:tcPr>
          <w:p w14:paraId="2332E72B"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72DB1544" w14:textId="027C8DB5" w:rsidR="00435E33" w:rsidRPr="00B0521D" w:rsidRDefault="00417C95">
            <w:pPr>
              <w:rPr>
                <w:rFonts w:ascii="Times New Roman" w:hAnsi="Times New Roman" w:cs="Times New Roman"/>
              </w:rPr>
            </w:pPr>
            <w:r>
              <w:rPr>
                <w:rFonts w:ascii="Times New Roman" w:hAnsi="Times New Roman" w:cs="Times New Roman"/>
              </w:rPr>
              <w:t>Hệ thống xuất hóa đơn điện tử cho Khách thuê phòng</w:t>
            </w:r>
          </w:p>
        </w:tc>
      </w:tr>
      <w:tr w:rsidR="00435E33" w:rsidRPr="00B0521D" w14:paraId="27E6F89C" w14:textId="77777777" w:rsidTr="21247F41">
        <w:tc>
          <w:tcPr>
            <w:tcW w:w="957" w:type="pct"/>
            <w:shd w:val="clear" w:color="auto" w:fill="D9D9D9" w:themeFill="background1" w:themeFillShade="D9"/>
          </w:tcPr>
          <w:p w14:paraId="77583008"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0D3791F4" w14:textId="267FA14A" w:rsidR="00435E33" w:rsidRPr="00B0521D" w:rsidRDefault="002F4DF8" w:rsidP="00EF2E4E">
            <w:pPr>
              <w:rPr>
                <w:rFonts w:ascii="Times New Roman" w:hAnsi="Times New Roman" w:cs="Times New Roman"/>
              </w:rPr>
            </w:pPr>
            <w:r>
              <w:rPr>
                <w:rFonts w:ascii="Times New Roman" w:hAnsi="Times New Roman" w:cs="Times New Roman"/>
              </w:rPr>
              <w:t>Không xuất được hóa đơn điện tử</w:t>
            </w:r>
          </w:p>
        </w:tc>
      </w:tr>
      <w:tr w:rsidR="00435E33" w:rsidRPr="00B0521D" w14:paraId="7798B576" w14:textId="77777777" w:rsidTr="21247F41">
        <w:tc>
          <w:tcPr>
            <w:tcW w:w="957" w:type="pct"/>
            <w:shd w:val="clear" w:color="auto" w:fill="D9D9D9" w:themeFill="background1" w:themeFillShade="D9"/>
          </w:tcPr>
          <w:p w14:paraId="62DC50A3"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390E607F" w14:textId="1EEF8D75" w:rsidR="00435E33" w:rsidRPr="00B0521D" w:rsidRDefault="006538BD">
            <w:pPr>
              <w:rPr>
                <w:rFonts w:ascii="Times New Roman" w:hAnsi="Times New Roman" w:cs="Times New Roman"/>
              </w:rPr>
            </w:pPr>
            <w:r>
              <w:rPr>
                <w:rFonts w:ascii="Times New Roman" w:hAnsi="Times New Roman" w:cs="Times New Roman"/>
              </w:rPr>
              <w:t>Hệ thống</w:t>
            </w:r>
            <w:r w:rsidR="00BE7BCA">
              <w:rPr>
                <w:rFonts w:ascii="Times New Roman" w:hAnsi="Times New Roman" w:cs="Times New Roman"/>
              </w:rPr>
              <w:t xml:space="preserve"> không xuất được hóa đơn điện tử cho Khách thuê phòng</w:t>
            </w:r>
          </w:p>
        </w:tc>
      </w:tr>
      <w:tr w:rsidR="00435E33" w:rsidRPr="00B0521D" w14:paraId="75FCE37D" w14:textId="77777777" w:rsidTr="21247F41">
        <w:tc>
          <w:tcPr>
            <w:tcW w:w="957" w:type="pct"/>
            <w:shd w:val="clear" w:color="auto" w:fill="D9D9D9" w:themeFill="background1" w:themeFillShade="D9"/>
          </w:tcPr>
          <w:p w14:paraId="38765B17"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30D31FFF" w14:textId="744A8940" w:rsidR="00435E33" w:rsidRDefault="00626106" w:rsidP="004F6E79">
            <w:pPr>
              <w:pStyle w:val="ListParagraph"/>
              <w:numPr>
                <w:ilvl w:val="0"/>
                <w:numId w:val="9"/>
              </w:numPr>
              <w:rPr>
                <w:rFonts w:ascii="Times New Roman" w:hAnsi="Times New Roman" w:cs="Times New Roman"/>
                <w:color w:val="000000" w:themeColor="dark1"/>
              </w:rPr>
            </w:pPr>
            <w:r>
              <w:rPr>
                <w:rFonts w:ascii="Times New Roman" w:hAnsi="Times New Roman" w:cs="Times New Roman"/>
                <w:color w:val="000000" w:themeColor="dark1"/>
              </w:rPr>
              <w:t>Khách thuê phòng thanh toán hóa đơn thành công</w:t>
            </w:r>
          </w:p>
          <w:p w14:paraId="2F915880" w14:textId="7D211C21" w:rsidR="00435E33" w:rsidRPr="00B0521D" w:rsidRDefault="00626106" w:rsidP="004F6E79">
            <w:pPr>
              <w:pStyle w:val="ListParagraph"/>
              <w:numPr>
                <w:ilvl w:val="0"/>
                <w:numId w:val="9"/>
              </w:numPr>
              <w:rPr>
                <w:rFonts w:ascii="Times New Roman" w:hAnsi="Times New Roman" w:cs="Times New Roman"/>
                <w:color w:val="000000" w:themeColor="dark1"/>
              </w:rPr>
            </w:pPr>
            <w:r>
              <w:rPr>
                <w:rFonts w:ascii="Times New Roman" w:hAnsi="Times New Roman" w:cs="Times New Roman"/>
                <w:color w:val="000000" w:themeColor="dark1"/>
              </w:rPr>
              <w:t>Hệ thống xuất hóa đơn điện tử về tài khoản cho Khách thuê phòng</w:t>
            </w:r>
          </w:p>
        </w:tc>
      </w:tr>
      <w:tr w:rsidR="00435E33" w:rsidRPr="00B0521D" w14:paraId="3255771C" w14:textId="77777777" w:rsidTr="21247F41">
        <w:tc>
          <w:tcPr>
            <w:tcW w:w="957" w:type="pct"/>
            <w:shd w:val="clear" w:color="auto" w:fill="D9D9D9" w:themeFill="background1" w:themeFillShade="D9"/>
          </w:tcPr>
          <w:p w14:paraId="01B02D12" w14:textId="3F2C1C3B"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r w:rsidR="00B24DF6">
              <w:rPr>
                <w:rFonts w:ascii="Times New Roman" w:hAnsi="Times New Roman" w:cs="Times New Roman"/>
                <w:b/>
              </w:rPr>
              <w:t>1</w:t>
            </w:r>
          </w:p>
        </w:tc>
        <w:tc>
          <w:tcPr>
            <w:tcW w:w="4043" w:type="pct"/>
            <w:gridSpan w:val="3"/>
          </w:tcPr>
          <w:p w14:paraId="38744936" w14:textId="77777777" w:rsidR="00435E33" w:rsidRDefault="00D137A9" w:rsidP="00D137A9">
            <w:pPr>
              <w:rPr>
                <w:rFonts w:ascii="Times New Roman" w:hAnsi="Times New Roman" w:cs="Times New Roman"/>
                <w:b/>
                <w:bCs/>
              </w:rPr>
            </w:pPr>
            <w:r w:rsidRPr="00D137A9">
              <w:rPr>
                <w:rFonts w:ascii="Times New Roman" w:hAnsi="Times New Roman" w:cs="Times New Roman"/>
                <w:b/>
                <w:bCs/>
              </w:rPr>
              <w:t>Không xuất được hóa đơn điện tử</w:t>
            </w:r>
            <w:r>
              <w:rPr>
                <w:rFonts w:ascii="Times New Roman" w:hAnsi="Times New Roman" w:cs="Times New Roman"/>
                <w:b/>
                <w:bCs/>
              </w:rPr>
              <w:t>:</w:t>
            </w:r>
          </w:p>
          <w:p w14:paraId="5F70904B" w14:textId="77777777" w:rsidR="00D137A9" w:rsidRDefault="00D137A9" w:rsidP="004F6E79">
            <w:pPr>
              <w:pStyle w:val="ListParagraph"/>
              <w:numPr>
                <w:ilvl w:val="0"/>
                <w:numId w:val="10"/>
              </w:numPr>
              <w:rPr>
                <w:rFonts w:ascii="Times New Roman" w:hAnsi="Times New Roman" w:cs="Times New Roman"/>
              </w:rPr>
            </w:pPr>
            <w:r>
              <w:rPr>
                <w:rFonts w:ascii="Times New Roman" w:hAnsi="Times New Roman" w:cs="Times New Roman"/>
              </w:rPr>
              <w:t>Hệ thống tự động gửi lại đến Khách thuê phòng</w:t>
            </w:r>
          </w:p>
          <w:p w14:paraId="5EBDCC5A" w14:textId="72B890E4" w:rsidR="00435E33" w:rsidRPr="00B0521D" w:rsidRDefault="00D137A9" w:rsidP="004F6E79">
            <w:pPr>
              <w:pStyle w:val="ListParagraph"/>
              <w:numPr>
                <w:ilvl w:val="0"/>
                <w:numId w:val="10"/>
              </w:numPr>
              <w:rPr>
                <w:rFonts w:ascii="Times New Roman" w:hAnsi="Times New Roman" w:cs="Times New Roman"/>
              </w:rPr>
            </w:pPr>
            <w:r>
              <w:rPr>
                <w:rFonts w:ascii="Times New Roman" w:hAnsi="Times New Roman" w:cs="Times New Roman"/>
              </w:rPr>
              <w:t xml:space="preserve">Khách thuê phòng </w:t>
            </w:r>
            <w:r w:rsidR="00B24DF6">
              <w:rPr>
                <w:rFonts w:ascii="Times New Roman" w:hAnsi="Times New Roman" w:cs="Times New Roman"/>
              </w:rPr>
              <w:t>ấn nút yêu cầu gửi hóa đơn điện tử</w:t>
            </w:r>
          </w:p>
        </w:tc>
      </w:tr>
      <w:tr w:rsidR="00435E33" w:rsidRPr="00B0521D" w14:paraId="6DDE9913" w14:textId="77777777" w:rsidTr="21247F41">
        <w:trPr>
          <w:trHeight w:val="782"/>
        </w:trPr>
        <w:tc>
          <w:tcPr>
            <w:tcW w:w="957" w:type="pct"/>
            <w:shd w:val="clear" w:color="auto" w:fill="D9D9D9" w:themeFill="background1" w:themeFillShade="D9"/>
          </w:tcPr>
          <w:p w14:paraId="13C7328F" w14:textId="5F7B5FB6" w:rsidR="00435E33" w:rsidRPr="00B0521D" w:rsidRDefault="00435E33">
            <w:pPr>
              <w:rPr>
                <w:rFonts w:ascii="Times New Roman" w:hAnsi="Times New Roman" w:cs="Times New Roman"/>
                <w:b/>
              </w:rPr>
            </w:pPr>
          </w:p>
        </w:tc>
        <w:tc>
          <w:tcPr>
            <w:tcW w:w="4043" w:type="pct"/>
            <w:gridSpan w:val="3"/>
          </w:tcPr>
          <w:p w14:paraId="5BEB5311" w14:textId="69C170D6" w:rsidR="00435E33" w:rsidRPr="00B24DF6" w:rsidRDefault="00435E33">
            <w:pPr>
              <w:rPr>
                <w:rFonts w:ascii="Times New Roman" w:hAnsi="Times New Roman" w:cs="Times New Roman"/>
                <w:b/>
              </w:rPr>
            </w:pPr>
          </w:p>
        </w:tc>
      </w:tr>
    </w:tbl>
    <w:p w14:paraId="12E1ED4D" w14:textId="425A9DA7" w:rsidR="00435E33" w:rsidRPr="00B0521D" w:rsidRDefault="5FD38014" w:rsidP="00435E33">
      <w:pPr>
        <w:pStyle w:val="Heading3"/>
      </w:pPr>
      <w:r>
        <w:t xml:space="preserve"> </w:t>
      </w:r>
      <w:bookmarkStart w:id="94" w:name="_Toc173188498"/>
      <w:r w:rsidR="09B1E570">
        <w:t xml:space="preserve">Usecase </w:t>
      </w:r>
      <w:r w:rsidR="1F282048">
        <w:t>Hủy biên lai đặt phòng</w:t>
      </w:r>
      <w:bookmarkEnd w:id="94"/>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3C65C18E" w14:textId="77777777" w:rsidTr="21247F41">
        <w:tc>
          <w:tcPr>
            <w:tcW w:w="957" w:type="pct"/>
            <w:shd w:val="clear" w:color="auto" w:fill="D9D9D9" w:themeFill="background1" w:themeFillShade="D9"/>
          </w:tcPr>
          <w:p w14:paraId="0059552E"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7E256DA5" w14:textId="44C14A50" w:rsidR="00435E33" w:rsidRPr="00B0521D" w:rsidRDefault="00417C95">
            <w:pPr>
              <w:rPr>
                <w:rFonts w:ascii="Times New Roman" w:hAnsi="Times New Roman" w:cs="Times New Roman"/>
              </w:rPr>
            </w:pPr>
            <w:r w:rsidRPr="00417C95">
              <w:rPr>
                <w:rFonts w:ascii="Times New Roman" w:hAnsi="Times New Roman" w:cs="Times New Roman"/>
              </w:rPr>
              <w:t>Hủy biên lai đặt phòng</w:t>
            </w:r>
          </w:p>
        </w:tc>
        <w:tc>
          <w:tcPr>
            <w:tcW w:w="626" w:type="pct"/>
            <w:shd w:val="clear" w:color="auto" w:fill="D9D9D9" w:themeFill="background1" w:themeFillShade="D9"/>
          </w:tcPr>
          <w:p w14:paraId="7CEC4C06"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102D7ECA" w14:textId="4DF08069" w:rsidR="00435E33" w:rsidRPr="00B0521D" w:rsidRDefault="4B989377">
            <w:pPr>
              <w:rPr>
                <w:rFonts w:ascii="Times New Roman" w:hAnsi="Times New Roman" w:cs="Times New Roman"/>
              </w:rPr>
            </w:pPr>
            <w:r w:rsidRPr="48B8BD26">
              <w:rPr>
                <w:rFonts w:ascii="Times New Roman" w:hAnsi="Times New Roman" w:cs="Times New Roman"/>
              </w:rPr>
              <w:t>UC</w:t>
            </w:r>
            <w:r w:rsidR="00D32170">
              <w:rPr>
                <w:rFonts w:ascii="Times New Roman" w:hAnsi="Times New Roman" w:cs="Times New Roman"/>
              </w:rPr>
              <w:t>2</w:t>
            </w:r>
            <w:r w:rsidR="00C31560">
              <w:rPr>
                <w:rFonts w:ascii="Times New Roman" w:hAnsi="Times New Roman" w:cs="Times New Roman"/>
              </w:rPr>
              <w:t>2</w:t>
            </w:r>
          </w:p>
        </w:tc>
      </w:tr>
      <w:tr w:rsidR="00435E33" w:rsidRPr="00B0521D" w14:paraId="17551D33" w14:textId="77777777" w:rsidTr="21247F41">
        <w:tc>
          <w:tcPr>
            <w:tcW w:w="957" w:type="pct"/>
            <w:shd w:val="clear" w:color="auto" w:fill="D9D9D9" w:themeFill="background1" w:themeFillShade="D9"/>
          </w:tcPr>
          <w:p w14:paraId="26BF4AF1"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13AAB7AD" w14:textId="387A72B4" w:rsidR="00435E33" w:rsidRPr="00B0521D" w:rsidRDefault="00792661">
            <w:pPr>
              <w:rPr>
                <w:rFonts w:ascii="Times New Roman" w:hAnsi="Times New Roman" w:cs="Times New Roman"/>
              </w:rPr>
            </w:pPr>
            <w:r w:rsidRPr="00792661">
              <w:rPr>
                <w:rFonts w:ascii="Times New Roman" w:hAnsi="Times New Roman" w:cs="Times New Roman"/>
              </w:rPr>
              <w:t>Nếu khách hàng không thanh toán</w:t>
            </w:r>
            <w:r w:rsidR="00D62CED">
              <w:rPr>
                <w:rFonts w:ascii="Times New Roman" w:hAnsi="Times New Roman" w:cs="Times New Roman"/>
              </w:rPr>
              <w:t xml:space="preserve"> ,h</w:t>
            </w:r>
            <w:r w:rsidRPr="00792661">
              <w:rPr>
                <w:rFonts w:ascii="Times New Roman" w:hAnsi="Times New Roman" w:cs="Times New Roman"/>
              </w:rPr>
              <w:t>ệ thống hủy biên lai đặt phòng</w:t>
            </w:r>
          </w:p>
        </w:tc>
      </w:tr>
      <w:tr w:rsidR="00435E33" w:rsidRPr="00B0521D" w14:paraId="2E9DBD82" w14:textId="77777777" w:rsidTr="21247F41">
        <w:tc>
          <w:tcPr>
            <w:tcW w:w="957" w:type="pct"/>
            <w:shd w:val="clear" w:color="auto" w:fill="D9D9D9" w:themeFill="background1" w:themeFillShade="D9"/>
          </w:tcPr>
          <w:p w14:paraId="374DED98"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43A09F4F" w14:textId="5CD0476B" w:rsidR="00435E33" w:rsidRPr="00B0521D" w:rsidRDefault="00A84B99">
            <w:pPr>
              <w:rPr>
                <w:rFonts w:ascii="Times New Roman" w:hAnsi="Times New Roman" w:cs="Times New Roman"/>
              </w:rPr>
            </w:pPr>
            <w:r>
              <w:rPr>
                <w:rFonts w:ascii="Times New Roman" w:hAnsi="Times New Roman" w:cs="Times New Roman"/>
              </w:rPr>
              <w:t>Hệ thống</w:t>
            </w:r>
          </w:p>
        </w:tc>
        <w:tc>
          <w:tcPr>
            <w:tcW w:w="626" w:type="pct"/>
            <w:shd w:val="clear" w:color="auto" w:fill="D9D9D9" w:themeFill="background1" w:themeFillShade="D9"/>
          </w:tcPr>
          <w:p w14:paraId="040C714B"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6C630AAF" w14:textId="0F881574" w:rsidR="00435E33" w:rsidRPr="00B0521D" w:rsidRDefault="00450B57">
            <w:pPr>
              <w:rPr>
                <w:rFonts w:ascii="Times New Roman" w:hAnsi="Times New Roman" w:cs="Times New Roman"/>
              </w:rPr>
            </w:pPr>
            <w:r>
              <w:rPr>
                <w:rFonts w:ascii="Times New Roman" w:hAnsi="Times New Roman" w:cs="Times New Roman"/>
              </w:rPr>
              <w:t xml:space="preserve">Khách thuê phòng ấn nút Thanh toán </w:t>
            </w:r>
          </w:p>
        </w:tc>
      </w:tr>
      <w:tr w:rsidR="00435E33" w:rsidRPr="00B0521D" w14:paraId="45D2D69C" w14:textId="77777777" w:rsidTr="21247F41">
        <w:tc>
          <w:tcPr>
            <w:tcW w:w="957" w:type="pct"/>
            <w:shd w:val="clear" w:color="auto" w:fill="D9D9D9" w:themeFill="background1" w:themeFillShade="D9"/>
          </w:tcPr>
          <w:p w14:paraId="747BE749"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5064CB29" w14:textId="207809DA" w:rsidR="00435E33" w:rsidRPr="00B0521D" w:rsidRDefault="000465C2">
            <w:pPr>
              <w:rPr>
                <w:rFonts w:ascii="Times New Roman" w:hAnsi="Times New Roman" w:cs="Times New Roman"/>
              </w:rPr>
            </w:pPr>
            <w:r>
              <w:rPr>
                <w:rFonts w:ascii="Times New Roman" w:hAnsi="Times New Roman" w:cs="Times New Roman"/>
              </w:rPr>
              <w:t>Khách thuê phòng thanh toán biên lai đặt phòng không thành công</w:t>
            </w:r>
          </w:p>
        </w:tc>
      </w:tr>
      <w:tr w:rsidR="00435E33" w:rsidRPr="00B0521D" w14:paraId="5071D397" w14:textId="77777777" w:rsidTr="21247F41">
        <w:tc>
          <w:tcPr>
            <w:tcW w:w="957" w:type="pct"/>
            <w:shd w:val="clear" w:color="auto" w:fill="D9D9D9" w:themeFill="background1" w:themeFillShade="D9"/>
          </w:tcPr>
          <w:p w14:paraId="447FFC08"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Post-condition</w:t>
            </w:r>
          </w:p>
        </w:tc>
        <w:tc>
          <w:tcPr>
            <w:tcW w:w="4043" w:type="pct"/>
            <w:gridSpan w:val="3"/>
          </w:tcPr>
          <w:p w14:paraId="7CF4A52E" w14:textId="2981C619" w:rsidR="00435E33" w:rsidRPr="00B0521D" w:rsidRDefault="000465C2">
            <w:pPr>
              <w:rPr>
                <w:rFonts w:ascii="Times New Roman" w:hAnsi="Times New Roman" w:cs="Times New Roman"/>
              </w:rPr>
            </w:pPr>
            <w:r>
              <w:rPr>
                <w:rFonts w:ascii="Times New Roman" w:hAnsi="Times New Roman" w:cs="Times New Roman"/>
              </w:rPr>
              <w:t>Hệ thống hủy biên lai đặt phòng của Khách thuê phòng</w:t>
            </w:r>
          </w:p>
        </w:tc>
      </w:tr>
      <w:tr w:rsidR="00435E33" w:rsidRPr="00B0521D" w14:paraId="392582E3" w14:textId="77777777" w:rsidTr="21247F41">
        <w:tc>
          <w:tcPr>
            <w:tcW w:w="957" w:type="pct"/>
            <w:shd w:val="clear" w:color="auto" w:fill="D9D9D9" w:themeFill="background1" w:themeFillShade="D9"/>
          </w:tcPr>
          <w:p w14:paraId="39CF27B1"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5B3270FD" w14:textId="77777777" w:rsidR="00435E33" w:rsidRPr="00B0521D" w:rsidRDefault="00435E33">
            <w:pPr>
              <w:rPr>
                <w:rFonts w:ascii="Times New Roman" w:hAnsi="Times New Roman" w:cs="Times New Roman"/>
              </w:rPr>
            </w:pPr>
          </w:p>
        </w:tc>
      </w:tr>
      <w:tr w:rsidR="00435E33" w:rsidRPr="00B0521D" w14:paraId="37CDC762" w14:textId="77777777" w:rsidTr="21247F41">
        <w:tc>
          <w:tcPr>
            <w:tcW w:w="957" w:type="pct"/>
            <w:shd w:val="clear" w:color="auto" w:fill="D9D9D9" w:themeFill="background1" w:themeFillShade="D9"/>
          </w:tcPr>
          <w:p w14:paraId="6F1B044C" w14:textId="77777777" w:rsidR="00435E33" w:rsidRPr="00B0521D" w:rsidRDefault="00435E33">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7A80BC89" w14:textId="77777777" w:rsidR="00435E33" w:rsidRPr="00B0521D" w:rsidRDefault="00435E33">
            <w:pPr>
              <w:rPr>
                <w:rFonts w:ascii="Times New Roman" w:hAnsi="Times New Roman" w:cs="Times New Roman"/>
              </w:rPr>
            </w:pPr>
          </w:p>
        </w:tc>
      </w:tr>
      <w:tr w:rsidR="00435E33" w:rsidRPr="00B0521D" w14:paraId="6139AF70" w14:textId="77777777" w:rsidTr="21247F41">
        <w:tc>
          <w:tcPr>
            <w:tcW w:w="957" w:type="pct"/>
            <w:shd w:val="clear" w:color="auto" w:fill="D9D9D9" w:themeFill="background1" w:themeFillShade="D9"/>
          </w:tcPr>
          <w:p w14:paraId="6C66DEEE"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7D5350CC" w14:textId="77777777" w:rsidR="00450B57" w:rsidRDefault="00D10FD2" w:rsidP="004F6E79">
            <w:pPr>
              <w:pStyle w:val="ListParagraph"/>
              <w:numPr>
                <w:ilvl w:val="0"/>
                <w:numId w:val="11"/>
              </w:numPr>
              <w:rPr>
                <w:rFonts w:ascii="Times New Roman" w:hAnsi="Times New Roman" w:cs="Times New Roman"/>
                <w:color w:val="000000" w:themeColor="dark1"/>
              </w:rPr>
            </w:pPr>
            <w:r>
              <w:rPr>
                <w:rFonts w:ascii="Times New Roman" w:hAnsi="Times New Roman" w:cs="Times New Roman"/>
                <w:color w:val="000000" w:themeColor="dark1"/>
              </w:rPr>
              <w:t>Khách thuê phòng không thanh toán biên lai đặt phòng</w:t>
            </w:r>
          </w:p>
          <w:p w14:paraId="4183329E" w14:textId="1F924934" w:rsidR="00435E33" w:rsidRPr="00B0521D" w:rsidRDefault="00D10FD2" w:rsidP="004F6E79">
            <w:pPr>
              <w:pStyle w:val="ListParagraph"/>
              <w:numPr>
                <w:ilvl w:val="0"/>
                <w:numId w:val="11"/>
              </w:numPr>
              <w:rPr>
                <w:rFonts w:ascii="Times New Roman" w:hAnsi="Times New Roman" w:cs="Times New Roman"/>
                <w:color w:val="000000" w:themeColor="dark1"/>
              </w:rPr>
            </w:pPr>
            <w:r>
              <w:rPr>
                <w:rFonts w:ascii="Times New Roman" w:hAnsi="Times New Roman" w:cs="Times New Roman"/>
                <w:color w:val="000000" w:themeColor="dark1"/>
              </w:rPr>
              <w:t>Hệ thống hủy biên lai đặt phòng của Khác</w:t>
            </w:r>
            <w:r w:rsidR="003B1FCA">
              <w:rPr>
                <w:rFonts w:ascii="Times New Roman" w:hAnsi="Times New Roman" w:cs="Times New Roman"/>
                <w:color w:val="000000" w:themeColor="dark1"/>
              </w:rPr>
              <w:t>h thuê phòng</w:t>
            </w:r>
          </w:p>
        </w:tc>
      </w:tr>
      <w:tr w:rsidR="00435E33" w:rsidRPr="00B0521D" w14:paraId="70E4D4FF" w14:textId="77777777" w:rsidTr="21247F41">
        <w:tc>
          <w:tcPr>
            <w:tcW w:w="957" w:type="pct"/>
            <w:shd w:val="clear" w:color="auto" w:fill="D9D9D9" w:themeFill="background1" w:themeFillShade="D9"/>
          </w:tcPr>
          <w:p w14:paraId="7D0C45EF"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5AE3D164" w14:textId="77777777" w:rsidR="00435E33" w:rsidRPr="00B0521D" w:rsidRDefault="00435E33">
            <w:pPr>
              <w:rPr>
                <w:rFonts w:ascii="Times New Roman" w:hAnsi="Times New Roman" w:cs="Times New Roman"/>
              </w:rPr>
            </w:pPr>
          </w:p>
        </w:tc>
      </w:tr>
      <w:tr w:rsidR="00435E33" w:rsidRPr="00B0521D" w14:paraId="348233B3" w14:textId="77777777" w:rsidTr="21247F41">
        <w:tc>
          <w:tcPr>
            <w:tcW w:w="957" w:type="pct"/>
            <w:shd w:val="clear" w:color="auto" w:fill="D9D9D9" w:themeFill="background1" w:themeFillShade="D9"/>
          </w:tcPr>
          <w:p w14:paraId="15CC3B84" w14:textId="77777777" w:rsidR="00435E33" w:rsidRPr="00B0521D" w:rsidRDefault="00435E33">
            <w:pPr>
              <w:rPr>
                <w:rFonts w:ascii="Times New Roman" w:hAnsi="Times New Roman" w:cs="Times New Roman"/>
                <w:b/>
              </w:rPr>
            </w:pPr>
          </w:p>
        </w:tc>
        <w:tc>
          <w:tcPr>
            <w:tcW w:w="4043" w:type="pct"/>
            <w:gridSpan w:val="3"/>
          </w:tcPr>
          <w:p w14:paraId="5713FA9D" w14:textId="77777777" w:rsidR="00435E33" w:rsidRPr="00B0521D" w:rsidRDefault="00435E33">
            <w:pPr>
              <w:rPr>
                <w:rFonts w:ascii="Times New Roman" w:hAnsi="Times New Roman" w:cs="Times New Roman"/>
              </w:rPr>
            </w:pPr>
          </w:p>
        </w:tc>
      </w:tr>
    </w:tbl>
    <w:p w14:paraId="6066FF24" w14:textId="76B0385D" w:rsidR="00435E33" w:rsidRPr="00B0521D" w:rsidRDefault="09B1E570" w:rsidP="00435E33">
      <w:pPr>
        <w:pStyle w:val="Heading3"/>
      </w:pPr>
      <w:bookmarkStart w:id="95" w:name="_Toc173188499"/>
      <w:r>
        <w:t xml:space="preserve">Usecase </w:t>
      </w:r>
      <w:r w:rsidR="7CC4984E">
        <w:t>Hủy phòng đã đặt</w:t>
      </w:r>
      <w:bookmarkEnd w:id="95"/>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46707E66" w14:textId="77777777" w:rsidTr="21247F41">
        <w:tc>
          <w:tcPr>
            <w:tcW w:w="957" w:type="pct"/>
            <w:shd w:val="clear" w:color="auto" w:fill="D9D9D9" w:themeFill="background1" w:themeFillShade="D9"/>
          </w:tcPr>
          <w:p w14:paraId="6A56F698"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253F225A" w14:textId="7976AB13" w:rsidR="00435E33" w:rsidRPr="00B0521D" w:rsidRDefault="000465C2">
            <w:pPr>
              <w:rPr>
                <w:rFonts w:ascii="Times New Roman" w:hAnsi="Times New Roman" w:cs="Times New Roman"/>
              </w:rPr>
            </w:pPr>
            <w:r w:rsidRPr="000465C2">
              <w:rPr>
                <w:rFonts w:ascii="Times New Roman" w:hAnsi="Times New Roman" w:cs="Times New Roman"/>
              </w:rPr>
              <w:t>Hủy phòng đã đặt</w:t>
            </w:r>
          </w:p>
        </w:tc>
        <w:tc>
          <w:tcPr>
            <w:tcW w:w="626" w:type="pct"/>
            <w:shd w:val="clear" w:color="auto" w:fill="D9D9D9" w:themeFill="background1" w:themeFillShade="D9"/>
          </w:tcPr>
          <w:p w14:paraId="02159736"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1156B528" w14:textId="74CD61C8" w:rsidR="00435E33" w:rsidRPr="00B0521D" w:rsidRDefault="55D5F9A0">
            <w:pPr>
              <w:rPr>
                <w:rFonts w:ascii="Times New Roman" w:hAnsi="Times New Roman" w:cs="Times New Roman"/>
              </w:rPr>
            </w:pPr>
            <w:r w:rsidRPr="48B8BD26">
              <w:rPr>
                <w:rFonts w:ascii="Times New Roman" w:hAnsi="Times New Roman" w:cs="Times New Roman"/>
              </w:rPr>
              <w:t>UC</w:t>
            </w:r>
            <w:r w:rsidR="00D32170">
              <w:rPr>
                <w:rFonts w:ascii="Times New Roman" w:hAnsi="Times New Roman" w:cs="Times New Roman"/>
              </w:rPr>
              <w:t>2</w:t>
            </w:r>
            <w:r w:rsidR="00C31560">
              <w:rPr>
                <w:rFonts w:ascii="Times New Roman" w:hAnsi="Times New Roman" w:cs="Times New Roman"/>
              </w:rPr>
              <w:t>3</w:t>
            </w:r>
          </w:p>
        </w:tc>
      </w:tr>
      <w:tr w:rsidR="00435E33" w:rsidRPr="00B0521D" w14:paraId="269FA5E5" w14:textId="77777777" w:rsidTr="21247F41">
        <w:tc>
          <w:tcPr>
            <w:tcW w:w="957" w:type="pct"/>
            <w:shd w:val="clear" w:color="auto" w:fill="D9D9D9" w:themeFill="background1" w:themeFillShade="D9"/>
          </w:tcPr>
          <w:p w14:paraId="64ADE8BE"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7EC6AB1E" w14:textId="2CB47FD3" w:rsidR="00435E33" w:rsidRPr="00B0521D" w:rsidRDefault="008C4EB1">
            <w:pPr>
              <w:rPr>
                <w:rFonts w:ascii="Times New Roman" w:hAnsi="Times New Roman" w:cs="Times New Roman"/>
              </w:rPr>
            </w:pPr>
            <w:r>
              <w:rPr>
                <w:rFonts w:ascii="Times New Roman" w:hAnsi="Times New Roman" w:cs="Times New Roman"/>
              </w:rPr>
              <w:t>Khách thuê phòng muốn hủy phòng đã đặt</w:t>
            </w:r>
          </w:p>
        </w:tc>
      </w:tr>
      <w:tr w:rsidR="003D1346" w:rsidRPr="00B0521D" w14:paraId="571470B6" w14:textId="77777777" w:rsidTr="21247F41">
        <w:tc>
          <w:tcPr>
            <w:tcW w:w="957" w:type="pct"/>
            <w:shd w:val="clear" w:color="auto" w:fill="D9D9D9" w:themeFill="background1" w:themeFillShade="D9"/>
          </w:tcPr>
          <w:p w14:paraId="55AC0FBE"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Actor</w:t>
            </w:r>
          </w:p>
        </w:tc>
        <w:tc>
          <w:tcPr>
            <w:tcW w:w="1542" w:type="pct"/>
          </w:tcPr>
          <w:p w14:paraId="44E4C5CA" w14:textId="37A53DCC" w:rsidR="003D1346" w:rsidRPr="00B0521D" w:rsidRDefault="003D1346" w:rsidP="003D1346">
            <w:pPr>
              <w:rPr>
                <w:rFonts w:ascii="Times New Roman" w:hAnsi="Times New Roman" w:cs="Times New Roman"/>
              </w:rPr>
            </w:pPr>
            <w:r>
              <w:rPr>
                <w:rFonts w:ascii="Times New Roman" w:hAnsi="Times New Roman" w:cs="Times New Roman"/>
              </w:rPr>
              <w:t>Khách thuê phòng</w:t>
            </w:r>
          </w:p>
        </w:tc>
        <w:tc>
          <w:tcPr>
            <w:tcW w:w="626" w:type="pct"/>
            <w:shd w:val="clear" w:color="auto" w:fill="D9D9D9" w:themeFill="background1" w:themeFillShade="D9"/>
          </w:tcPr>
          <w:p w14:paraId="1784A117" w14:textId="77777777" w:rsidR="003D1346" w:rsidRPr="00B0521D" w:rsidRDefault="003D1346" w:rsidP="003D1346">
            <w:pPr>
              <w:rPr>
                <w:rFonts w:ascii="Times New Roman" w:hAnsi="Times New Roman" w:cs="Times New Roman"/>
              </w:rPr>
            </w:pPr>
            <w:r w:rsidRPr="00B0521D">
              <w:rPr>
                <w:rFonts w:ascii="Times New Roman" w:hAnsi="Times New Roman" w:cs="Times New Roman"/>
                <w:b/>
              </w:rPr>
              <w:t>Trigger</w:t>
            </w:r>
          </w:p>
        </w:tc>
        <w:tc>
          <w:tcPr>
            <w:tcW w:w="1875" w:type="pct"/>
          </w:tcPr>
          <w:p w14:paraId="5624A680" w14:textId="56412D01" w:rsidR="003D1346" w:rsidRPr="00B0521D" w:rsidRDefault="003D1346" w:rsidP="003D1346">
            <w:pPr>
              <w:rPr>
                <w:rFonts w:ascii="Times New Roman" w:hAnsi="Times New Roman" w:cs="Times New Roman"/>
              </w:rPr>
            </w:pPr>
            <w:r>
              <w:rPr>
                <w:rFonts w:ascii="Times New Roman" w:hAnsi="Times New Roman" w:cs="Times New Roman"/>
              </w:rPr>
              <w:t xml:space="preserve">Khách thuê phòng ấn nút hủy phòng </w:t>
            </w:r>
          </w:p>
        </w:tc>
      </w:tr>
      <w:tr w:rsidR="003D1346" w:rsidRPr="00B0521D" w14:paraId="33AA2AAD" w14:textId="77777777" w:rsidTr="21247F41">
        <w:tc>
          <w:tcPr>
            <w:tcW w:w="957" w:type="pct"/>
            <w:shd w:val="clear" w:color="auto" w:fill="D9D9D9" w:themeFill="background1" w:themeFillShade="D9"/>
          </w:tcPr>
          <w:p w14:paraId="4634EBC1"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77452BB1" w14:textId="2ED76C9B" w:rsidR="003D1346" w:rsidRPr="00B0521D" w:rsidRDefault="003D1346" w:rsidP="003D1346">
            <w:pPr>
              <w:rPr>
                <w:rFonts w:ascii="Times New Roman" w:hAnsi="Times New Roman" w:cs="Times New Roman"/>
              </w:rPr>
            </w:pPr>
            <w:r>
              <w:rPr>
                <w:rFonts w:ascii="Times New Roman" w:hAnsi="Times New Roman" w:cs="Times New Roman"/>
              </w:rPr>
              <w:t>Khách thuê phòng thanh toán biên lai đặt phòng thành công trước đó</w:t>
            </w:r>
          </w:p>
        </w:tc>
      </w:tr>
      <w:tr w:rsidR="003D1346" w:rsidRPr="00B0521D" w14:paraId="1EB15D1D" w14:textId="77777777" w:rsidTr="21247F41">
        <w:tc>
          <w:tcPr>
            <w:tcW w:w="957" w:type="pct"/>
            <w:shd w:val="clear" w:color="auto" w:fill="D9D9D9" w:themeFill="background1" w:themeFillShade="D9"/>
          </w:tcPr>
          <w:p w14:paraId="2233EE9D"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3D55C69D" w14:textId="4AD2A084" w:rsidR="003D1346" w:rsidRPr="00B0521D" w:rsidRDefault="003D1346" w:rsidP="003D1346">
            <w:pPr>
              <w:rPr>
                <w:rFonts w:ascii="Times New Roman" w:hAnsi="Times New Roman" w:cs="Times New Roman"/>
              </w:rPr>
            </w:pPr>
            <w:r>
              <w:rPr>
                <w:rFonts w:ascii="Times New Roman" w:hAnsi="Times New Roman" w:cs="Times New Roman"/>
              </w:rPr>
              <w:t>Khách thuê phòng hủy phòng đã đặt thành công</w:t>
            </w:r>
          </w:p>
        </w:tc>
      </w:tr>
      <w:tr w:rsidR="003D1346" w:rsidRPr="00B0521D" w14:paraId="6A864C80" w14:textId="77777777" w:rsidTr="21247F41">
        <w:tc>
          <w:tcPr>
            <w:tcW w:w="957" w:type="pct"/>
            <w:shd w:val="clear" w:color="auto" w:fill="D9D9D9" w:themeFill="background1" w:themeFillShade="D9"/>
          </w:tcPr>
          <w:p w14:paraId="154DE07A"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67A971F9" w14:textId="77777777" w:rsidR="003D1346" w:rsidRPr="00B0521D" w:rsidRDefault="003D1346" w:rsidP="003D1346">
            <w:pPr>
              <w:rPr>
                <w:rFonts w:ascii="Times New Roman" w:hAnsi="Times New Roman" w:cs="Times New Roman"/>
              </w:rPr>
            </w:pPr>
          </w:p>
        </w:tc>
      </w:tr>
      <w:tr w:rsidR="003D1346" w:rsidRPr="00B0521D" w14:paraId="0F005979" w14:textId="77777777" w:rsidTr="21247F41">
        <w:tc>
          <w:tcPr>
            <w:tcW w:w="957" w:type="pct"/>
            <w:shd w:val="clear" w:color="auto" w:fill="D9D9D9" w:themeFill="background1" w:themeFillShade="D9"/>
          </w:tcPr>
          <w:p w14:paraId="3D31ABAF"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3594229B" w14:textId="77777777" w:rsidR="003D1346" w:rsidRPr="00B0521D" w:rsidRDefault="003D1346" w:rsidP="003D1346">
            <w:pPr>
              <w:rPr>
                <w:rFonts w:ascii="Times New Roman" w:hAnsi="Times New Roman" w:cs="Times New Roman"/>
              </w:rPr>
            </w:pPr>
          </w:p>
        </w:tc>
      </w:tr>
      <w:tr w:rsidR="003D1346" w:rsidRPr="00B0521D" w14:paraId="7A489A60" w14:textId="77777777" w:rsidTr="21247F41">
        <w:tc>
          <w:tcPr>
            <w:tcW w:w="957" w:type="pct"/>
            <w:shd w:val="clear" w:color="auto" w:fill="D9D9D9" w:themeFill="background1" w:themeFillShade="D9"/>
          </w:tcPr>
          <w:p w14:paraId="1B751D2C"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0D6F8608" w14:textId="77777777" w:rsidR="003D1346" w:rsidRDefault="003D1346" w:rsidP="004F6E79">
            <w:pPr>
              <w:pStyle w:val="ListParagraph"/>
              <w:numPr>
                <w:ilvl w:val="0"/>
                <w:numId w:val="15"/>
              </w:numPr>
              <w:rPr>
                <w:rFonts w:ascii="Times New Roman" w:hAnsi="Times New Roman" w:cs="Times New Roman"/>
                <w:color w:val="000000" w:themeColor="dark1"/>
              </w:rPr>
            </w:pPr>
            <w:r>
              <w:rPr>
                <w:rFonts w:ascii="Times New Roman" w:hAnsi="Times New Roman" w:cs="Times New Roman"/>
                <w:color w:val="000000" w:themeColor="dark1"/>
              </w:rPr>
              <w:t>Khách thuê phòng đặt phòng thành công</w:t>
            </w:r>
          </w:p>
          <w:p w14:paraId="76ECECE2" w14:textId="43993155" w:rsidR="003D1346" w:rsidRPr="00DB51D1" w:rsidRDefault="003D1346" w:rsidP="004F6E79">
            <w:pPr>
              <w:pStyle w:val="ListParagraph"/>
              <w:numPr>
                <w:ilvl w:val="0"/>
                <w:numId w:val="15"/>
              </w:numPr>
              <w:rPr>
                <w:rFonts w:ascii="Times New Roman" w:hAnsi="Times New Roman" w:cs="Times New Roman"/>
                <w:color w:val="000000" w:themeColor="dark1"/>
              </w:rPr>
            </w:pPr>
            <w:r>
              <w:rPr>
                <w:rFonts w:ascii="Times New Roman" w:hAnsi="Times New Roman" w:cs="Times New Roman"/>
                <w:color w:val="000000" w:themeColor="dark1"/>
              </w:rPr>
              <w:t>Khách thuê phòng ấn nút hủy phòng đã đặt</w:t>
            </w:r>
          </w:p>
        </w:tc>
      </w:tr>
      <w:tr w:rsidR="003D1346" w:rsidRPr="00B0521D" w14:paraId="4BBE5F32" w14:textId="77777777" w:rsidTr="21247F41">
        <w:tc>
          <w:tcPr>
            <w:tcW w:w="957" w:type="pct"/>
            <w:shd w:val="clear" w:color="auto" w:fill="D9D9D9" w:themeFill="background1" w:themeFillShade="D9"/>
          </w:tcPr>
          <w:p w14:paraId="4E5753E1" w14:textId="77777777" w:rsidR="003D1346" w:rsidRPr="00B0521D" w:rsidRDefault="003D1346" w:rsidP="003D1346">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0739B416" w14:textId="77777777" w:rsidR="003D1346" w:rsidRPr="00B0521D" w:rsidRDefault="003D1346" w:rsidP="003D1346">
            <w:pPr>
              <w:rPr>
                <w:rFonts w:ascii="Times New Roman" w:hAnsi="Times New Roman" w:cs="Times New Roman"/>
              </w:rPr>
            </w:pPr>
          </w:p>
        </w:tc>
      </w:tr>
      <w:tr w:rsidR="003D1346" w:rsidRPr="00B0521D" w14:paraId="6E851162" w14:textId="77777777" w:rsidTr="21247F41">
        <w:tc>
          <w:tcPr>
            <w:tcW w:w="957" w:type="pct"/>
            <w:shd w:val="clear" w:color="auto" w:fill="D9D9D9" w:themeFill="background1" w:themeFillShade="D9"/>
          </w:tcPr>
          <w:p w14:paraId="6156EBA3" w14:textId="7CD752A5" w:rsidR="003D1346" w:rsidRPr="00B0521D" w:rsidRDefault="003D1346" w:rsidP="003D1346">
            <w:pPr>
              <w:rPr>
                <w:rFonts w:ascii="Times New Roman" w:hAnsi="Times New Roman" w:cs="Times New Roman"/>
                <w:b/>
              </w:rPr>
            </w:pPr>
          </w:p>
        </w:tc>
        <w:tc>
          <w:tcPr>
            <w:tcW w:w="4043" w:type="pct"/>
            <w:gridSpan w:val="3"/>
          </w:tcPr>
          <w:p w14:paraId="5E9AAA53" w14:textId="77777777" w:rsidR="003D1346" w:rsidRPr="00B0521D" w:rsidRDefault="003D1346" w:rsidP="003D1346">
            <w:pPr>
              <w:rPr>
                <w:rFonts w:ascii="Times New Roman" w:hAnsi="Times New Roman" w:cs="Times New Roman"/>
              </w:rPr>
            </w:pPr>
          </w:p>
        </w:tc>
      </w:tr>
    </w:tbl>
    <w:p w14:paraId="5EEDFE84" w14:textId="0FD1FCDD" w:rsidR="00435E33" w:rsidRPr="00B0521D" w:rsidRDefault="09B1E570" w:rsidP="00435E33">
      <w:pPr>
        <w:pStyle w:val="Heading3"/>
      </w:pPr>
      <w:bookmarkStart w:id="96" w:name="_Toc173188500"/>
      <w:r>
        <w:t xml:space="preserve">Usecase </w:t>
      </w:r>
      <w:r w:rsidR="7D1D6CC5">
        <w:t>Xét duyệt yêu cầu hủy đặt phòng</w:t>
      </w:r>
      <w:bookmarkEnd w:id="96"/>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04BB34CB" w14:textId="77777777" w:rsidTr="21247F41">
        <w:tc>
          <w:tcPr>
            <w:tcW w:w="957" w:type="pct"/>
            <w:shd w:val="clear" w:color="auto" w:fill="D9D9D9" w:themeFill="background1" w:themeFillShade="D9"/>
          </w:tcPr>
          <w:p w14:paraId="6B49E877"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D680742" w14:textId="105F90C1" w:rsidR="00435E33" w:rsidRPr="00B0521D" w:rsidRDefault="008C4EB1">
            <w:pPr>
              <w:rPr>
                <w:rFonts w:ascii="Times New Roman" w:hAnsi="Times New Roman" w:cs="Times New Roman"/>
              </w:rPr>
            </w:pPr>
            <w:r w:rsidRPr="008C4EB1">
              <w:rPr>
                <w:rFonts w:ascii="Times New Roman" w:hAnsi="Times New Roman" w:cs="Times New Roman"/>
              </w:rPr>
              <w:t>Xét duyệt yêu cầu hủy đặt phòng</w:t>
            </w:r>
          </w:p>
        </w:tc>
        <w:tc>
          <w:tcPr>
            <w:tcW w:w="626" w:type="pct"/>
            <w:shd w:val="clear" w:color="auto" w:fill="D9D9D9" w:themeFill="background1" w:themeFillShade="D9"/>
          </w:tcPr>
          <w:p w14:paraId="6AEB2359"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59B80C42" w14:textId="0F8F09A3" w:rsidR="00435E33" w:rsidRPr="00B0521D" w:rsidRDefault="7D2A936C">
            <w:pPr>
              <w:rPr>
                <w:rFonts w:ascii="Times New Roman" w:hAnsi="Times New Roman" w:cs="Times New Roman"/>
              </w:rPr>
            </w:pPr>
            <w:r w:rsidRPr="48B8BD26">
              <w:rPr>
                <w:rFonts w:ascii="Times New Roman" w:hAnsi="Times New Roman" w:cs="Times New Roman"/>
              </w:rPr>
              <w:t>UC</w:t>
            </w:r>
            <w:r w:rsidR="00E96C87">
              <w:rPr>
                <w:rFonts w:ascii="Times New Roman" w:hAnsi="Times New Roman" w:cs="Times New Roman"/>
              </w:rPr>
              <w:t>2</w:t>
            </w:r>
            <w:r w:rsidR="00C31560">
              <w:rPr>
                <w:rFonts w:ascii="Times New Roman" w:hAnsi="Times New Roman" w:cs="Times New Roman"/>
              </w:rPr>
              <w:t>4</w:t>
            </w:r>
          </w:p>
        </w:tc>
      </w:tr>
      <w:tr w:rsidR="00435E33" w:rsidRPr="00B0521D" w14:paraId="5093CDAD" w14:textId="77777777" w:rsidTr="21247F41">
        <w:tc>
          <w:tcPr>
            <w:tcW w:w="957" w:type="pct"/>
            <w:shd w:val="clear" w:color="auto" w:fill="D9D9D9" w:themeFill="background1" w:themeFillShade="D9"/>
          </w:tcPr>
          <w:p w14:paraId="1CE50A0B"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19BF079D" w14:textId="2B454F66" w:rsidR="00435E33" w:rsidRPr="00B0521D" w:rsidRDefault="00CB0EE7">
            <w:pPr>
              <w:rPr>
                <w:rFonts w:ascii="Times New Roman" w:hAnsi="Times New Roman" w:cs="Times New Roman"/>
              </w:rPr>
            </w:pPr>
            <w:r w:rsidRPr="00CB0EE7">
              <w:rPr>
                <w:rFonts w:ascii="Times New Roman" w:hAnsi="Times New Roman" w:cs="Times New Roman"/>
              </w:rPr>
              <w:t>Bộ phận điều hành xét duyệt yêu cầu hủy đặt phòng của Khách thuê phòng</w:t>
            </w:r>
          </w:p>
        </w:tc>
      </w:tr>
      <w:tr w:rsidR="005726C6" w:rsidRPr="00B0521D" w14:paraId="50CA8015" w14:textId="77777777" w:rsidTr="21247F41">
        <w:tc>
          <w:tcPr>
            <w:tcW w:w="957" w:type="pct"/>
            <w:shd w:val="clear" w:color="auto" w:fill="D9D9D9" w:themeFill="background1" w:themeFillShade="D9"/>
          </w:tcPr>
          <w:p w14:paraId="5146562A"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t>Actor</w:t>
            </w:r>
          </w:p>
        </w:tc>
        <w:tc>
          <w:tcPr>
            <w:tcW w:w="1542" w:type="pct"/>
          </w:tcPr>
          <w:p w14:paraId="12646DD1" w14:textId="370665CE" w:rsidR="005726C6" w:rsidRPr="00B0521D" w:rsidRDefault="005726C6" w:rsidP="005726C6">
            <w:pPr>
              <w:rPr>
                <w:rFonts w:ascii="Times New Roman" w:hAnsi="Times New Roman" w:cs="Times New Roman"/>
              </w:rPr>
            </w:pPr>
            <w:r w:rsidRPr="00CB0EE7">
              <w:rPr>
                <w:rFonts w:ascii="Times New Roman" w:hAnsi="Times New Roman" w:cs="Times New Roman"/>
              </w:rPr>
              <w:t>Bộ phận điều hành</w:t>
            </w:r>
          </w:p>
        </w:tc>
        <w:tc>
          <w:tcPr>
            <w:tcW w:w="626" w:type="pct"/>
            <w:shd w:val="clear" w:color="auto" w:fill="D9D9D9" w:themeFill="background1" w:themeFillShade="D9"/>
          </w:tcPr>
          <w:p w14:paraId="31D59543" w14:textId="77777777" w:rsidR="005726C6" w:rsidRPr="00B0521D" w:rsidRDefault="005726C6" w:rsidP="005726C6">
            <w:pPr>
              <w:rPr>
                <w:rFonts w:ascii="Times New Roman" w:hAnsi="Times New Roman" w:cs="Times New Roman"/>
              </w:rPr>
            </w:pPr>
            <w:r w:rsidRPr="00B0521D">
              <w:rPr>
                <w:rFonts w:ascii="Times New Roman" w:hAnsi="Times New Roman" w:cs="Times New Roman"/>
                <w:b/>
              </w:rPr>
              <w:t>Trigger</w:t>
            </w:r>
          </w:p>
        </w:tc>
        <w:tc>
          <w:tcPr>
            <w:tcW w:w="1875" w:type="pct"/>
          </w:tcPr>
          <w:p w14:paraId="69CBF6DE" w14:textId="0215CFC6" w:rsidR="005726C6" w:rsidRPr="00B0521D" w:rsidRDefault="005726C6" w:rsidP="005726C6">
            <w:pPr>
              <w:rPr>
                <w:rFonts w:ascii="Times New Roman" w:hAnsi="Times New Roman" w:cs="Times New Roman"/>
              </w:rPr>
            </w:pPr>
            <w:r>
              <w:rPr>
                <w:rFonts w:ascii="Times New Roman" w:hAnsi="Times New Roman" w:cs="Times New Roman"/>
              </w:rPr>
              <w:t xml:space="preserve">Khách thuê phòng ấn nút hủy phòng </w:t>
            </w:r>
          </w:p>
        </w:tc>
      </w:tr>
      <w:tr w:rsidR="005726C6" w:rsidRPr="00B0521D" w14:paraId="30B95BC7" w14:textId="77777777" w:rsidTr="21247F41">
        <w:tc>
          <w:tcPr>
            <w:tcW w:w="957" w:type="pct"/>
            <w:shd w:val="clear" w:color="auto" w:fill="D9D9D9" w:themeFill="background1" w:themeFillShade="D9"/>
          </w:tcPr>
          <w:p w14:paraId="03A092E1"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422F6EC5" w14:textId="0EA74857" w:rsidR="005726C6" w:rsidRPr="00B0521D" w:rsidRDefault="005726C6" w:rsidP="005726C6">
            <w:pPr>
              <w:rPr>
                <w:rFonts w:ascii="Times New Roman" w:hAnsi="Times New Roman" w:cs="Times New Roman"/>
              </w:rPr>
            </w:pPr>
            <w:r>
              <w:rPr>
                <w:rFonts w:ascii="Times New Roman" w:hAnsi="Times New Roman" w:cs="Times New Roman"/>
              </w:rPr>
              <w:t>Khách thuê phòng chọn hủy đặt phòng</w:t>
            </w:r>
          </w:p>
        </w:tc>
      </w:tr>
      <w:tr w:rsidR="005726C6" w:rsidRPr="00B0521D" w14:paraId="7193C7DD" w14:textId="77777777" w:rsidTr="21247F41">
        <w:tc>
          <w:tcPr>
            <w:tcW w:w="957" w:type="pct"/>
            <w:shd w:val="clear" w:color="auto" w:fill="D9D9D9" w:themeFill="background1" w:themeFillShade="D9"/>
          </w:tcPr>
          <w:p w14:paraId="52029D76"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495F8C3C" w14:textId="28A8510E" w:rsidR="005726C6" w:rsidRPr="00B0521D" w:rsidRDefault="005726C6" w:rsidP="005726C6">
            <w:pPr>
              <w:rPr>
                <w:rFonts w:ascii="Times New Roman" w:hAnsi="Times New Roman" w:cs="Times New Roman"/>
              </w:rPr>
            </w:pPr>
            <w:r>
              <w:rPr>
                <w:rFonts w:ascii="Times New Roman" w:hAnsi="Times New Roman" w:cs="Times New Roman"/>
              </w:rPr>
              <w:t>Bộ phận điều hành xét duyệt yêu cầu hủy cho Khách thuê</w:t>
            </w:r>
          </w:p>
        </w:tc>
      </w:tr>
      <w:tr w:rsidR="005726C6" w:rsidRPr="00B0521D" w14:paraId="203CAC88" w14:textId="77777777" w:rsidTr="21247F41">
        <w:tc>
          <w:tcPr>
            <w:tcW w:w="957" w:type="pct"/>
            <w:shd w:val="clear" w:color="auto" w:fill="D9D9D9" w:themeFill="background1" w:themeFillShade="D9"/>
          </w:tcPr>
          <w:p w14:paraId="4D6762F8"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lastRenderedPageBreak/>
              <w:t>Error situations</w:t>
            </w:r>
          </w:p>
        </w:tc>
        <w:tc>
          <w:tcPr>
            <w:tcW w:w="4043" w:type="pct"/>
            <w:gridSpan w:val="3"/>
          </w:tcPr>
          <w:p w14:paraId="124C9D56" w14:textId="77777777" w:rsidR="005726C6" w:rsidRPr="00B0521D" w:rsidRDefault="005726C6" w:rsidP="005726C6">
            <w:pPr>
              <w:rPr>
                <w:rFonts w:ascii="Times New Roman" w:hAnsi="Times New Roman" w:cs="Times New Roman"/>
              </w:rPr>
            </w:pPr>
          </w:p>
        </w:tc>
      </w:tr>
      <w:tr w:rsidR="005726C6" w:rsidRPr="00B0521D" w14:paraId="4CC5ACDE" w14:textId="77777777" w:rsidTr="21247F41">
        <w:tc>
          <w:tcPr>
            <w:tcW w:w="957" w:type="pct"/>
            <w:shd w:val="clear" w:color="auto" w:fill="D9D9D9" w:themeFill="background1" w:themeFillShade="D9"/>
          </w:tcPr>
          <w:p w14:paraId="52B3B166"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52A987A5" w14:textId="77777777" w:rsidR="005726C6" w:rsidRPr="00B0521D" w:rsidRDefault="005726C6" w:rsidP="005726C6">
            <w:pPr>
              <w:rPr>
                <w:rFonts w:ascii="Times New Roman" w:hAnsi="Times New Roman" w:cs="Times New Roman"/>
              </w:rPr>
            </w:pPr>
          </w:p>
        </w:tc>
      </w:tr>
      <w:tr w:rsidR="005726C6" w:rsidRPr="00B0521D" w14:paraId="64F87BA0" w14:textId="77777777" w:rsidTr="21247F41">
        <w:tc>
          <w:tcPr>
            <w:tcW w:w="957" w:type="pct"/>
            <w:shd w:val="clear" w:color="auto" w:fill="D9D9D9" w:themeFill="background1" w:themeFillShade="D9"/>
          </w:tcPr>
          <w:p w14:paraId="56859804"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7811ED77" w14:textId="1AD26B12" w:rsidR="005726C6" w:rsidRPr="0053542A" w:rsidRDefault="004A658E" w:rsidP="004F6E79">
            <w:pPr>
              <w:pStyle w:val="ListParagraph"/>
              <w:numPr>
                <w:ilvl w:val="0"/>
                <w:numId w:val="17"/>
              </w:numPr>
              <w:rPr>
                <w:rFonts w:ascii="Times New Roman" w:hAnsi="Times New Roman" w:cs="Times New Roman"/>
                <w:color w:val="000000" w:themeColor="dark1"/>
              </w:rPr>
            </w:pPr>
            <w:r w:rsidRPr="0053542A">
              <w:rPr>
                <w:rFonts w:ascii="Times New Roman" w:hAnsi="Times New Roman" w:cs="Times New Roman"/>
                <w:color w:val="000000" w:themeColor="dark1"/>
              </w:rPr>
              <w:t xml:space="preserve">Bộ phận điều hành </w:t>
            </w:r>
            <w:r w:rsidR="0053542A" w:rsidRPr="0053542A">
              <w:rPr>
                <w:rFonts w:ascii="Times New Roman" w:hAnsi="Times New Roman" w:cs="Times New Roman"/>
                <w:color w:val="000000" w:themeColor="dark1"/>
              </w:rPr>
              <w:t>kiểm tra điều kiện hoàn tiền cho khách thuê phòng</w:t>
            </w:r>
          </w:p>
          <w:p w14:paraId="5E25A359" w14:textId="6FC1409C" w:rsidR="0053542A" w:rsidRPr="0053542A" w:rsidRDefault="0035679D" w:rsidP="004F6E79">
            <w:pPr>
              <w:pStyle w:val="ListParagraph"/>
              <w:numPr>
                <w:ilvl w:val="0"/>
                <w:numId w:val="17"/>
              </w:numPr>
              <w:rPr>
                <w:rFonts w:ascii="Times New Roman" w:hAnsi="Times New Roman" w:cs="Times New Roman"/>
                <w:color w:val="000000" w:themeColor="dark1"/>
              </w:rPr>
            </w:pPr>
            <w:r>
              <w:rPr>
                <w:rFonts w:ascii="Times New Roman" w:hAnsi="Times New Roman" w:cs="Times New Roman"/>
                <w:color w:val="000000" w:themeColor="dark1"/>
              </w:rPr>
              <w:t xml:space="preserve">Bộ phận điều </w:t>
            </w:r>
            <w:r w:rsidR="006D3445">
              <w:rPr>
                <w:rFonts w:ascii="Times New Roman" w:hAnsi="Times New Roman" w:cs="Times New Roman"/>
                <w:color w:val="000000" w:themeColor="dark1"/>
              </w:rPr>
              <w:t>hành duyệt yêu cầu hoàn tiền của khách thuê phòng</w:t>
            </w:r>
          </w:p>
        </w:tc>
      </w:tr>
      <w:tr w:rsidR="005726C6" w:rsidRPr="00B0521D" w14:paraId="7D4726D0" w14:textId="77777777" w:rsidTr="21247F41">
        <w:tc>
          <w:tcPr>
            <w:tcW w:w="957" w:type="pct"/>
            <w:shd w:val="clear" w:color="auto" w:fill="D9D9D9" w:themeFill="background1" w:themeFillShade="D9"/>
          </w:tcPr>
          <w:p w14:paraId="2BAB915A" w14:textId="77777777" w:rsidR="005726C6" w:rsidRPr="00B0521D" w:rsidRDefault="005726C6" w:rsidP="005726C6">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6FF3F692" w14:textId="77777777" w:rsidR="005726C6" w:rsidRPr="00B0521D" w:rsidRDefault="005726C6" w:rsidP="005726C6">
            <w:pPr>
              <w:rPr>
                <w:rFonts w:ascii="Times New Roman" w:hAnsi="Times New Roman" w:cs="Times New Roman"/>
              </w:rPr>
            </w:pPr>
          </w:p>
        </w:tc>
      </w:tr>
      <w:tr w:rsidR="005726C6" w:rsidRPr="00B0521D" w14:paraId="352F0F79" w14:textId="77777777" w:rsidTr="21247F41">
        <w:tc>
          <w:tcPr>
            <w:tcW w:w="957" w:type="pct"/>
            <w:shd w:val="clear" w:color="auto" w:fill="D9D9D9" w:themeFill="background1" w:themeFillShade="D9"/>
          </w:tcPr>
          <w:p w14:paraId="2DA8E96F" w14:textId="77777777" w:rsidR="005726C6" w:rsidRPr="00B0521D" w:rsidRDefault="005726C6" w:rsidP="005726C6">
            <w:pPr>
              <w:rPr>
                <w:rFonts w:ascii="Times New Roman" w:hAnsi="Times New Roman" w:cs="Times New Roman"/>
                <w:b/>
              </w:rPr>
            </w:pPr>
          </w:p>
        </w:tc>
        <w:tc>
          <w:tcPr>
            <w:tcW w:w="4043" w:type="pct"/>
            <w:gridSpan w:val="3"/>
          </w:tcPr>
          <w:p w14:paraId="44100225" w14:textId="77777777" w:rsidR="005726C6" w:rsidRPr="00B0521D" w:rsidRDefault="005726C6" w:rsidP="005726C6">
            <w:pPr>
              <w:rPr>
                <w:rFonts w:ascii="Times New Roman" w:hAnsi="Times New Roman" w:cs="Times New Roman"/>
              </w:rPr>
            </w:pPr>
          </w:p>
        </w:tc>
      </w:tr>
    </w:tbl>
    <w:p w14:paraId="4AA53415" w14:textId="457CE537" w:rsidR="00435E33" w:rsidRPr="00B0521D" w:rsidRDefault="09B1E570" w:rsidP="00435E33">
      <w:pPr>
        <w:pStyle w:val="Heading3"/>
      </w:pPr>
      <w:bookmarkStart w:id="97" w:name="_Toc173188501"/>
      <w:r>
        <w:t xml:space="preserve">Usecase </w:t>
      </w:r>
      <w:r w:rsidR="43593797">
        <w:t>Hoàn tiền đặt phòng</w:t>
      </w:r>
      <w:bookmarkEnd w:id="97"/>
    </w:p>
    <w:tbl>
      <w:tblPr>
        <w:tblW w:w="51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89"/>
        <w:gridCol w:w="2884"/>
        <w:gridCol w:w="1171"/>
        <w:gridCol w:w="3507"/>
      </w:tblGrid>
      <w:tr w:rsidR="00435E33" w:rsidRPr="00B0521D" w14:paraId="4A4EFB38" w14:textId="77777777" w:rsidTr="21247F41">
        <w:tc>
          <w:tcPr>
            <w:tcW w:w="957" w:type="pct"/>
            <w:shd w:val="clear" w:color="auto" w:fill="D9D9D9" w:themeFill="background1" w:themeFillShade="D9"/>
          </w:tcPr>
          <w:p w14:paraId="3ECBF1C8"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31074B91" w14:textId="23DF2FDD" w:rsidR="00435E33" w:rsidRPr="00B0521D" w:rsidRDefault="00A8470A">
            <w:pPr>
              <w:rPr>
                <w:rFonts w:ascii="Times New Roman" w:hAnsi="Times New Roman" w:cs="Times New Roman"/>
              </w:rPr>
            </w:pPr>
            <w:r w:rsidRPr="00A8470A">
              <w:rPr>
                <w:rFonts w:ascii="Times New Roman" w:hAnsi="Times New Roman" w:cs="Times New Roman"/>
              </w:rPr>
              <w:t>Hoàn tiền đặt phòng</w:t>
            </w:r>
          </w:p>
        </w:tc>
        <w:tc>
          <w:tcPr>
            <w:tcW w:w="626" w:type="pct"/>
            <w:shd w:val="clear" w:color="auto" w:fill="D9D9D9" w:themeFill="background1" w:themeFillShade="D9"/>
          </w:tcPr>
          <w:p w14:paraId="7FEABF35"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6BB643AC" w14:textId="0420146A" w:rsidR="00435E33" w:rsidRPr="00B0521D" w:rsidRDefault="6CDD4F78">
            <w:pPr>
              <w:rPr>
                <w:rFonts w:ascii="Times New Roman" w:hAnsi="Times New Roman" w:cs="Times New Roman"/>
              </w:rPr>
            </w:pPr>
            <w:r w:rsidRPr="7EC67CC1">
              <w:rPr>
                <w:rFonts w:ascii="Times New Roman" w:hAnsi="Times New Roman" w:cs="Times New Roman"/>
              </w:rPr>
              <w:t>UC</w:t>
            </w:r>
            <w:r w:rsidR="00D32170">
              <w:rPr>
                <w:rFonts w:ascii="Times New Roman" w:hAnsi="Times New Roman" w:cs="Times New Roman"/>
              </w:rPr>
              <w:t>2</w:t>
            </w:r>
            <w:r w:rsidR="00C31560">
              <w:rPr>
                <w:rFonts w:ascii="Times New Roman" w:hAnsi="Times New Roman" w:cs="Times New Roman"/>
              </w:rPr>
              <w:t>5</w:t>
            </w:r>
          </w:p>
        </w:tc>
      </w:tr>
      <w:tr w:rsidR="00435E33" w:rsidRPr="00B0521D" w14:paraId="52209CA8" w14:textId="77777777" w:rsidTr="21247F41">
        <w:tc>
          <w:tcPr>
            <w:tcW w:w="957" w:type="pct"/>
            <w:shd w:val="clear" w:color="auto" w:fill="D9D9D9" w:themeFill="background1" w:themeFillShade="D9"/>
          </w:tcPr>
          <w:p w14:paraId="5308762C"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06AA663B" w14:textId="603FD798" w:rsidR="00435E33" w:rsidRPr="00B0521D" w:rsidRDefault="000D4926">
            <w:pPr>
              <w:rPr>
                <w:rFonts w:ascii="Times New Roman" w:hAnsi="Times New Roman" w:cs="Times New Roman"/>
              </w:rPr>
            </w:pPr>
            <w:r w:rsidRPr="000D4926">
              <w:rPr>
                <w:rFonts w:ascii="Times New Roman" w:hAnsi="Times New Roman" w:cs="Times New Roman"/>
              </w:rPr>
              <w:t>Bộ phận kế toán hoàn tiền đặt phòng cho Khách thuê phòng</w:t>
            </w:r>
            <w:r>
              <w:rPr>
                <w:rFonts w:ascii="Times New Roman" w:hAnsi="Times New Roman" w:cs="Times New Roman"/>
              </w:rPr>
              <w:t xml:space="preserve"> nếu yêu cầu hợp lệ</w:t>
            </w:r>
          </w:p>
        </w:tc>
      </w:tr>
      <w:tr w:rsidR="006D3445" w:rsidRPr="00B0521D" w14:paraId="112BB20A" w14:textId="77777777" w:rsidTr="21247F41">
        <w:tc>
          <w:tcPr>
            <w:tcW w:w="957" w:type="pct"/>
            <w:shd w:val="clear" w:color="auto" w:fill="D9D9D9" w:themeFill="background1" w:themeFillShade="D9"/>
          </w:tcPr>
          <w:p w14:paraId="4826ADDA"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Actor</w:t>
            </w:r>
          </w:p>
        </w:tc>
        <w:tc>
          <w:tcPr>
            <w:tcW w:w="1542" w:type="pct"/>
          </w:tcPr>
          <w:p w14:paraId="0EE84F5A" w14:textId="5F11ADFD" w:rsidR="006D3445" w:rsidRPr="00B0521D" w:rsidRDefault="006D3445" w:rsidP="006D3445">
            <w:pPr>
              <w:rPr>
                <w:rFonts w:ascii="Times New Roman" w:hAnsi="Times New Roman" w:cs="Times New Roman"/>
              </w:rPr>
            </w:pPr>
            <w:r w:rsidRPr="000D4926">
              <w:rPr>
                <w:rFonts w:ascii="Times New Roman" w:hAnsi="Times New Roman" w:cs="Times New Roman"/>
              </w:rPr>
              <w:t>Bộ phận kế toán</w:t>
            </w:r>
          </w:p>
        </w:tc>
        <w:tc>
          <w:tcPr>
            <w:tcW w:w="626" w:type="pct"/>
            <w:shd w:val="clear" w:color="auto" w:fill="D9D9D9" w:themeFill="background1" w:themeFillShade="D9"/>
          </w:tcPr>
          <w:p w14:paraId="0138EA4B" w14:textId="77777777" w:rsidR="006D3445" w:rsidRPr="00B0521D" w:rsidRDefault="006D3445" w:rsidP="006D3445">
            <w:pPr>
              <w:rPr>
                <w:rFonts w:ascii="Times New Roman" w:hAnsi="Times New Roman" w:cs="Times New Roman"/>
              </w:rPr>
            </w:pPr>
            <w:r w:rsidRPr="00B0521D">
              <w:rPr>
                <w:rFonts w:ascii="Times New Roman" w:hAnsi="Times New Roman" w:cs="Times New Roman"/>
                <w:b/>
              </w:rPr>
              <w:t>Trigger</w:t>
            </w:r>
          </w:p>
        </w:tc>
        <w:tc>
          <w:tcPr>
            <w:tcW w:w="1875" w:type="pct"/>
          </w:tcPr>
          <w:p w14:paraId="7F80F45E" w14:textId="2F1A6E17" w:rsidR="006D3445" w:rsidRPr="00B0521D" w:rsidRDefault="006D3445" w:rsidP="006D3445">
            <w:pPr>
              <w:rPr>
                <w:rFonts w:ascii="Times New Roman" w:hAnsi="Times New Roman" w:cs="Times New Roman"/>
              </w:rPr>
            </w:pPr>
            <w:r>
              <w:rPr>
                <w:rFonts w:ascii="Times New Roman" w:hAnsi="Times New Roman" w:cs="Times New Roman"/>
              </w:rPr>
              <w:t xml:space="preserve">Khách thuê phòng ấn nút hủy phòng </w:t>
            </w:r>
          </w:p>
        </w:tc>
      </w:tr>
      <w:tr w:rsidR="006D3445" w:rsidRPr="00B0521D" w14:paraId="0E111C04" w14:textId="77777777" w:rsidTr="21247F41">
        <w:tc>
          <w:tcPr>
            <w:tcW w:w="957" w:type="pct"/>
            <w:shd w:val="clear" w:color="auto" w:fill="D9D9D9" w:themeFill="background1" w:themeFillShade="D9"/>
          </w:tcPr>
          <w:p w14:paraId="5459DA43"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161711C3" w14:textId="623F873C" w:rsidR="006D3445" w:rsidRPr="00B0521D" w:rsidRDefault="006D3445" w:rsidP="006D3445">
            <w:pPr>
              <w:rPr>
                <w:rFonts w:ascii="Times New Roman" w:hAnsi="Times New Roman" w:cs="Times New Roman"/>
              </w:rPr>
            </w:pPr>
            <w:r>
              <w:rPr>
                <w:rFonts w:ascii="Times New Roman" w:hAnsi="Times New Roman" w:cs="Times New Roman"/>
              </w:rPr>
              <w:t>Bộ phận điều hành xét duyệt yêu cầu hủy cho Khách thuê</w:t>
            </w:r>
          </w:p>
        </w:tc>
      </w:tr>
      <w:tr w:rsidR="006D3445" w:rsidRPr="00B0521D" w14:paraId="18C8497C" w14:textId="77777777" w:rsidTr="21247F41">
        <w:tc>
          <w:tcPr>
            <w:tcW w:w="957" w:type="pct"/>
            <w:shd w:val="clear" w:color="auto" w:fill="D9D9D9" w:themeFill="background1" w:themeFillShade="D9"/>
          </w:tcPr>
          <w:p w14:paraId="416C8571"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7B481E88" w14:textId="3C37638B" w:rsidR="006D3445" w:rsidRPr="00B0521D" w:rsidRDefault="006D3445" w:rsidP="006D3445">
            <w:pPr>
              <w:rPr>
                <w:rFonts w:ascii="Times New Roman" w:hAnsi="Times New Roman" w:cs="Times New Roman"/>
              </w:rPr>
            </w:pPr>
            <w:r>
              <w:rPr>
                <w:rFonts w:ascii="Times New Roman" w:hAnsi="Times New Roman" w:cs="Times New Roman"/>
              </w:rPr>
              <w:t xml:space="preserve">Bộ phận kế toàn hoàn tiền đặt phòng cho Khách thuê phòng </w:t>
            </w:r>
          </w:p>
        </w:tc>
      </w:tr>
      <w:tr w:rsidR="006D3445" w:rsidRPr="00B0521D" w14:paraId="721056B7" w14:textId="77777777" w:rsidTr="21247F41">
        <w:tc>
          <w:tcPr>
            <w:tcW w:w="957" w:type="pct"/>
            <w:shd w:val="clear" w:color="auto" w:fill="D9D9D9" w:themeFill="background1" w:themeFillShade="D9"/>
          </w:tcPr>
          <w:p w14:paraId="56B7DA1C"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6637499F" w14:textId="77777777" w:rsidR="006D3445" w:rsidRPr="00B0521D" w:rsidRDefault="006D3445" w:rsidP="006D3445">
            <w:pPr>
              <w:rPr>
                <w:rFonts w:ascii="Times New Roman" w:hAnsi="Times New Roman" w:cs="Times New Roman"/>
              </w:rPr>
            </w:pPr>
          </w:p>
        </w:tc>
      </w:tr>
      <w:tr w:rsidR="006D3445" w:rsidRPr="00B0521D" w14:paraId="5AA38A6A" w14:textId="77777777" w:rsidTr="21247F41">
        <w:tc>
          <w:tcPr>
            <w:tcW w:w="957" w:type="pct"/>
            <w:shd w:val="clear" w:color="auto" w:fill="D9D9D9" w:themeFill="background1" w:themeFillShade="D9"/>
          </w:tcPr>
          <w:p w14:paraId="77DB9147"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System state in error situations</w:t>
            </w:r>
          </w:p>
        </w:tc>
        <w:tc>
          <w:tcPr>
            <w:tcW w:w="4043" w:type="pct"/>
            <w:gridSpan w:val="3"/>
          </w:tcPr>
          <w:p w14:paraId="3D615917" w14:textId="77777777" w:rsidR="006D3445" w:rsidRPr="00B0521D" w:rsidRDefault="006D3445" w:rsidP="006D3445">
            <w:pPr>
              <w:rPr>
                <w:rFonts w:ascii="Times New Roman" w:hAnsi="Times New Roman" w:cs="Times New Roman"/>
              </w:rPr>
            </w:pPr>
          </w:p>
        </w:tc>
      </w:tr>
      <w:tr w:rsidR="006D3445" w:rsidRPr="00B0521D" w14:paraId="3AE533F0" w14:textId="77777777" w:rsidTr="21247F41">
        <w:tc>
          <w:tcPr>
            <w:tcW w:w="957" w:type="pct"/>
            <w:shd w:val="clear" w:color="auto" w:fill="D9D9D9" w:themeFill="background1" w:themeFillShade="D9"/>
          </w:tcPr>
          <w:p w14:paraId="4F01F426"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1900485F" w14:textId="7EF63439" w:rsidR="006D3445" w:rsidRPr="004854D0" w:rsidRDefault="004854D0" w:rsidP="004854D0">
            <w:pPr>
              <w:rPr>
                <w:rFonts w:ascii="Times New Roman" w:hAnsi="Times New Roman" w:cs="Times New Roman"/>
                <w:color w:val="000000" w:themeColor="dark1"/>
              </w:rPr>
            </w:pPr>
            <w:r>
              <w:rPr>
                <w:rFonts w:ascii="Times New Roman" w:hAnsi="Times New Roman" w:cs="Times New Roman"/>
                <w:color w:val="000000" w:themeColor="dark1"/>
              </w:rPr>
              <w:t>Bộ phận kế toán hoàn tiền đặt phòng cho Khách thuê phòng</w:t>
            </w:r>
            <w:r w:rsidR="00983B93">
              <w:rPr>
                <w:rFonts w:ascii="Times New Roman" w:hAnsi="Times New Roman" w:cs="Times New Roman"/>
                <w:color w:val="000000" w:themeColor="dark1"/>
              </w:rPr>
              <w:t xml:space="preserve"> nếu </w:t>
            </w:r>
            <w:r w:rsidR="003D1346">
              <w:rPr>
                <w:rFonts w:ascii="Times New Roman" w:hAnsi="Times New Roman" w:cs="Times New Roman"/>
                <w:color w:val="000000" w:themeColor="dark1"/>
              </w:rPr>
              <w:t>điều kiện hợp lệ</w:t>
            </w:r>
          </w:p>
        </w:tc>
      </w:tr>
      <w:tr w:rsidR="006D3445" w:rsidRPr="00B0521D" w14:paraId="671C372C" w14:textId="77777777" w:rsidTr="21247F41">
        <w:tc>
          <w:tcPr>
            <w:tcW w:w="957" w:type="pct"/>
            <w:shd w:val="clear" w:color="auto" w:fill="D9D9D9" w:themeFill="background1" w:themeFillShade="D9"/>
          </w:tcPr>
          <w:p w14:paraId="06064659" w14:textId="77777777" w:rsidR="006D3445" w:rsidRPr="00B0521D" w:rsidRDefault="006D3445" w:rsidP="006D3445">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39C574BD" w14:textId="77777777" w:rsidR="006D3445" w:rsidRPr="00B0521D" w:rsidRDefault="006D3445" w:rsidP="006D3445">
            <w:pPr>
              <w:rPr>
                <w:rFonts w:ascii="Times New Roman" w:hAnsi="Times New Roman" w:cs="Times New Roman"/>
              </w:rPr>
            </w:pPr>
          </w:p>
        </w:tc>
      </w:tr>
      <w:tr w:rsidR="006D3445" w:rsidRPr="00B0521D" w14:paraId="775CE990" w14:textId="77777777" w:rsidTr="21247F41">
        <w:tc>
          <w:tcPr>
            <w:tcW w:w="957" w:type="pct"/>
            <w:shd w:val="clear" w:color="auto" w:fill="D9D9D9" w:themeFill="background1" w:themeFillShade="D9"/>
          </w:tcPr>
          <w:p w14:paraId="407D7BE2" w14:textId="77777777" w:rsidR="006D3445" w:rsidRPr="00B0521D" w:rsidRDefault="006D3445" w:rsidP="006D3445">
            <w:pPr>
              <w:rPr>
                <w:rFonts w:ascii="Times New Roman" w:hAnsi="Times New Roman" w:cs="Times New Roman"/>
                <w:b/>
              </w:rPr>
            </w:pPr>
          </w:p>
        </w:tc>
        <w:tc>
          <w:tcPr>
            <w:tcW w:w="4043" w:type="pct"/>
            <w:gridSpan w:val="3"/>
          </w:tcPr>
          <w:p w14:paraId="29067255" w14:textId="77777777" w:rsidR="006D3445" w:rsidRPr="00B0521D" w:rsidRDefault="006D3445" w:rsidP="006D3445">
            <w:pPr>
              <w:rPr>
                <w:rFonts w:ascii="Times New Roman" w:hAnsi="Times New Roman" w:cs="Times New Roman"/>
              </w:rPr>
            </w:pPr>
          </w:p>
        </w:tc>
      </w:tr>
    </w:tbl>
    <w:p w14:paraId="1EB06970" w14:textId="61C91F82" w:rsidR="00435E33" w:rsidRPr="00B0521D" w:rsidRDefault="09B1E570" w:rsidP="00435E33">
      <w:pPr>
        <w:pStyle w:val="Heading3"/>
      </w:pPr>
      <w:bookmarkStart w:id="98" w:name="_Toc173188502"/>
      <w:r>
        <w:t xml:space="preserve">Usecase </w:t>
      </w:r>
      <w:r w:rsidR="2933C1EA">
        <w:t>Đánh giá căn phòng đã thuê</w:t>
      </w:r>
      <w:bookmarkEnd w:id="9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26"/>
        <w:gridCol w:w="2781"/>
        <w:gridCol w:w="1129"/>
        <w:gridCol w:w="3381"/>
      </w:tblGrid>
      <w:tr w:rsidR="00435E33" w:rsidRPr="00B0521D" w14:paraId="2B1FCB47" w14:textId="77777777" w:rsidTr="21247F41">
        <w:tc>
          <w:tcPr>
            <w:tcW w:w="957" w:type="pct"/>
            <w:shd w:val="clear" w:color="auto" w:fill="D9D9D9" w:themeFill="background1" w:themeFillShade="D9"/>
          </w:tcPr>
          <w:p w14:paraId="70C9A20F" w14:textId="77777777" w:rsidR="00435E33" w:rsidRPr="00B0521D" w:rsidRDefault="00435E33">
            <w:pPr>
              <w:rPr>
                <w:rFonts w:ascii="Times New Roman" w:hAnsi="Times New Roman" w:cs="Times New Roman"/>
                <w:b/>
              </w:rPr>
            </w:pPr>
            <w:r w:rsidRPr="00B0521D">
              <w:rPr>
                <w:rFonts w:ascii="Times New Roman" w:hAnsi="Times New Roman" w:cs="Times New Roman"/>
                <w:b/>
              </w:rPr>
              <w:t>Name</w:t>
            </w:r>
          </w:p>
        </w:tc>
        <w:tc>
          <w:tcPr>
            <w:tcW w:w="1542" w:type="pct"/>
          </w:tcPr>
          <w:p w14:paraId="025B1862" w14:textId="194C2667" w:rsidR="00435E33" w:rsidRPr="00B0521D" w:rsidRDefault="00F972B8">
            <w:pPr>
              <w:rPr>
                <w:rFonts w:ascii="Times New Roman" w:hAnsi="Times New Roman" w:cs="Times New Roman"/>
              </w:rPr>
            </w:pPr>
            <w:r w:rsidRPr="00F972B8">
              <w:rPr>
                <w:rFonts w:ascii="Times New Roman" w:hAnsi="Times New Roman" w:cs="Times New Roman"/>
              </w:rPr>
              <w:t>Đánh giá căn phòng đã thuê</w:t>
            </w:r>
          </w:p>
        </w:tc>
        <w:tc>
          <w:tcPr>
            <w:tcW w:w="626" w:type="pct"/>
            <w:shd w:val="clear" w:color="auto" w:fill="D9D9D9" w:themeFill="background1" w:themeFillShade="D9"/>
          </w:tcPr>
          <w:p w14:paraId="7BC30FAF" w14:textId="77777777" w:rsidR="00435E33" w:rsidRPr="00B0521D" w:rsidRDefault="00435E33">
            <w:pPr>
              <w:rPr>
                <w:rFonts w:ascii="Times New Roman" w:hAnsi="Times New Roman" w:cs="Times New Roman"/>
              </w:rPr>
            </w:pPr>
            <w:r w:rsidRPr="00B0521D">
              <w:rPr>
                <w:rFonts w:ascii="Times New Roman" w:hAnsi="Times New Roman" w:cs="Times New Roman"/>
                <w:b/>
              </w:rPr>
              <w:t>Code</w:t>
            </w:r>
          </w:p>
        </w:tc>
        <w:tc>
          <w:tcPr>
            <w:tcW w:w="1875" w:type="pct"/>
          </w:tcPr>
          <w:p w14:paraId="053DB39A" w14:textId="0A22302C" w:rsidR="00435E33" w:rsidRPr="00B0521D" w:rsidRDefault="0C0142BA">
            <w:pPr>
              <w:rPr>
                <w:rFonts w:ascii="Times New Roman" w:hAnsi="Times New Roman" w:cs="Times New Roman"/>
              </w:rPr>
            </w:pPr>
            <w:r w:rsidRPr="7EC67CC1">
              <w:rPr>
                <w:rFonts w:ascii="Times New Roman" w:hAnsi="Times New Roman" w:cs="Times New Roman"/>
              </w:rPr>
              <w:t>UC</w:t>
            </w:r>
            <w:r w:rsidR="00E96C87">
              <w:rPr>
                <w:rFonts w:ascii="Times New Roman" w:hAnsi="Times New Roman" w:cs="Times New Roman"/>
              </w:rPr>
              <w:t>2</w:t>
            </w:r>
            <w:r w:rsidR="00C31560">
              <w:rPr>
                <w:rFonts w:ascii="Times New Roman" w:hAnsi="Times New Roman" w:cs="Times New Roman"/>
              </w:rPr>
              <w:t>6</w:t>
            </w:r>
          </w:p>
        </w:tc>
      </w:tr>
      <w:tr w:rsidR="00435E33" w:rsidRPr="00B0521D" w14:paraId="2F8F7B45" w14:textId="77777777" w:rsidTr="21247F41">
        <w:tc>
          <w:tcPr>
            <w:tcW w:w="957" w:type="pct"/>
            <w:shd w:val="clear" w:color="auto" w:fill="D9D9D9" w:themeFill="background1" w:themeFillShade="D9"/>
          </w:tcPr>
          <w:p w14:paraId="7DC61C56" w14:textId="77777777" w:rsidR="00435E33" w:rsidRPr="00B0521D" w:rsidRDefault="00435E33">
            <w:pPr>
              <w:rPr>
                <w:rFonts w:ascii="Times New Roman" w:hAnsi="Times New Roman" w:cs="Times New Roman"/>
                <w:b/>
              </w:rPr>
            </w:pPr>
            <w:r w:rsidRPr="00B0521D">
              <w:rPr>
                <w:rFonts w:ascii="Times New Roman" w:hAnsi="Times New Roman" w:cs="Times New Roman"/>
                <w:b/>
              </w:rPr>
              <w:t>Description</w:t>
            </w:r>
          </w:p>
        </w:tc>
        <w:tc>
          <w:tcPr>
            <w:tcW w:w="4043" w:type="pct"/>
            <w:gridSpan w:val="3"/>
          </w:tcPr>
          <w:p w14:paraId="3439FC44" w14:textId="2AA47D08" w:rsidR="00435E33" w:rsidRPr="00B0521D" w:rsidRDefault="00C14301">
            <w:pPr>
              <w:rPr>
                <w:rFonts w:ascii="Times New Roman" w:hAnsi="Times New Roman" w:cs="Times New Roman"/>
              </w:rPr>
            </w:pPr>
            <w:r>
              <w:rPr>
                <w:rFonts w:ascii="Times New Roman" w:hAnsi="Times New Roman" w:cs="Times New Roman"/>
              </w:rPr>
              <w:t xml:space="preserve">Khách </w:t>
            </w:r>
            <w:r w:rsidR="00365805" w:rsidRPr="00365805">
              <w:rPr>
                <w:rFonts w:ascii="Times New Roman" w:hAnsi="Times New Roman" w:cs="Times New Roman"/>
              </w:rPr>
              <w:t xml:space="preserve">thuê phòng </w:t>
            </w:r>
            <w:r>
              <w:rPr>
                <w:rFonts w:ascii="Times New Roman" w:hAnsi="Times New Roman" w:cs="Times New Roman"/>
              </w:rPr>
              <w:t>đánh giá</w:t>
            </w:r>
            <w:r w:rsidR="001C1063">
              <w:rPr>
                <w:rFonts w:ascii="Times New Roman" w:hAnsi="Times New Roman" w:cs="Times New Roman"/>
              </w:rPr>
              <w:t xml:space="preserve"> căn phòng đã </w:t>
            </w:r>
            <w:r w:rsidR="00365805" w:rsidRPr="00365805">
              <w:rPr>
                <w:rFonts w:ascii="Times New Roman" w:hAnsi="Times New Roman" w:cs="Times New Roman"/>
              </w:rPr>
              <w:t>thuê</w:t>
            </w:r>
          </w:p>
        </w:tc>
      </w:tr>
      <w:tr w:rsidR="00435E33" w:rsidRPr="00B0521D" w14:paraId="03EB45BF" w14:textId="77777777" w:rsidTr="21247F41">
        <w:tc>
          <w:tcPr>
            <w:tcW w:w="957" w:type="pct"/>
            <w:shd w:val="clear" w:color="auto" w:fill="D9D9D9" w:themeFill="background1" w:themeFillShade="D9"/>
          </w:tcPr>
          <w:p w14:paraId="2E78D33E" w14:textId="77777777" w:rsidR="00435E33" w:rsidRPr="00B0521D" w:rsidRDefault="00435E33">
            <w:pPr>
              <w:rPr>
                <w:rFonts w:ascii="Times New Roman" w:hAnsi="Times New Roman" w:cs="Times New Roman"/>
                <w:b/>
              </w:rPr>
            </w:pPr>
            <w:r w:rsidRPr="00B0521D">
              <w:rPr>
                <w:rFonts w:ascii="Times New Roman" w:hAnsi="Times New Roman" w:cs="Times New Roman"/>
                <w:b/>
              </w:rPr>
              <w:t>Actor</w:t>
            </w:r>
          </w:p>
        </w:tc>
        <w:tc>
          <w:tcPr>
            <w:tcW w:w="1542" w:type="pct"/>
          </w:tcPr>
          <w:p w14:paraId="6C4CCECF" w14:textId="143A86BB" w:rsidR="00435E33" w:rsidRPr="00B0521D" w:rsidRDefault="00452143">
            <w:pPr>
              <w:rPr>
                <w:rFonts w:ascii="Times New Roman" w:hAnsi="Times New Roman" w:cs="Times New Roman"/>
              </w:rPr>
            </w:pPr>
            <w:r>
              <w:rPr>
                <w:rFonts w:ascii="Times New Roman" w:hAnsi="Times New Roman" w:cs="Times New Roman"/>
              </w:rPr>
              <w:t>Khách thuê phòng</w:t>
            </w:r>
          </w:p>
        </w:tc>
        <w:tc>
          <w:tcPr>
            <w:tcW w:w="626" w:type="pct"/>
            <w:shd w:val="clear" w:color="auto" w:fill="D9D9D9" w:themeFill="background1" w:themeFillShade="D9"/>
          </w:tcPr>
          <w:p w14:paraId="59A6BA82" w14:textId="77777777" w:rsidR="00435E33" w:rsidRPr="00B0521D" w:rsidRDefault="00435E33">
            <w:pPr>
              <w:rPr>
                <w:rFonts w:ascii="Times New Roman" w:hAnsi="Times New Roman" w:cs="Times New Roman"/>
              </w:rPr>
            </w:pPr>
            <w:r w:rsidRPr="00B0521D">
              <w:rPr>
                <w:rFonts w:ascii="Times New Roman" w:hAnsi="Times New Roman" w:cs="Times New Roman"/>
                <w:b/>
              </w:rPr>
              <w:t>Trigger</w:t>
            </w:r>
          </w:p>
        </w:tc>
        <w:tc>
          <w:tcPr>
            <w:tcW w:w="1875" w:type="pct"/>
          </w:tcPr>
          <w:p w14:paraId="6C4DE8DD" w14:textId="77777777" w:rsidR="00435E33" w:rsidRPr="00B0521D" w:rsidRDefault="00435E33">
            <w:pPr>
              <w:rPr>
                <w:rFonts w:ascii="Times New Roman" w:hAnsi="Times New Roman" w:cs="Times New Roman"/>
              </w:rPr>
            </w:pPr>
          </w:p>
        </w:tc>
      </w:tr>
      <w:tr w:rsidR="00435E33" w:rsidRPr="00B0521D" w14:paraId="6226CF5D" w14:textId="77777777" w:rsidTr="21247F41">
        <w:tc>
          <w:tcPr>
            <w:tcW w:w="957" w:type="pct"/>
            <w:shd w:val="clear" w:color="auto" w:fill="D9D9D9" w:themeFill="background1" w:themeFillShade="D9"/>
          </w:tcPr>
          <w:p w14:paraId="73DF73BF" w14:textId="77777777" w:rsidR="00435E33" w:rsidRPr="00B0521D" w:rsidRDefault="00435E33">
            <w:pPr>
              <w:rPr>
                <w:rFonts w:ascii="Times New Roman" w:hAnsi="Times New Roman" w:cs="Times New Roman"/>
                <w:b/>
              </w:rPr>
            </w:pPr>
            <w:r w:rsidRPr="00B0521D">
              <w:rPr>
                <w:rFonts w:ascii="Times New Roman" w:hAnsi="Times New Roman" w:cs="Times New Roman"/>
                <w:b/>
              </w:rPr>
              <w:t>Pre-condition</w:t>
            </w:r>
          </w:p>
        </w:tc>
        <w:tc>
          <w:tcPr>
            <w:tcW w:w="4043" w:type="pct"/>
            <w:gridSpan w:val="3"/>
          </w:tcPr>
          <w:p w14:paraId="5E684B8A" w14:textId="2FE78C4A" w:rsidR="00435E33" w:rsidRPr="00B0521D" w:rsidRDefault="001C3B45">
            <w:pPr>
              <w:rPr>
                <w:rFonts w:ascii="Times New Roman" w:hAnsi="Times New Roman" w:cs="Times New Roman"/>
              </w:rPr>
            </w:pPr>
            <w:r>
              <w:rPr>
                <w:rFonts w:ascii="Times New Roman" w:hAnsi="Times New Roman" w:cs="Times New Roman"/>
              </w:rPr>
              <w:t xml:space="preserve">Đã sử dụng </w:t>
            </w:r>
            <w:r w:rsidR="00AB73A5">
              <w:rPr>
                <w:rFonts w:ascii="Times New Roman" w:hAnsi="Times New Roman" w:cs="Times New Roman"/>
              </w:rPr>
              <w:t>dịch vụ đặt phòng trước đó</w:t>
            </w:r>
          </w:p>
        </w:tc>
      </w:tr>
      <w:tr w:rsidR="00435E33" w:rsidRPr="00B0521D" w14:paraId="28FFBD2D" w14:textId="77777777" w:rsidTr="21247F41">
        <w:tc>
          <w:tcPr>
            <w:tcW w:w="957" w:type="pct"/>
            <w:shd w:val="clear" w:color="auto" w:fill="D9D9D9" w:themeFill="background1" w:themeFillShade="D9"/>
          </w:tcPr>
          <w:p w14:paraId="05EE01A6" w14:textId="77777777" w:rsidR="00435E33" w:rsidRPr="00B0521D" w:rsidRDefault="00435E33">
            <w:pPr>
              <w:rPr>
                <w:rFonts w:ascii="Times New Roman" w:hAnsi="Times New Roman" w:cs="Times New Roman"/>
                <w:b/>
              </w:rPr>
            </w:pPr>
            <w:r w:rsidRPr="00B0521D">
              <w:rPr>
                <w:rFonts w:ascii="Times New Roman" w:hAnsi="Times New Roman" w:cs="Times New Roman"/>
                <w:b/>
              </w:rPr>
              <w:t>Post-condition</w:t>
            </w:r>
          </w:p>
        </w:tc>
        <w:tc>
          <w:tcPr>
            <w:tcW w:w="4043" w:type="pct"/>
            <w:gridSpan w:val="3"/>
          </w:tcPr>
          <w:p w14:paraId="16C1EF23" w14:textId="47BB302F" w:rsidR="00435E33" w:rsidRPr="00B0521D" w:rsidRDefault="00AB73A5">
            <w:pPr>
              <w:rPr>
                <w:rFonts w:ascii="Times New Roman" w:hAnsi="Times New Roman" w:cs="Times New Roman"/>
              </w:rPr>
            </w:pPr>
            <w:r>
              <w:rPr>
                <w:rFonts w:ascii="Times New Roman" w:hAnsi="Times New Roman" w:cs="Times New Roman"/>
              </w:rPr>
              <w:t>Đ</w:t>
            </w:r>
            <w:r w:rsidR="00F53CB1">
              <w:rPr>
                <w:rFonts w:ascii="Times New Roman" w:hAnsi="Times New Roman" w:cs="Times New Roman"/>
              </w:rPr>
              <w:t>ánh giá căn phòng thành công</w:t>
            </w:r>
          </w:p>
        </w:tc>
      </w:tr>
      <w:tr w:rsidR="00435E33" w:rsidRPr="00B0521D" w14:paraId="67B7D802" w14:textId="77777777" w:rsidTr="21247F41">
        <w:tc>
          <w:tcPr>
            <w:tcW w:w="957" w:type="pct"/>
            <w:shd w:val="clear" w:color="auto" w:fill="D9D9D9" w:themeFill="background1" w:themeFillShade="D9"/>
          </w:tcPr>
          <w:p w14:paraId="7609284F" w14:textId="77777777" w:rsidR="00435E33" w:rsidRPr="00B0521D" w:rsidRDefault="00435E33">
            <w:pPr>
              <w:rPr>
                <w:rFonts w:ascii="Times New Roman" w:hAnsi="Times New Roman" w:cs="Times New Roman"/>
                <w:b/>
              </w:rPr>
            </w:pPr>
            <w:r w:rsidRPr="00B0521D">
              <w:rPr>
                <w:rFonts w:ascii="Times New Roman" w:hAnsi="Times New Roman" w:cs="Times New Roman"/>
                <w:b/>
              </w:rPr>
              <w:t>Error situations</w:t>
            </w:r>
          </w:p>
        </w:tc>
        <w:tc>
          <w:tcPr>
            <w:tcW w:w="4043" w:type="pct"/>
            <w:gridSpan w:val="3"/>
          </w:tcPr>
          <w:p w14:paraId="585C4B0B" w14:textId="004A8116" w:rsidR="00435E33" w:rsidRPr="00B0521D" w:rsidRDefault="0066664A">
            <w:pPr>
              <w:rPr>
                <w:rFonts w:ascii="Times New Roman" w:hAnsi="Times New Roman" w:cs="Times New Roman"/>
              </w:rPr>
            </w:pPr>
            <w:r>
              <w:rPr>
                <w:rFonts w:ascii="Times New Roman" w:hAnsi="Times New Roman" w:cs="Times New Roman"/>
              </w:rPr>
              <w:t>Đã từng đánh giá căn phòng</w:t>
            </w:r>
          </w:p>
        </w:tc>
      </w:tr>
      <w:tr w:rsidR="00435E33" w:rsidRPr="00B0521D" w14:paraId="106669EA" w14:textId="77777777" w:rsidTr="21247F41">
        <w:tc>
          <w:tcPr>
            <w:tcW w:w="957" w:type="pct"/>
            <w:shd w:val="clear" w:color="auto" w:fill="D9D9D9" w:themeFill="background1" w:themeFillShade="D9"/>
          </w:tcPr>
          <w:p w14:paraId="12E6BDF7" w14:textId="77777777" w:rsidR="00435E33" w:rsidRPr="00B0521D" w:rsidRDefault="00435E33">
            <w:pPr>
              <w:rPr>
                <w:rFonts w:ascii="Times New Roman" w:hAnsi="Times New Roman" w:cs="Times New Roman"/>
                <w:b/>
              </w:rPr>
            </w:pPr>
            <w:r w:rsidRPr="00B0521D">
              <w:rPr>
                <w:rFonts w:ascii="Times New Roman" w:hAnsi="Times New Roman" w:cs="Times New Roman"/>
                <w:b/>
              </w:rPr>
              <w:lastRenderedPageBreak/>
              <w:t>System state in error situations</w:t>
            </w:r>
          </w:p>
        </w:tc>
        <w:tc>
          <w:tcPr>
            <w:tcW w:w="4043" w:type="pct"/>
            <w:gridSpan w:val="3"/>
          </w:tcPr>
          <w:p w14:paraId="39125C29" w14:textId="16B6EFC2" w:rsidR="00435E33" w:rsidRPr="00B0521D" w:rsidRDefault="00197358">
            <w:pPr>
              <w:rPr>
                <w:rFonts w:ascii="Times New Roman" w:hAnsi="Times New Roman" w:cs="Times New Roman"/>
              </w:rPr>
            </w:pPr>
            <w:r>
              <w:rPr>
                <w:rFonts w:ascii="Times New Roman" w:hAnsi="Times New Roman" w:cs="Times New Roman"/>
              </w:rPr>
              <w:t>Không đánh giá căn phòng được</w:t>
            </w:r>
            <w:r w:rsidR="00D13F99">
              <w:rPr>
                <w:rFonts w:ascii="Times New Roman" w:hAnsi="Times New Roman" w:cs="Times New Roman"/>
              </w:rPr>
              <w:t xml:space="preserve"> </w:t>
            </w:r>
          </w:p>
        </w:tc>
      </w:tr>
      <w:tr w:rsidR="00435E33" w:rsidRPr="00B0521D" w14:paraId="503CBF0A" w14:textId="77777777" w:rsidTr="21247F41">
        <w:tc>
          <w:tcPr>
            <w:tcW w:w="957" w:type="pct"/>
            <w:shd w:val="clear" w:color="auto" w:fill="D9D9D9" w:themeFill="background1" w:themeFillShade="D9"/>
          </w:tcPr>
          <w:p w14:paraId="43F9E164" w14:textId="77777777" w:rsidR="00435E33" w:rsidRPr="00B0521D" w:rsidRDefault="00435E33">
            <w:pPr>
              <w:rPr>
                <w:rFonts w:ascii="Times New Roman" w:hAnsi="Times New Roman" w:cs="Times New Roman"/>
                <w:b/>
              </w:rPr>
            </w:pPr>
            <w:r w:rsidRPr="00B0521D">
              <w:rPr>
                <w:rFonts w:ascii="Times New Roman" w:hAnsi="Times New Roman" w:cs="Times New Roman"/>
                <w:b/>
              </w:rPr>
              <w:t>Standard flow/process</w:t>
            </w:r>
          </w:p>
        </w:tc>
        <w:tc>
          <w:tcPr>
            <w:tcW w:w="4043" w:type="pct"/>
            <w:gridSpan w:val="3"/>
          </w:tcPr>
          <w:p w14:paraId="5A7BB47D" w14:textId="31AFFA2F" w:rsidR="00435E33" w:rsidRPr="00611A83" w:rsidRDefault="00C64F7C" w:rsidP="004F6E79">
            <w:pPr>
              <w:pStyle w:val="ListParagraph"/>
              <w:numPr>
                <w:ilvl w:val="0"/>
                <w:numId w:val="3"/>
              </w:numPr>
              <w:rPr>
                <w:rFonts w:ascii="Times New Roman" w:hAnsi="Times New Roman" w:cs="Times New Roman"/>
                <w:color w:val="000000" w:themeColor="dark1"/>
              </w:rPr>
            </w:pPr>
            <w:r w:rsidRPr="00611A83">
              <w:rPr>
                <w:rFonts w:ascii="Times New Roman" w:hAnsi="Times New Roman" w:cs="Times New Roman"/>
                <w:color w:val="000000" w:themeColor="dark1"/>
              </w:rPr>
              <w:t xml:space="preserve">Khách thuê phòng </w:t>
            </w:r>
            <w:r w:rsidR="00611A83" w:rsidRPr="00611A83">
              <w:rPr>
                <w:rFonts w:ascii="Times New Roman" w:hAnsi="Times New Roman" w:cs="Times New Roman"/>
                <w:color w:val="000000" w:themeColor="dark1"/>
              </w:rPr>
              <w:t>đặt phòng</w:t>
            </w:r>
            <w:r w:rsidR="009E15D1">
              <w:rPr>
                <w:rFonts w:ascii="Times New Roman" w:hAnsi="Times New Roman" w:cs="Times New Roman"/>
                <w:color w:val="000000" w:themeColor="dark1"/>
              </w:rPr>
              <w:t xml:space="preserve"> </w:t>
            </w:r>
          </w:p>
          <w:p w14:paraId="55B7D1F4" w14:textId="0A237B6A" w:rsidR="009E15D1" w:rsidRPr="00611A83" w:rsidRDefault="009E15D1" w:rsidP="004F6E79">
            <w:pPr>
              <w:pStyle w:val="ListParagraph"/>
              <w:numPr>
                <w:ilvl w:val="0"/>
                <w:numId w:val="3"/>
              </w:numPr>
              <w:rPr>
                <w:rFonts w:ascii="Times New Roman" w:hAnsi="Times New Roman" w:cs="Times New Roman"/>
                <w:color w:val="000000" w:themeColor="dark1"/>
              </w:rPr>
            </w:pPr>
            <w:r>
              <w:rPr>
                <w:rFonts w:ascii="Times New Roman" w:hAnsi="Times New Roman" w:cs="Times New Roman"/>
                <w:color w:val="000000" w:themeColor="dark1"/>
              </w:rPr>
              <w:t xml:space="preserve">Khách thuê phòng đã </w:t>
            </w:r>
            <w:r w:rsidR="004A1594">
              <w:rPr>
                <w:rFonts w:ascii="Times New Roman" w:hAnsi="Times New Roman" w:cs="Times New Roman"/>
                <w:color w:val="000000" w:themeColor="dark1"/>
              </w:rPr>
              <w:t>trải nghiệm dịch vụ của Khách sạn</w:t>
            </w:r>
          </w:p>
          <w:p w14:paraId="0F549116" w14:textId="0E39F89B" w:rsidR="00D13F99" w:rsidRPr="00611A83" w:rsidRDefault="00D13F99" w:rsidP="004F6E79">
            <w:pPr>
              <w:pStyle w:val="ListParagraph"/>
              <w:numPr>
                <w:ilvl w:val="0"/>
                <w:numId w:val="3"/>
              </w:numPr>
              <w:rPr>
                <w:rFonts w:ascii="Times New Roman" w:hAnsi="Times New Roman" w:cs="Times New Roman"/>
                <w:color w:val="000000" w:themeColor="dark1"/>
              </w:rPr>
            </w:pPr>
            <w:r>
              <w:rPr>
                <w:rFonts w:ascii="Times New Roman" w:hAnsi="Times New Roman" w:cs="Times New Roman"/>
                <w:color w:val="000000" w:themeColor="dark1"/>
              </w:rPr>
              <w:t xml:space="preserve">Khách thuê phòng đánh giá căn phòng </w:t>
            </w:r>
          </w:p>
          <w:p w14:paraId="644899AF" w14:textId="2E05D012" w:rsidR="00435E33" w:rsidRPr="00B0521D" w:rsidRDefault="00435E33">
            <w:pPr>
              <w:rPr>
                <w:rFonts w:ascii="Times New Roman" w:hAnsi="Times New Roman" w:cs="Times New Roman"/>
                <w:color w:val="000000" w:themeColor="dark1"/>
              </w:rPr>
            </w:pPr>
          </w:p>
        </w:tc>
      </w:tr>
      <w:tr w:rsidR="00435E33" w:rsidRPr="00B0521D" w14:paraId="7653F2E7" w14:textId="77777777" w:rsidTr="21247F41">
        <w:tc>
          <w:tcPr>
            <w:tcW w:w="957" w:type="pct"/>
            <w:shd w:val="clear" w:color="auto" w:fill="D9D9D9" w:themeFill="background1" w:themeFillShade="D9"/>
          </w:tcPr>
          <w:p w14:paraId="4579D520" w14:textId="77777777" w:rsidR="00435E33" w:rsidRPr="00B0521D" w:rsidRDefault="00435E33">
            <w:pPr>
              <w:rPr>
                <w:rFonts w:ascii="Times New Roman" w:hAnsi="Times New Roman" w:cs="Times New Roman"/>
                <w:b/>
              </w:rPr>
            </w:pPr>
            <w:r w:rsidRPr="00B0521D">
              <w:rPr>
                <w:rFonts w:ascii="Times New Roman" w:hAnsi="Times New Roman" w:cs="Times New Roman"/>
                <w:b/>
              </w:rPr>
              <w:t xml:space="preserve">Alternative Flow </w:t>
            </w:r>
          </w:p>
        </w:tc>
        <w:tc>
          <w:tcPr>
            <w:tcW w:w="4043" w:type="pct"/>
            <w:gridSpan w:val="3"/>
          </w:tcPr>
          <w:p w14:paraId="6DF1F514" w14:textId="77777777" w:rsidR="00435E33" w:rsidRPr="00B0521D" w:rsidRDefault="00435E33">
            <w:pPr>
              <w:rPr>
                <w:rFonts w:ascii="Times New Roman" w:hAnsi="Times New Roman" w:cs="Times New Roman"/>
              </w:rPr>
            </w:pPr>
          </w:p>
        </w:tc>
      </w:tr>
      <w:tr w:rsidR="00435E33" w:rsidRPr="00B0521D" w14:paraId="50B1FCE5" w14:textId="77777777" w:rsidTr="21247F41">
        <w:tc>
          <w:tcPr>
            <w:tcW w:w="957" w:type="pct"/>
            <w:shd w:val="clear" w:color="auto" w:fill="D9D9D9" w:themeFill="background1" w:themeFillShade="D9"/>
          </w:tcPr>
          <w:p w14:paraId="0D9A84D4" w14:textId="77777777" w:rsidR="00435E33" w:rsidRPr="00B0521D" w:rsidRDefault="00435E33">
            <w:pPr>
              <w:rPr>
                <w:rFonts w:ascii="Times New Roman" w:hAnsi="Times New Roman" w:cs="Times New Roman"/>
                <w:b/>
              </w:rPr>
            </w:pPr>
          </w:p>
        </w:tc>
        <w:tc>
          <w:tcPr>
            <w:tcW w:w="4043" w:type="pct"/>
            <w:gridSpan w:val="3"/>
          </w:tcPr>
          <w:p w14:paraId="7BE664B2" w14:textId="77777777" w:rsidR="00435E33" w:rsidRPr="00B0521D" w:rsidRDefault="00435E33">
            <w:pPr>
              <w:rPr>
                <w:rFonts w:ascii="Times New Roman" w:hAnsi="Times New Roman" w:cs="Times New Roman"/>
              </w:rPr>
            </w:pPr>
          </w:p>
        </w:tc>
      </w:tr>
    </w:tbl>
    <w:p w14:paraId="39608FE8" w14:textId="497529F8" w:rsidR="00747C3C" w:rsidRPr="00B0521D" w:rsidRDefault="00747C3C" w:rsidP="00747C3C">
      <w:pPr>
        <w:pStyle w:val="Heading2"/>
      </w:pPr>
      <w:bookmarkStart w:id="99" w:name="_Toc173188503"/>
      <w:r w:rsidRPr="00B0521D">
        <w:t>Activity Diagram</w:t>
      </w:r>
      <w:bookmarkEnd w:id="99"/>
    </w:p>
    <w:p w14:paraId="487D8608" w14:textId="6FB12FA8" w:rsidR="00747C3C" w:rsidRPr="00B0521D" w:rsidRDefault="00747C3C" w:rsidP="00747C3C">
      <w:pPr>
        <w:pStyle w:val="Heading3"/>
      </w:pPr>
      <w:bookmarkStart w:id="100" w:name="_Toc173188504"/>
      <w:r w:rsidRPr="00B0521D">
        <w:t xml:space="preserve">Quy trình </w:t>
      </w:r>
      <w:r w:rsidR="0067744C">
        <w:t>Tổng quát</w:t>
      </w:r>
      <w:bookmarkEnd w:id="100"/>
    </w:p>
    <w:p w14:paraId="128BB714" w14:textId="18D77061" w:rsidR="00747C3C" w:rsidRPr="00B0521D" w:rsidRDefault="0067744C" w:rsidP="00747C3C">
      <w:pPr>
        <w:rPr>
          <w:rFonts w:ascii="Times New Roman" w:hAnsi="Times New Roman" w:cs="Times New Roman"/>
        </w:rPr>
      </w:pPr>
      <w:r w:rsidRPr="0067744C">
        <w:rPr>
          <w:rFonts w:ascii="Times New Roman" w:hAnsi="Times New Roman" w:cs="Times New Roman"/>
          <w:noProof/>
        </w:rPr>
        <w:drawing>
          <wp:inline distT="0" distB="0" distL="0" distR="0" wp14:anchorId="7E1EEB0D" wp14:editId="71969B51">
            <wp:extent cx="5732145" cy="3976370"/>
            <wp:effectExtent l="0" t="0" r="1905" b="5080"/>
            <wp:docPr id="121301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0095" name=""/>
                    <pic:cNvPicPr/>
                  </pic:nvPicPr>
                  <pic:blipFill>
                    <a:blip r:embed="rId38"/>
                    <a:stretch>
                      <a:fillRect/>
                    </a:stretch>
                  </pic:blipFill>
                  <pic:spPr>
                    <a:xfrm>
                      <a:off x="0" y="0"/>
                      <a:ext cx="5732145" cy="3976370"/>
                    </a:xfrm>
                    <a:prstGeom prst="rect">
                      <a:avLst/>
                    </a:prstGeom>
                  </pic:spPr>
                </pic:pic>
              </a:graphicData>
            </a:graphic>
          </wp:inline>
        </w:drawing>
      </w:r>
    </w:p>
    <w:p w14:paraId="14FB2966" w14:textId="72DFB8F0" w:rsidR="00747C3C" w:rsidRPr="00B0521D" w:rsidRDefault="00747C3C" w:rsidP="00747C3C">
      <w:pPr>
        <w:pStyle w:val="Heading3"/>
      </w:pPr>
      <w:bookmarkStart w:id="101" w:name="_Toc173188505"/>
      <w:r w:rsidRPr="00B0521D">
        <w:lastRenderedPageBreak/>
        <w:t xml:space="preserve">Quy trình </w:t>
      </w:r>
      <w:r w:rsidR="00CA224A">
        <w:t>Đ</w:t>
      </w:r>
      <w:r w:rsidR="00563801">
        <w:t>ăng ký tài khoản người dùng</w:t>
      </w:r>
      <w:bookmarkEnd w:id="101"/>
    </w:p>
    <w:p w14:paraId="026FEB33" w14:textId="21135464" w:rsidR="00747C3C" w:rsidRPr="00B0521D" w:rsidRDefault="00563801" w:rsidP="00747C3C">
      <w:pPr>
        <w:rPr>
          <w:rFonts w:ascii="Times New Roman" w:hAnsi="Times New Roman" w:cs="Times New Roman"/>
        </w:rPr>
      </w:pPr>
      <w:r w:rsidRPr="00563801">
        <w:rPr>
          <w:rFonts w:ascii="Times New Roman" w:hAnsi="Times New Roman" w:cs="Times New Roman"/>
          <w:noProof/>
        </w:rPr>
        <w:drawing>
          <wp:inline distT="0" distB="0" distL="0" distR="0" wp14:anchorId="234DD82E" wp14:editId="246DED50">
            <wp:extent cx="5732145" cy="3355340"/>
            <wp:effectExtent l="0" t="0" r="1905" b="0"/>
            <wp:docPr id="8540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292" name=""/>
                    <pic:cNvPicPr/>
                  </pic:nvPicPr>
                  <pic:blipFill>
                    <a:blip r:embed="rId39"/>
                    <a:stretch>
                      <a:fillRect/>
                    </a:stretch>
                  </pic:blipFill>
                  <pic:spPr>
                    <a:xfrm>
                      <a:off x="0" y="0"/>
                      <a:ext cx="5732145" cy="3355340"/>
                    </a:xfrm>
                    <a:prstGeom prst="rect">
                      <a:avLst/>
                    </a:prstGeom>
                  </pic:spPr>
                </pic:pic>
              </a:graphicData>
            </a:graphic>
          </wp:inline>
        </w:drawing>
      </w:r>
    </w:p>
    <w:p w14:paraId="4D056F15" w14:textId="3AAFFA36" w:rsidR="00563801" w:rsidRPr="00563801" w:rsidRDefault="00DE05A5" w:rsidP="00563801">
      <w:pPr>
        <w:pStyle w:val="Heading3"/>
      </w:pPr>
      <w:bookmarkStart w:id="102" w:name="_Toc173188506"/>
      <w:r w:rsidRPr="00B0521D">
        <w:lastRenderedPageBreak/>
        <w:t xml:space="preserve">Quy trình </w:t>
      </w:r>
      <w:r w:rsidR="00CA224A">
        <w:t>Đ</w:t>
      </w:r>
      <w:r w:rsidR="00563801">
        <w:t>ăng ký tài khoản Chủ nhà</w:t>
      </w:r>
      <w:bookmarkEnd w:id="102"/>
    </w:p>
    <w:p w14:paraId="385B370D" w14:textId="2A5E46A6" w:rsidR="00DE05A5" w:rsidRDefault="00352036" w:rsidP="00747C3C">
      <w:pPr>
        <w:rPr>
          <w:rFonts w:ascii="Times New Roman" w:hAnsi="Times New Roman" w:cs="Times New Roman"/>
        </w:rPr>
      </w:pPr>
      <w:r w:rsidRPr="00352036">
        <w:rPr>
          <w:rFonts w:ascii="Times New Roman" w:hAnsi="Times New Roman" w:cs="Times New Roman"/>
          <w:noProof/>
        </w:rPr>
        <w:drawing>
          <wp:inline distT="0" distB="0" distL="0" distR="0" wp14:anchorId="7DC92345" wp14:editId="598C9E9E">
            <wp:extent cx="5732145" cy="4642485"/>
            <wp:effectExtent l="0" t="0" r="1905" b="5715"/>
            <wp:docPr id="165651405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4054" name="Picture 1" descr="A diagram of a diagram&#10;&#10;Description automatically generated with medium confidence"/>
                    <pic:cNvPicPr/>
                  </pic:nvPicPr>
                  <pic:blipFill>
                    <a:blip r:embed="rId40"/>
                    <a:stretch>
                      <a:fillRect/>
                    </a:stretch>
                  </pic:blipFill>
                  <pic:spPr>
                    <a:xfrm>
                      <a:off x="0" y="0"/>
                      <a:ext cx="5732145" cy="4642485"/>
                    </a:xfrm>
                    <a:prstGeom prst="rect">
                      <a:avLst/>
                    </a:prstGeom>
                  </pic:spPr>
                </pic:pic>
              </a:graphicData>
            </a:graphic>
          </wp:inline>
        </w:drawing>
      </w:r>
    </w:p>
    <w:p w14:paraId="6E0BCD99" w14:textId="08C0996D" w:rsidR="00DE05A5" w:rsidRPr="00B0521D" w:rsidRDefault="00DE05A5" w:rsidP="00DE05A5">
      <w:pPr>
        <w:pStyle w:val="Heading3"/>
      </w:pPr>
      <w:bookmarkStart w:id="103" w:name="_Toc173188507"/>
      <w:r w:rsidRPr="00B0521D">
        <w:lastRenderedPageBreak/>
        <w:t xml:space="preserve">Quy trình </w:t>
      </w:r>
      <w:r w:rsidR="00CA224A">
        <w:t>Đ</w:t>
      </w:r>
      <w:r w:rsidRPr="00B0521D">
        <w:t>ặt phòng</w:t>
      </w:r>
      <w:bookmarkEnd w:id="103"/>
    </w:p>
    <w:p w14:paraId="077D53FD" w14:textId="78046933" w:rsidR="00DE05A5" w:rsidRDefault="00B4559D" w:rsidP="00747C3C">
      <w:pPr>
        <w:rPr>
          <w:rFonts w:ascii="Times New Roman" w:hAnsi="Times New Roman" w:cs="Times New Roman"/>
        </w:rPr>
      </w:pPr>
      <w:r w:rsidRPr="00B4559D">
        <w:rPr>
          <w:rFonts w:ascii="Times New Roman" w:hAnsi="Times New Roman" w:cs="Times New Roman"/>
          <w:noProof/>
        </w:rPr>
        <w:drawing>
          <wp:inline distT="0" distB="0" distL="0" distR="0" wp14:anchorId="19B8CDBB" wp14:editId="332B67E7">
            <wp:extent cx="5732145" cy="3528695"/>
            <wp:effectExtent l="0" t="0" r="1905" b="0"/>
            <wp:docPr id="207182955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9558" name="Picture 1" descr="A diagram of a diagram&#10;&#10;Description automatically generated with medium confidence"/>
                    <pic:cNvPicPr/>
                  </pic:nvPicPr>
                  <pic:blipFill>
                    <a:blip r:embed="rId41"/>
                    <a:stretch>
                      <a:fillRect/>
                    </a:stretch>
                  </pic:blipFill>
                  <pic:spPr>
                    <a:xfrm>
                      <a:off x="0" y="0"/>
                      <a:ext cx="5732145" cy="3528695"/>
                    </a:xfrm>
                    <a:prstGeom prst="rect">
                      <a:avLst/>
                    </a:prstGeom>
                  </pic:spPr>
                </pic:pic>
              </a:graphicData>
            </a:graphic>
          </wp:inline>
        </w:drawing>
      </w:r>
    </w:p>
    <w:p w14:paraId="4768E64C" w14:textId="5301B5F5" w:rsidR="00DE05A5" w:rsidRPr="00B0521D" w:rsidRDefault="00DE05A5" w:rsidP="00DE05A5">
      <w:pPr>
        <w:pStyle w:val="Heading3"/>
      </w:pPr>
      <w:bookmarkStart w:id="104" w:name="_Toc173188508"/>
      <w:r>
        <w:t xml:space="preserve">Quy trình </w:t>
      </w:r>
      <w:r w:rsidR="00CA224A">
        <w:t>Q</w:t>
      </w:r>
      <w:r w:rsidR="009C2161">
        <w:t xml:space="preserve">uản lý </w:t>
      </w:r>
      <w:r w:rsidR="54B138F9">
        <w:t xml:space="preserve">hồ sơ </w:t>
      </w:r>
      <w:r w:rsidR="009C2161">
        <w:t>phòng</w:t>
      </w:r>
      <w:bookmarkEnd w:id="104"/>
    </w:p>
    <w:p w14:paraId="741792D5" w14:textId="0C224DF9" w:rsidR="00DE05A5" w:rsidRPr="00B0521D" w:rsidRDefault="00A03D79" w:rsidP="00747C3C">
      <w:pPr>
        <w:rPr>
          <w:rFonts w:ascii="Times New Roman" w:hAnsi="Times New Roman" w:cs="Times New Roman"/>
        </w:rPr>
      </w:pPr>
      <w:r w:rsidRPr="00A03D79">
        <w:rPr>
          <w:rFonts w:ascii="Times New Roman" w:hAnsi="Times New Roman" w:cs="Times New Roman"/>
          <w:noProof/>
        </w:rPr>
        <w:drawing>
          <wp:inline distT="0" distB="0" distL="0" distR="0" wp14:anchorId="0676C86E" wp14:editId="477469C4">
            <wp:extent cx="5732145" cy="3493135"/>
            <wp:effectExtent l="0" t="0" r="1905" b="0"/>
            <wp:docPr id="6399385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38573" name="Picture 1" descr="A diagram of a diagram&#10;&#10;Description automatically generated"/>
                    <pic:cNvPicPr/>
                  </pic:nvPicPr>
                  <pic:blipFill>
                    <a:blip r:embed="rId42"/>
                    <a:stretch>
                      <a:fillRect/>
                    </a:stretch>
                  </pic:blipFill>
                  <pic:spPr>
                    <a:xfrm>
                      <a:off x="0" y="0"/>
                      <a:ext cx="5732145" cy="3493135"/>
                    </a:xfrm>
                    <a:prstGeom prst="rect">
                      <a:avLst/>
                    </a:prstGeom>
                  </pic:spPr>
                </pic:pic>
              </a:graphicData>
            </a:graphic>
          </wp:inline>
        </w:drawing>
      </w:r>
    </w:p>
    <w:p w14:paraId="5CBCCA30" w14:textId="47230F6F" w:rsidR="007230CE" w:rsidRPr="00B0521D" w:rsidRDefault="007230CE" w:rsidP="00A31D46">
      <w:pPr>
        <w:pStyle w:val="Heading2"/>
      </w:pPr>
      <w:bookmarkStart w:id="105" w:name="_Toc173188509"/>
      <w:r w:rsidRPr="00B0521D">
        <w:lastRenderedPageBreak/>
        <w:t>Sequence Diagram</w:t>
      </w:r>
      <w:bookmarkEnd w:id="105"/>
    </w:p>
    <w:p w14:paraId="3380BCCC" w14:textId="64C4BCE1" w:rsidR="00712369" w:rsidRPr="00B0521D" w:rsidRDefault="00712369" w:rsidP="00FB5565">
      <w:pPr>
        <w:pStyle w:val="Heading3"/>
      </w:pPr>
      <w:bookmarkStart w:id="106" w:name="_Toc173188510"/>
      <w:r>
        <w:t xml:space="preserve">Quy trình </w:t>
      </w:r>
      <w:r w:rsidR="58BD6CD6">
        <w:t>Đăng Ký Tài Khoản</w:t>
      </w:r>
      <w:bookmarkEnd w:id="106"/>
    </w:p>
    <w:p w14:paraId="3998DF0C" w14:textId="7C5C4E38" w:rsidR="006963ED" w:rsidRPr="00B0521D" w:rsidRDefault="13CAC740" w:rsidP="006963ED">
      <w:r>
        <w:rPr>
          <w:noProof/>
        </w:rPr>
        <w:drawing>
          <wp:inline distT="0" distB="0" distL="0" distR="0" wp14:anchorId="2DB7925C" wp14:editId="424FCD0E">
            <wp:extent cx="5724524" cy="5467348"/>
            <wp:effectExtent l="0" t="0" r="0" b="0"/>
            <wp:docPr id="1391211987" name="Picture 139121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5467348"/>
                    </a:xfrm>
                    <a:prstGeom prst="rect">
                      <a:avLst/>
                    </a:prstGeom>
                  </pic:spPr>
                </pic:pic>
              </a:graphicData>
            </a:graphic>
          </wp:inline>
        </w:drawing>
      </w:r>
    </w:p>
    <w:p w14:paraId="2713F5AF" w14:textId="125B8653" w:rsidR="00FB5565" w:rsidRPr="00B0521D" w:rsidRDefault="00FB5565" w:rsidP="00FB5565">
      <w:pPr>
        <w:pStyle w:val="Heading3"/>
      </w:pPr>
      <w:bookmarkStart w:id="107" w:name="_Toc173188511"/>
      <w:r>
        <w:lastRenderedPageBreak/>
        <w:t xml:space="preserve">Quy trình </w:t>
      </w:r>
      <w:r w:rsidR="6EA27F85">
        <w:t>Đăng Ký Tài Khoản Chủ Nhà</w:t>
      </w:r>
      <w:bookmarkEnd w:id="107"/>
    </w:p>
    <w:p w14:paraId="6324B23A" w14:textId="3551ED98" w:rsidR="00FB5565" w:rsidRPr="00B0521D" w:rsidRDefault="6EA27F85" w:rsidP="00FB5565">
      <w:r>
        <w:rPr>
          <w:noProof/>
        </w:rPr>
        <w:drawing>
          <wp:inline distT="0" distB="0" distL="0" distR="0" wp14:anchorId="7C6B3A24" wp14:editId="57573784">
            <wp:extent cx="5343525" cy="5724524"/>
            <wp:effectExtent l="0" t="0" r="0" b="0"/>
            <wp:docPr id="1881889857" name="Picture 188188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43525" cy="5724524"/>
                    </a:xfrm>
                    <a:prstGeom prst="rect">
                      <a:avLst/>
                    </a:prstGeom>
                  </pic:spPr>
                </pic:pic>
              </a:graphicData>
            </a:graphic>
          </wp:inline>
        </w:drawing>
      </w:r>
    </w:p>
    <w:p w14:paraId="03C4E9BB" w14:textId="11C82D7E" w:rsidR="6EA27F85" w:rsidRDefault="6EA27F85" w:rsidP="00BFDD7E">
      <w:pPr>
        <w:pStyle w:val="Heading3"/>
      </w:pPr>
      <w:bookmarkStart w:id="108" w:name="_Toc173188512"/>
      <w:r>
        <w:lastRenderedPageBreak/>
        <w:t>Quy trình Đặt Phòng</w:t>
      </w:r>
      <w:bookmarkEnd w:id="108"/>
    </w:p>
    <w:p w14:paraId="48FCE597" w14:textId="02299D30" w:rsidR="6EA27F85" w:rsidRDefault="6EA27F85" w:rsidP="00BFDD7E">
      <w:r>
        <w:rPr>
          <w:noProof/>
        </w:rPr>
        <w:drawing>
          <wp:inline distT="0" distB="0" distL="0" distR="0" wp14:anchorId="34734CFA" wp14:editId="0DFB01F0">
            <wp:extent cx="5162552" cy="5724524"/>
            <wp:effectExtent l="0" t="0" r="0" b="0"/>
            <wp:docPr id="148634258" name="Picture 14863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162552" cy="5724524"/>
                    </a:xfrm>
                    <a:prstGeom prst="rect">
                      <a:avLst/>
                    </a:prstGeom>
                  </pic:spPr>
                </pic:pic>
              </a:graphicData>
            </a:graphic>
          </wp:inline>
        </w:drawing>
      </w:r>
    </w:p>
    <w:p w14:paraId="6F705F6F" w14:textId="2D2BB262" w:rsidR="6EA27F85" w:rsidRDefault="6EA27F85" w:rsidP="00BFDD7E">
      <w:pPr>
        <w:pStyle w:val="Heading3"/>
      </w:pPr>
      <w:bookmarkStart w:id="109" w:name="_Toc173188513"/>
      <w:r>
        <w:lastRenderedPageBreak/>
        <w:t>Quy trình Tìm Phòng</w:t>
      </w:r>
      <w:bookmarkEnd w:id="109"/>
    </w:p>
    <w:p w14:paraId="1D593880" w14:textId="5952ED75" w:rsidR="6EA27F85" w:rsidRDefault="6EA27F85" w:rsidP="00BFDD7E">
      <w:r>
        <w:rPr>
          <w:noProof/>
        </w:rPr>
        <w:drawing>
          <wp:inline distT="0" distB="0" distL="0" distR="0" wp14:anchorId="10D022D2" wp14:editId="16B34524">
            <wp:extent cx="5724524" cy="4867274"/>
            <wp:effectExtent l="0" t="0" r="0" b="0"/>
            <wp:docPr id="1763667954" name="Picture 176366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4524" cy="4867274"/>
                    </a:xfrm>
                    <a:prstGeom prst="rect">
                      <a:avLst/>
                    </a:prstGeom>
                  </pic:spPr>
                </pic:pic>
              </a:graphicData>
            </a:graphic>
          </wp:inline>
        </w:drawing>
      </w:r>
    </w:p>
    <w:p w14:paraId="1107317B" w14:textId="750C1BCE" w:rsidR="6EA27F85" w:rsidRDefault="6EA27F85" w:rsidP="00BFDD7E">
      <w:pPr>
        <w:pStyle w:val="Heading3"/>
      </w:pPr>
      <w:bookmarkStart w:id="110" w:name="_Toc173188514"/>
      <w:r>
        <w:lastRenderedPageBreak/>
        <w:t>Quy trình Quản lý hồ sơ phòng</w:t>
      </w:r>
      <w:bookmarkEnd w:id="110"/>
    </w:p>
    <w:p w14:paraId="1FCA473F" w14:textId="3FF754CB" w:rsidR="662DE066" w:rsidRDefault="662DE066" w:rsidP="00BFDD7E">
      <w:r>
        <w:rPr>
          <w:noProof/>
        </w:rPr>
        <w:drawing>
          <wp:inline distT="0" distB="0" distL="0" distR="0" wp14:anchorId="033452C2" wp14:editId="46F8C9EB">
            <wp:extent cx="4838698" cy="5724524"/>
            <wp:effectExtent l="0" t="0" r="0" b="0"/>
            <wp:docPr id="265560460" name="Picture 26556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838698" cy="5724524"/>
                    </a:xfrm>
                    <a:prstGeom prst="rect">
                      <a:avLst/>
                    </a:prstGeom>
                  </pic:spPr>
                </pic:pic>
              </a:graphicData>
            </a:graphic>
          </wp:inline>
        </w:drawing>
      </w:r>
    </w:p>
    <w:p w14:paraId="27BC4D02" w14:textId="13EDF279" w:rsidR="662DE066" w:rsidRDefault="662DE066" w:rsidP="00BFDD7E">
      <w:r>
        <w:rPr>
          <w:noProof/>
        </w:rPr>
        <w:lastRenderedPageBreak/>
        <w:drawing>
          <wp:inline distT="0" distB="0" distL="0" distR="0" wp14:anchorId="590A8F84" wp14:editId="2A9CF55E">
            <wp:extent cx="5724524" cy="2752725"/>
            <wp:effectExtent l="0" t="0" r="0" b="0"/>
            <wp:docPr id="903205762" name="Picture 90320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4" cy="2752725"/>
                    </a:xfrm>
                    <a:prstGeom prst="rect">
                      <a:avLst/>
                    </a:prstGeom>
                  </pic:spPr>
                </pic:pic>
              </a:graphicData>
            </a:graphic>
          </wp:inline>
        </w:drawing>
      </w:r>
    </w:p>
    <w:p w14:paraId="606C1A30" w14:textId="0ED48176" w:rsidR="007230CE" w:rsidRPr="00B0521D" w:rsidRDefault="007230CE" w:rsidP="00A31D46">
      <w:pPr>
        <w:pStyle w:val="Heading2"/>
      </w:pPr>
      <w:bookmarkStart w:id="111" w:name="_Toc173188515"/>
      <w:r w:rsidRPr="00B0521D">
        <w:t>Statechart Diagram</w:t>
      </w:r>
      <w:bookmarkEnd w:id="111"/>
    </w:p>
    <w:p w14:paraId="52AE1875" w14:textId="5DFA8F9A" w:rsidR="0078160F" w:rsidRPr="00B0521D" w:rsidRDefault="007B583A" w:rsidP="00511645">
      <w:pPr>
        <w:pStyle w:val="Heading3"/>
      </w:pPr>
      <w:bookmarkStart w:id="112" w:name="_Toc173188516"/>
      <w:r w:rsidRPr="00B0521D">
        <w:t>Giả định 01:</w:t>
      </w:r>
      <w:bookmarkEnd w:id="112"/>
      <w:r w:rsidRPr="00B0521D">
        <w:t xml:space="preserve"> </w:t>
      </w:r>
    </w:p>
    <w:p w14:paraId="35C7CF4E" w14:textId="180E943D" w:rsidR="007B583A" w:rsidRPr="00B0521D" w:rsidRDefault="00D71DA3" w:rsidP="00D71DA3">
      <w:pPr>
        <w:pStyle w:val="Heading4"/>
        <w:rPr>
          <w:rFonts w:ascii="Times New Roman" w:hAnsi="Times New Roman" w:cs="Times New Roman"/>
        </w:rPr>
      </w:pPr>
      <w:r w:rsidRPr="00B0521D">
        <w:rPr>
          <w:rFonts w:ascii="Times New Roman" w:hAnsi="Times New Roman" w:cs="Times New Roman"/>
        </w:rPr>
        <w:t xml:space="preserve">StateChart – </w:t>
      </w:r>
      <w:r w:rsidR="0078160F" w:rsidRPr="00B0521D">
        <w:rPr>
          <w:rFonts w:ascii="Times New Roman" w:hAnsi="Times New Roman" w:cs="Times New Roman"/>
        </w:rPr>
        <w:t xml:space="preserve">đối tượng </w:t>
      </w:r>
      <w:r w:rsidR="006F1FC0">
        <w:rPr>
          <w:rFonts w:ascii="Times New Roman" w:hAnsi="Times New Roman" w:cs="Times New Roman"/>
        </w:rPr>
        <w:t>Tài khoản chủ nhà</w:t>
      </w:r>
    </w:p>
    <w:p w14:paraId="2B6C1933" w14:textId="3F813DF8" w:rsidR="00D71DA3" w:rsidRPr="00B0521D" w:rsidRDefault="006F1FC0" w:rsidP="00D71DA3">
      <w:pPr>
        <w:rPr>
          <w:rFonts w:ascii="Times New Roman" w:hAnsi="Times New Roman" w:cs="Times New Roman"/>
        </w:rPr>
      </w:pPr>
      <w:r>
        <w:rPr>
          <w:noProof/>
        </w:rPr>
        <w:drawing>
          <wp:inline distT="0" distB="0" distL="0" distR="0" wp14:anchorId="5DB9A630" wp14:editId="0BA135C7">
            <wp:extent cx="4534533" cy="3029373"/>
            <wp:effectExtent l="0" t="0" r="0" b="0"/>
            <wp:docPr id="165934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4534533" cy="3029373"/>
                    </a:xfrm>
                    <a:prstGeom prst="rect">
                      <a:avLst/>
                    </a:prstGeom>
                  </pic:spPr>
                </pic:pic>
              </a:graphicData>
            </a:graphic>
          </wp:inline>
        </w:drawing>
      </w:r>
    </w:p>
    <w:p w14:paraId="34A5C78A" w14:textId="72835AF6" w:rsidR="002A07CE" w:rsidRPr="00B0521D" w:rsidRDefault="007B583A" w:rsidP="00511645">
      <w:pPr>
        <w:pStyle w:val="Heading3"/>
      </w:pPr>
      <w:bookmarkStart w:id="113" w:name="_Toc173188517"/>
      <w:r w:rsidRPr="00B0521D">
        <w:lastRenderedPageBreak/>
        <w:t>Giả định 02:</w:t>
      </w:r>
      <w:bookmarkEnd w:id="113"/>
      <w:r w:rsidRPr="00B0521D">
        <w:t xml:space="preserve"> </w:t>
      </w:r>
    </w:p>
    <w:p w14:paraId="56E4BDC4" w14:textId="17AABF83" w:rsidR="002A07CE" w:rsidRPr="00B0521D" w:rsidRDefault="002A07CE" w:rsidP="002A07CE">
      <w:pPr>
        <w:pStyle w:val="Heading4"/>
        <w:rPr>
          <w:rFonts w:ascii="Times New Roman" w:hAnsi="Times New Roman" w:cs="Times New Roman"/>
        </w:rPr>
      </w:pPr>
      <w:r w:rsidRPr="00B0521D">
        <w:rPr>
          <w:rFonts w:ascii="Times New Roman" w:hAnsi="Times New Roman" w:cs="Times New Roman"/>
        </w:rPr>
        <w:t xml:space="preserve">StateChart – đối tượng </w:t>
      </w:r>
      <w:r w:rsidR="00511645">
        <w:rPr>
          <w:rFonts w:ascii="Times New Roman" w:hAnsi="Times New Roman" w:cs="Times New Roman"/>
        </w:rPr>
        <w:t>Khách sạn</w:t>
      </w:r>
    </w:p>
    <w:p w14:paraId="22B9838C" w14:textId="15D2B3D7" w:rsidR="002A07CE" w:rsidRPr="002A07CE" w:rsidRDefault="002A07CE" w:rsidP="002A07CE">
      <w:r>
        <w:rPr>
          <w:noProof/>
        </w:rPr>
        <w:drawing>
          <wp:inline distT="0" distB="0" distL="0" distR="0" wp14:anchorId="4F49EC5D" wp14:editId="38321402">
            <wp:extent cx="5732145" cy="3053715"/>
            <wp:effectExtent l="0" t="0" r="1905" b="0"/>
            <wp:docPr id="20896908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90892" name="Picture 1" descr="A diagram of a computer&#10;&#10;Description automatically generated"/>
                    <pic:cNvPicPr/>
                  </pic:nvPicPr>
                  <pic:blipFill>
                    <a:blip r:embed="rId50"/>
                    <a:stretch>
                      <a:fillRect/>
                    </a:stretch>
                  </pic:blipFill>
                  <pic:spPr>
                    <a:xfrm>
                      <a:off x="0" y="0"/>
                      <a:ext cx="5732145" cy="3053715"/>
                    </a:xfrm>
                    <a:prstGeom prst="rect">
                      <a:avLst/>
                    </a:prstGeom>
                  </pic:spPr>
                </pic:pic>
              </a:graphicData>
            </a:graphic>
          </wp:inline>
        </w:drawing>
      </w:r>
    </w:p>
    <w:p w14:paraId="15A54D2E" w14:textId="01CA5D09" w:rsidR="0014229B" w:rsidRPr="00B0521D" w:rsidRDefault="0014229B" w:rsidP="00B35265"/>
    <w:p w14:paraId="25463FC8" w14:textId="7B9036CF" w:rsidR="00B53B66" w:rsidRPr="00B0521D" w:rsidRDefault="00B53B66" w:rsidP="00A31D46">
      <w:pPr>
        <w:pStyle w:val="Heading2"/>
      </w:pPr>
      <w:bookmarkStart w:id="114" w:name="_Toc173188518"/>
      <w:r w:rsidRPr="00B0521D">
        <w:lastRenderedPageBreak/>
        <w:t>Class Diagram</w:t>
      </w:r>
      <w:bookmarkEnd w:id="114"/>
    </w:p>
    <w:p w14:paraId="019EF238" w14:textId="771AECB7" w:rsidR="00C20579" w:rsidRPr="002C3B1F" w:rsidRDefault="00B177F9" w:rsidP="00C20579">
      <w:r>
        <w:rPr>
          <w:noProof/>
        </w:rPr>
        <w:drawing>
          <wp:inline distT="0" distB="0" distL="0" distR="0" wp14:anchorId="5450CEB1" wp14:editId="5AFE6D62">
            <wp:extent cx="5732145" cy="4540885"/>
            <wp:effectExtent l="0" t="0" r="1905" b="0"/>
            <wp:docPr id="79626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70" name="Picture 1" descr="A diagram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4540885"/>
                    </a:xfrm>
                    <a:prstGeom prst="rect">
                      <a:avLst/>
                    </a:prstGeom>
                    <a:noFill/>
                    <a:ln>
                      <a:noFill/>
                    </a:ln>
                  </pic:spPr>
                </pic:pic>
              </a:graphicData>
            </a:graphic>
          </wp:inline>
        </w:drawing>
      </w:r>
    </w:p>
    <w:p w14:paraId="12AE3B93" w14:textId="0125F53C" w:rsidR="00236B56" w:rsidRPr="002C3B1F" w:rsidRDefault="00791927" w:rsidP="00C20579">
      <w:r w:rsidRPr="00791927">
        <w:rPr>
          <w:noProof/>
        </w:rPr>
        <w:lastRenderedPageBreak/>
        <w:drawing>
          <wp:inline distT="0" distB="0" distL="0" distR="0" wp14:anchorId="283DB62C" wp14:editId="05244B05">
            <wp:extent cx="5732145" cy="5241290"/>
            <wp:effectExtent l="0" t="0" r="1905" b="0"/>
            <wp:docPr id="41589125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91254" name="Picture 1" descr="A diagram of a computer&#10;&#10;Description automatically generated with medium confidence"/>
                    <pic:cNvPicPr/>
                  </pic:nvPicPr>
                  <pic:blipFill>
                    <a:blip r:embed="rId52"/>
                    <a:stretch>
                      <a:fillRect/>
                    </a:stretch>
                  </pic:blipFill>
                  <pic:spPr>
                    <a:xfrm>
                      <a:off x="0" y="0"/>
                      <a:ext cx="5732145" cy="5241290"/>
                    </a:xfrm>
                    <a:prstGeom prst="rect">
                      <a:avLst/>
                    </a:prstGeom>
                  </pic:spPr>
                </pic:pic>
              </a:graphicData>
            </a:graphic>
          </wp:inline>
        </w:drawing>
      </w:r>
    </w:p>
    <w:p w14:paraId="136BBA85" w14:textId="3E5A043A" w:rsidR="00B40152" w:rsidRPr="00B0521D" w:rsidRDefault="00B40152" w:rsidP="00A31D46">
      <w:pPr>
        <w:pStyle w:val="Heading2"/>
      </w:pPr>
      <w:bookmarkStart w:id="115" w:name="_Toc173188519"/>
      <w:r w:rsidRPr="00B0521D">
        <w:t>Sơ đồ khai thác hệ thống</w:t>
      </w:r>
      <w:bookmarkEnd w:id="73"/>
      <w:r w:rsidR="007230CE" w:rsidRPr="00B0521D">
        <w:t xml:space="preserve"> (Deployment Diagram)</w:t>
      </w:r>
      <w:bookmarkEnd w:id="115"/>
    </w:p>
    <w:p w14:paraId="26DF384A" w14:textId="77777777" w:rsidR="00B40152" w:rsidRPr="00B0521D" w:rsidRDefault="00B40152" w:rsidP="00A31D46">
      <w:pPr>
        <w:pStyle w:val="Heading3"/>
      </w:pPr>
      <w:bookmarkStart w:id="116" w:name="_Toc50884383"/>
      <w:bookmarkStart w:id="117" w:name="_Toc173188520"/>
      <w:r w:rsidRPr="00B0521D">
        <w:t>Cách thức triển khai</w:t>
      </w:r>
      <w:bookmarkEnd w:id="116"/>
      <w:bookmarkEnd w:id="117"/>
    </w:p>
    <w:p w14:paraId="5C7F3CA8" w14:textId="356001E1" w:rsidR="00B40152" w:rsidRPr="00B0521D" w:rsidRDefault="00B40152" w:rsidP="00447D4C">
      <w:pPr>
        <w:rPr>
          <w:rFonts w:ascii="Times New Roman" w:hAnsi="Times New Roman" w:cs="Times New Roman"/>
        </w:rPr>
      </w:pPr>
      <w:r w:rsidRPr="00B0521D">
        <w:rPr>
          <w:rFonts w:ascii="Times New Roman" w:hAnsi="Times New Roman" w:cs="Times New Roman"/>
        </w:rPr>
        <w:t xml:space="preserve">Ứng dụng được viết dưới dạng  web app </w:t>
      </w:r>
      <w:r w:rsidRPr="3DA551CB">
        <w:rPr>
          <w:rFonts w:ascii="Times New Roman" w:hAnsi="Times New Roman" w:cs="Times New Roman"/>
        </w:rPr>
        <w:t>,</w:t>
      </w:r>
      <w:r w:rsidRPr="00B0521D">
        <w:rPr>
          <w:rFonts w:ascii="Times New Roman" w:hAnsi="Times New Roman" w:cs="Times New Roman"/>
        </w:rPr>
        <w:t xml:space="preserve"> triển khai dưới dạng mạng WAN</w:t>
      </w:r>
    </w:p>
    <w:p w14:paraId="1846E7B4" w14:textId="77777777" w:rsidR="00B40152" w:rsidRPr="00B0521D" w:rsidRDefault="00B40152" w:rsidP="00447D4C">
      <w:pPr>
        <w:rPr>
          <w:rFonts w:ascii="Times New Roman" w:hAnsi="Times New Roman" w:cs="Times New Roman"/>
        </w:rPr>
      </w:pPr>
      <w:r w:rsidRPr="00B0521D">
        <w:rPr>
          <w:rFonts w:ascii="Times New Roman" w:hAnsi="Times New Roman" w:cs="Times New Roman"/>
        </w:rPr>
        <w:t>Ứng dụng sử dụng CSDL [MySQL / SQL Server / Oracle / NoSQL / File], triển khai dưới dạng CSDL [tập trung / phân tán].</w:t>
      </w:r>
    </w:p>
    <w:p w14:paraId="433422A5" w14:textId="77777777" w:rsidR="001B6977" w:rsidRPr="00B0521D" w:rsidRDefault="00B40152" w:rsidP="00A31D46">
      <w:pPr>
        <w:pStyle w:val="Heading3"/>
      </w:pPr>
      <w:bookmarkStart w:id="118" w:name="_Toc50884384"/>
      <w:bookmarkStart w:id="119" w:name="_Toc173188521"/>
      <w:r w:rsidRPr="00B0521D">
        <w:t>Sơ đồ triển khai</w:t>
      </w:r>
      <w:bookmarkEnd w:id="118"/>
      <w:bookmarkEnd w:id="119"/>
    </w:p>
    <w:p w14:paraId="7333A2BA" w14:textId="0CA51EB7" w:rsidR="00B40152" w:rsidRPr="00B0521D" w:rsidRDefault="00B40152" w:rsidP="001B6977">
      <w:pPr>
        <w:rPr>
          <w:rFonts w:ascii="Times New Roman" w:hAnsi="Times New Roman" w:cs="Times New Roman"/>
        </w:rPr>
      </w:pPr>
      <w:r w:rsidRPr="00B0521D">
        <w:rPr>
          <w:rFonts w:ascii="Times New Roman" w:hAnsi="Times New Roman" w:cs="Times New Roman"/>
        </w:rPr>
        <w:br w:type="page"/>
      </w:r>
      <w:r w:rsidR="001B6977" w:rsidRPr="00B0521D">
        <w:rPr>
          <w:rFonts w:ascii="Times New Roman" w:hAnsi="Times New Roman" w:cs="Times New Roman"/>
          <w:noProof/>
        </w:rPr>
        <w:lastRenderedPageBreak/>
        <w:drawing>
          <wp:inline distT="0" distB="0" distL="0" distR="0" wp14:anchorId="3597F8B2" wp14:editId="44806863">
            <wp:extent cx="5904353" cy="272619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959" cy="2726473"/>
                    </a:xfrm>
                    <a:prstGeom prst="rect">
                      <a:avLst/>
                    </a:prstGeom>
                  </pic:spPr>
                </pic:pic>
              </a:graphicData>
            </a:graphic>
          </wp:inline>
        </w:drawing>
      </w:r>
    </w:p>
    <w:p w14:paraId="570AF035" w14:textId="5F696882" w:rsidR="00447D4C" w:rsidRPr="00B0521D" w:rsidRDefault="00823AC1" w:rsidP="00B35265">
      <w:pPr>
        <w:pStyle w:val="Heading1"/>
      </w:pPr>
      <w:bookmarkStart w:id="120" w:name="_Toc173188522"/>
      <w:r w:rsidRPr="00B0521D">
        <w:t>LAB</w:t>
      </w:r>
      <w:r w:rsidR="00447D4C" w:rsidRPr="00B0521D">
        <w:t xml:space="preserve"> 3: THIẾT KẾ DỮ LIỆU</w:t>
      </w:r>
      <w:bookmarkEnd w:id="120"/>
    </w:p>
    <w:p w14:paraId="59AE037C" w14:textId="77777777" w:rsidR="007926C3" w:rsidRPr="00B0521D" w:rsidRDefault="007926C3" w:rsidP="007926C3">
      <w:pPr>
        <w:pStyle w:val="Heading2"/>
      </w:pPr>
      <w:bookmarkStart w:id="121" w:name="_Toc173188523"/>
      <w:bookmarkStart w:id="122" w:name="_Toc529289733"/>
      <w:r w:rsidRPr="00B0521D">
        <w:t>Sơ đồ logic</w:t>
      </w:r>
      <w:bookmarkEnd w:id="121"/>
    </w:p>
    <w:p w14:paraId="03C88AE9" w14:textId="0B4085B8" w:rsidR="007926C3" w:rsidRPr="00B0521D" w:rsidRDefault="000258E8" w:rsidP="007926C3">
      <w:pPr>
        <w:rPr>
          <w:rFonts w:ascii="Times New Roman" w:hAnsi="Times New Roman" w:cs="Times New Roman"/>
        </w:rPr>
      </w:pPr>
      <w:r w:rsidRPr="000258E8">
        <w:rPr>
          <w:rFonts w:ascii="Times New Roman" w:hAnsi="Times New Roman" w:cs="Times New Roman"/>
          <w:noProof/>
        </w:rPr>
        <w:drawing>
          <wp:inline distT="0" distB="0" distL="0" distR="0" wp14:anchorId="11481BAA" wp14:editId="24C0A4BB">
            <wp:extent cx="5732145" cy="4525010"/>
            <wp:effectExtent l="0" t="0" r="1905" b="8890"/>
            <wp:docPr id="50176369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3698" name="Picture 1" descr="A diagram of a computer program&#10;&#10;Description automatically generated"/>
                    <pic:cNvPicPr/>
                  </pic:nvPicPr>
                  <pic:blipFill>
                    <a:blip r:embed="rId54"/>
                    <a:stretch>
                      <a:fillRect/>
                    </a:stretch>
                  </pic:blipFill>
                  <pic:spPr>
                    <a:xfrm>
                      <a:off x="0" y="0"/>
                      <a:ext cx="5732145" cy="4525010"/>
                    </a:xfrm>
                    <a:prstGeom prst="rect">
                      <a:avLst/>
                    </a:prstGeom>
                  </pic:spPr>
                </pic:pic>
              </a:graphicData>
            </a:graphic>
          </wp:inline>
        </w:drawing>
      </w:r>
    </w:p>
    <w:p w14:paraId="3F85BE79" w14:textId="3450A145" w:rsidR="00447D4C" w:rsidRPr="00B0521D" w:rsidRDefault="00447D4C" w:rsidP="007926C3">
      <w:pPr>
        <w:pStyle w:val="Heading2"/>
      </w:pPr>
      <w:bookmarkStart w:id="123" w:name="_Toc173188524"/>
      <w:r w:rsidRPr="00B0521D">
        <w:lastRenderedPageBreak/>
        <w:t>Chi tiết các bảng</w:t>
      </w:r>
      <w:bookmarkEnd w:id="122"/>
      <w:bookmarkEnd w:id="123"/>
      <w:r w:rsidR="00BA6A51">
        <w:t xml:space="preserve"> </w:t>
      </w:r>
    </w:p>
    <w:p w14:paraId="08E8F9C8" w14:textId="25F84AF7" w:rsidR="00447D4C" w:rsidRPr="00B0521D" w:rsidRDefault="00447D4C" w:rsidP="007926C3">
      <w:pPr>
        <w:pStyle w:val="Heading3"/>
      </w:pPr>
      <w:bookmarkStart w:id="124" w:name="_Toc529289734"/>
      <w:bookmarkStart w:id="125" w:name="_Toc173188525"/>
      <w:r w:rsidRPr="002C3B1F">
        <w:t>Bản</w:t>
      </w:r>
      <w:bookmarkEnd w:id="124"/>
      <w:r w:rsidR="001674D2">
        <w:t>g KhachThuePhong</w:t>
      </w:r>
      <w:bookmarkEnd w:id="125"/>
    </w:p>
    <w:tbl>
      <w:tblPr>
        <w:tblW w:w="5000" w:type="pct"/>
        <w:tblCellMar>
          <w:left w:w="0" w:type="dxa"/>
          <w:right w:w="0" w:type="dxa"/>
        </w:tblCellMar>
        <w:tblLook w:val="0420" w:firstRow="1" w:lastRow="0" w:firstColumn="0" w:lastColumn="0" w:noHBand="0" w:noVBand="1"/>
      </w:tblPr>
      <w:tblGrid>
        <w:gridCol w:w="582"/>
        <w:gridCol w:w="1598"/>
        <w:gridCol w:w="1315"/>
        <w:gridCol w:w="728"/>
        <w:gridCol w:w="900"/>
        <w:gridCol w:w="1832"/>
        <w:gridCol w:w="643"/>
        <w:gridCol w:w="1409"/>
      </w:tblGrid>
      <w:tr w:rsidR="007926C3" w:rsidRPr="00B0521D" w14:paraId="33073E99" w14:textId="77777777" w:rsidTr="763FAD7B">
        <w:trPr>
          <w:trHeight w:val="584"/>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TT</w:t>
            </w:r>
          </w:p>
        </w:tc>
        <w:tc>
          <w:tcPr>
            <w:tcW w:w="93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Tên thuộc tính (Field name)</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Kiểu dữ liệu</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Độ rộng</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Not NULL</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Ràng buộc / Miền giá trị</w:t>
            </w: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B0521D" w:rsidRDefault="007926C3" w:rsidP="00E94FF8">
            <w:pPr>
              <w:spacing w:line="240" w:lineRule="auto"/>
              <w:rPr>
                <w:rFonts w:ascii="Times New Roman" w:eastAsia="Times New Roman" w:hAnsi="Times New Roman" w:cs="Times New Roman"/>
              </w:rPr>
            </w:pPr>
            <w:r w:rsidRPr="00B0521D">
              <w:rPr>
                <w:rFonts w:ascii="Times New Roman" w:eastAsia="Times New Roman" w:hAnsi="Times New Roman" w:cs="Times New Roman"/>
                <w:b/>
                <w:color w:val="000000" w:themeColor="text1"/>
                <w:kern w:val="24"/>
              </w:rPr>
              <w:t>Mã hóa</w:t>
            </w: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B0521D" w:rsidRDefault="007926C3" w:rsidP="00E94FF8">
            <w:pPr>
              <w:spacing w:line="240" w:lineRule="auto"/>
              <w:rPr>
                <w:rFonts w:ascii="Times New Roman" w:eastAsia="Times New Roman" w:hAnsi="Times New Roman" w:cs="Times New Roman"/>
                <w:b/>
                <w:color w:val="000000" w:themeColor="text1"/>
                <w:kern w:val="24"/>
              </w:rPr>
            </w:pPr>
            <w:r w:rsidRPr="00B0521D">
              <w:rPr>
                <w:rFonts w:ascii="Times New Roman" w:eastAsia="Times New Roman" w:hAnsi="Times New Roman" w:cs="Times New Roman"/>
                <w:b/>
                <w:color w:val="000000" w:themeColor="text1"/>
                <w:kern w:val="24"/>
              </w:rPr>
              <w:t>Diễn giải</w:t>
            </w:r>
          </w:p>
        </w:tc>
      </w:tr>
      <w:tr w:rsidR="007926C3" w:rsidRPr="00B0521D" w14:paraId="028333FF"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6C0002" w:rsidRDefault="007926C3" w:rsidP="00E94FF8">
            <w:pPr>
              <w:pStyle w:val="NormalWeb"/>
              <w:spacing w:before="0" w:beforeAutospacing="0" w:after="0" w:afterAutospacing="0"/>
            </w:pPr>
            <w:r w:rsidRPr="006C0002">
              <w:rPr>
                <w:kern w:val="24"/>
              </w:rPr>
              <w:t>1</w:t>
            </w:r>
          </w:p>
        </w:tc>
        <w:tc>
          <w:tcPr>
            <w:tcW w:w="93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6BCC6083" w:rsidR="007926C3" w:rsidRPr="006C0002" w:rsidRDefault="007926C3" w:rsidP="00E94FF8">
            <w:pPr>
              <w:pStyle w:val="NormalWeb"/>
              <w:spacing w:before="0" w:beforeAutospacing="0" w:after="0" w:afterAutospacing="0"/>
            </w:pPr>
            <w:r w:rsidRPr="006C0002">
              <w:rPr>
                <w:kern w:val="24"/>
              </w:rPr>
              <w:t>M</w:t>
            </w:r>
            <w:r w:rsidR="005318D5" w:rsidRPr="006C0002">
              <w:rPr>
                <w:kern w:val="24"/>
              </w:rPr>
              <w:t>aKH</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3522F067" w:rsidR="007926C3" w:rsidRPr="006C0002" w:rsidRDefault="6EEA6C3F" w:rsidP="00E94FF8">
            <w:pPr>
              <w:pStyle w:val="NormalWeb"/>
              <w:spacing w:before="0" w:beforeAutospacing="0" w:after="0" w:afterAutospacing="0"/>
            </w:pPr>
            <w:r w:rsidRPr="006C0002">
              <w:rPr>
                <w:kern w:val="24"/>
              </w:rPr>
              <w:t>INTEGER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186D80D4" w:rsidR="007926C3" w:rsidRPr="006C0002" w:rsidRDefault="007926C3" w:rsidP="00E94FF8">
            <w:pPr>
              <w:pStyle w:val="NormalWeb"/>
              <w:spacing w:before="0" w:beforeAutospacing="0" w:after="0" w:afterAutospacing="0"/>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6C0002" w:rsidRDefault="007926C3" w:rsidP="00E94FF8">
            <w:pPr>
              <w:pStyle w:val="NormalWeb"/>
              <w:spacing w:before="0" w:beforeAutospacing="0" w:after="0" w:afterAutospacing="0"/>
            </w:pPr>
            <w:r w:rsidRPr="006C0002">
              <w:rPr>
                <w:kern w:val="24"/>
              </w:rPr>
              <w:t>Yes</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4A5F1603" w:rsidR="007926C3" w:rsidRPr="006C0002" w:rsidRDefault="005318D5" w:rsidP="00E94FF8">
            <w:pPr>
              <w:pStyle w:val="NormalWeb"/>
              <w:spacing w:before="0" w:beforeAutospacing="0" w:after="0" w:afterAutospacing="0"/>
            </w:pPr>
            <w:r w:rsidRPr="006C0002">
              <w:t>PK</w:t>
            </w:r>
            <w:r w:rsidR="00680A70">
              <w:t>, Iden</w:t>
            </w:r>
            <w:r w:rsidR="00CA766E">
              <w:t>tity(1,1)</w:t>
            </w: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27834F4B" w:rsidR="007926C3" w:rsidRPr="006C0002" w:rsidRDefault="007926C3" w:rsidP="00E94FF8">
            <w:pPr>
              <w:pStyle w:val="NormalWeb"/>
              <w:spacing w:before="0" w:beforeAutospacing="0" w:after="0" w:afterAutospacing="0"/>
            </w:pP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1ADF2057" w:rsidR="007926C3" w:rsidRPr="006C0002" w:rsidRDefault="006C0002" w:rsidP="00E94FF8">
            <w:pPr>
              <w:pStyle w:val="NormalWeb"/>
              <w:spacing w:before="0" w:beforeAutospacing="0" w:after="0" w:afterAutospacing="0"/>
            </w:pPr>
            <w:r>
              <w:rPr>
                <w:bCs/>
              </w:rPr>
              <w:t>Mã khách hàng</w:t>
            </w:r>
          </w:p>
        </w:tc>
      </w:tr>
      <w:tr w:rsidR="00E40797" w:rsidRPr="006C0002" w14:paraId="74C3BAA5"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A32D81" w14:textId="25F5FD0B" w:rsidR="00E40797" w:rsidRPr="006C0002" w:rsidRDefault="006C0002">
            <w:pPr>
              <w:pStyle w:val="NormalWeb"/>
              <w:spacing w:before="0" w:beforeAutospacing="0" w:after="0" w:afterAutospacing="0"/>
              <w:rPr>
                <w:kern w:val="24"/>
              </w:rPr>
            </w:pPr>
            <w:r w:rsidRPr="006C0002">
              <w:rPr>
                <w:bCs/>
                <w:kern w:val="24"/>
              </w:rPr>
              <w:t>2</w:t>
            </w:r>
          </w:p>
        </w:tc>
        <w:tc>
          <w:tcPr>
            <w:tcW w:w="93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158AED" w14:textId="77777777" w:rsidR="00E40797" w:rsidRPr="006C0002" w:rsidRDefault="00E40797">
            <w:pPr>
              <w:pStyle w:val="NormalWeb"/>
              <w:spacing w:before="0" w:beforeAutospacing="0" w:after="0" w:afterAutospacing="0"/>
              <w:rPr>
                <w:kern w:val="24"/>
              </w:rPr>
            </w:pPr>
            <w:r w:rsidRPr="006C0002">
              <w:rPr>
                <w:kern w:val="24"/>
              </w:rPr>
              <w:t>IDTaiKhoan</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F7080" w14:textId="4214D77B" w:rsidR="00E40797" w:rsidRPr="006C0002" w:rsidRDefault="404AFF8B">
            <w:pPr>
              <w:rPr>
                <w:sz w:val="24"/>
                <w:szCs w:val="24"/>
              </w:rPr>
            </w:pPr>
            <w:r w:rsidRPr="763FAD7B">
              <w:rPr>
                <w:kern w:val="24"/>
                <w:sz w:val="24"/>
                <w:szCs w:val="24"/>
              </w:rPr>
              <w:t>INTEGER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0BC680" w14:textId="77777777" w:rsidR="00E40797" w:rsidRPr="006C0002" w:rsidRDefault="00E40797">
            <w:pPr>
              <w:rPr>
                <w:rFonts w:ascii="Times New Roman" w:hAnsi="Times New Roman" w:cs="Times New Roman"/>
                <w:sz w:val="24"/>
                <w:szCs w:val="24"/>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CAFAD5" w14:textId="77777777" w:rsidR="00E40797" w:rsidRPr="006C0002" w:rsidRDefault="00E40797">
            <w:pPr>
              <w:rPr>
                <w:rFonts w:ascii="Times New Roman" w:hAnsi="Times New Roman" w:cs="Times New Roman"/>
                <w:sz w:val="24"/>
                <w:szCs w:val="24"/>
              </w:rPr>
            </w:pPr>
            <w:r w:rsidRPr="006C0002">
              <w:rPr>
                <w:rFonts w:ascii="Times New Roman" w:hAnsi="Times New Roman" w:cs="Times New Roman"/>
                <w:sz w:val="24"/>
                <w:szCs w:val="24"/>
              </w:rPr>
              <w:t>Yes</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05B185" w14:textId="26764EA5" w:rsidR="00E40797" w:rsidRPr="006C0002" w:rsidRDefault="006C0002">
            <w:pPr>
              <w:rPr>
                <w:rFonts w:ascii="Times New Roman" w:hAnsi="Times New Roman" w:cs="Times New Roman"/>
                <w:sz w:val="24"/>
                <w:szCs w:val="24"/>
              </w:rPr>
            </w:pPr>
            <w:r>
              <w:rPr>
                <w:rFonts w:ascii="Times New Roman" w:hAnsi="Times New Roman" w:cs="Times New Roman"/>
                <w:bCs/>
                <w:sz w:val="24"/>
                <w:szCs w:val="24"/>
              </w:rPr>
              <w:t>FK</w:t>
            </w: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7803C6" w14:textId="77777777" w:rsidR="00E40797" w:rsidRPr="006C0002" w:rsidRDefault="00E40797">
            <w:pPr>
              <w:pStyle w:val="NormalWeb"/>
              <w:spacing w:before="0" w:beforeAutospacing="0" w:after="0" w:afterAutospacing="0"/>
            </w:pP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358F34" w14:textId="77777777" w:rsidR="00E40797" w:rsidRPr="006C0002" w:rsidRDefault="00E40797">
            <w:pPr>
              <w:pStyle w:val="NormalWeb"/>
              <w:spacing w:before="0" w:beforeAutospacing="0" w:after="0" w:afterAutospacing="0"/>
            </w:pPr>
            <w:r w:rsidRPr="006C0002">
              <w:t>Mã tài khoản</w:t>
            </w:r>
          </w:p>
        </w:tc>
      </w:tr>
      <w:tr w:rsidR="00913405" w:rsidRPr="006C0002" w14:paraId="10A7259C"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CA524B" w14:textId="775A794E" w:rsidR="00913405" w:rsidRPr="006C0002" w:rsidRDefault="00913405">
            <w:pPr>
              <w:pStyle w:val="NormalWeb"/>
              <w:spacing w:before="0" w:beforeAutospacing="0" w:after="0" w:afterAutospacing="0"/>
              <w:rPr>
                <w:bCs/>
                <w:kern w:val="24"/>
              </w:rPr>
            </w:pPr>
            <w:r>
              <w:rPr>
                <w:bCs/>
                <w:kern w:val="24"/>
              </w:rPr>
              <w:t>3</w:t>
            </w:r>
          </w:p>
        </w:tc>
        <w:tc>
          <w:tcPr>
            <w:tcW w:w="93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3FB02" w14:textId="3930BD44" w:rsidR="00913405" w:rsidRPr="006C0002" w:rsidRDefault="00913405">
            <w:pPr>
              <w:pStyle w:val="NormalWeb"/>
              <w:spacing w:before="0" w:beforeAutospacing="0" w:after="0" w:afterAutospacing="0"/>
              <w:rPr>
                <w:kern w:val="24"/>
              </w:rPr>
            </w:pPr>
            <w:r>
              <w:rPr>
                <w:kern w:val="24"/>
              </w:rPr>
              <w:t>TienHoan</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816DEB" w14:textId="36CBD3B7" w:rsidR="00913405" w:rsidRPr="006C0002" w:rsidRDefault="3C211C64">
            <w:pPr>
              <w:rPr>
                <w:kern w:val="24"/>
                <w:sz w:val="24"/>
                <w:szCs w:val="24"/>
              </w:rPr>
            </w:pPr>
            <w:r w:rsidRPr="763FAD7B">
              <w:rPr>
                <w:kern w:val="24"/>
                <w:sz w:val="24"/>
                <w:szCs w:val="24"/>
              </w:rPr>
              <w:t>INTEGER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62A351" w14:textId="77777777" w:rsidR="00913405" w:rsidRPr="006C0002" w:rsidRDefault="00913405">
            <w:pPr>
              <w:rPr>
                <w:rFonts w:ascii="Times New Roman" w:hAnsi="Times New Roman" w:cs="Times New Roman"/>
                <w:sz w:val="24"/>
                <w:szCs w:val="24"/>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203731" w14:textId="7EC737CE" w:rsidR="00913405" w:rsidRPr="006C0002" w:rsidRDefault="00756CAB">
            <w:pPr>
              <w:rPr>
                <w:rFonts w:ascii="Times New Roman" w:hAnsi="Times New Roman" w:cs="Times New Roman"/>
                <w:sz w:val="24"/>
                <w:szCs w:val="24"/>
              </w:rPr>
            </w:pPr>
            <w:r>
              <w:rPr>
                <w:rFonts w:ascii="Times New Roman" w:hAnsi="Times New Roman" w:cs="Times New Roman"/>
                <w:sz w:val="24"/>
                <w:szCs w:val="24"/>
              </w:rPr>
              <w:t>No</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F20155" w14:textId="77777777" w:rsidR="00913405" w:rsidRDefault="00913405">
            <w:pPr>
              <w:rPr>
                <w:rFonts w:ascii="Times New Roman" w:hAnsi="Times New Roman" w:cs="Times New Roman"/>
                <w:bCs/>
                <w:sz w:val="24"/>
                <w:szCs w:val="24"/>
              </w:rPr>
            </w:pP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29EC01" w14:textId="77777777" w:rsidR="00913405" w:rsidRPr="006C0002" w:rsidRDefault="00913405">
            <w:pPr>
              <w:pStyle w:val="NormalWeb"/>
              <w:spacing w:before="0" w:beforeAutospacing="0" w:after="0" w:afterAutospacing="0"/>
            </w:pP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84F98D7" w14:textId="54AF182D" w:rsidR="00913405" w:rsidRPr="006C0002" w:rsidRDefault="00913405">
            <w:pPr>
              <w:pStyle w:val="NormalWeb"/>
              <w:spacing w:before="0" w:beforeAutospacing="0" w:after="0" w:afterAutospacing="0"/>
            </w:pPr>
            <w:r>
              <w:t>Tiền được hoàn lại tài khoản cho khách</w:t>
            </w:r>
          </w:p>
        </w:tc>
      </w:tr>
    </w:tbl>
    <w:p w14:paraId="51C035C7" w14:textId="7D593C74" w:rsidR="005A29E5" w:rsidRDefault="005A29E5" w:rsidP="005A29E5">
      <w:bookmarkStart w:id="126" w:name="_Toc529289735"/>
    </w:p>
    <w:p w14:paraId="72719705" w14:textId="20BB6DB6" w:rsidR="00A365F7" w:rsidRPr="002C3B1F" w:rsidRDefault="00A365F7" w:rsidP="00A365F7">
      <w:pPr>
        <w:pStyle w:val="Heading3"/>
        <w:numPr>
          <w:ilvl w:val="0"/>
          <w:numId w:val="0"/>
        </w:numPr>
        <w:ind w:left="810"/>
      </w:pPr>
      <w:bookmarkStart w:id="127" w:name="_Toc173188526"/>
      <w:r>
        <w:t>3.2.</w:t>
      </w:r>
      <w:r w:rsidR="00D11C14">
        <w:t>2</w:t>
      </w:r>
      <w:r>
        <w:t xml:space="preserve"> </w:t>
      </w:r>
      <w:r w:rsidRPr="002C3B1F">
        <w:t>Bản</w:t>
      </w:r>
      <w:r>
        <w:t xml:space="preserve">g </w:t>
      </w:r>
      <w:r w:rsidR="005D02B9">
        <w:t>Phong</w:t>
      </w:r>
      <w:bookmarkEnd w:id="127"/>
    </w:p>
    <w:tbl>
      <w:tblPr>
        <w:tblW w:w="5000" w:type="pct"/>
        <w:tblCellMar>
          <w:left w:w="0" w:type="dxa"/>
          <w:right w:w="0" w:type="dxa"/>
        </w:tblCellMar>
        <w:tblLook w:val="0420" w:firstRow="1" w:lastRow="0" w:firstColumn="0" w:lastColumn="0" w:noHBand="0" w:noVBand="1"/>
      </w:tblPr>
      <w:tblGrid>
        <w:gridCol w:w="582"/>
        <w:gridCol w:w="1915"/>
        <w:gridCol w:w="1523"/>
        <w:gridCol w:w="728"/>
        <w:gridCol w:w="900"/>
        <w:gridCol w:w="1495"/>
        <w:gridCol w:w="631"/>
        <w:gridCol w:w="1233"/>
      </w:tblGrid>
      <w:tr w:rsidR="00A365F7" w:rsidRPr="002C3B1F" w14:paraId="0D5C064C" w14:textId="77777777" w:rsidTr="4D6DC9A0">
        <w:trPr>
          <w:trHeight w:val="584"/>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0ABB7F4D"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TT</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60F506A"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Tên thuộc tính (Field name)</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48CC920"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Kiểu dữ liệu</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80CA991"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Độ rộng</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8D1EA75"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Not NULL</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81C489F"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Ràng buộc / Miền giá trị</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01AC57F"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Mã hóa</w:t>
            </w: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6E17426B" w14:textId="77777777" w:rsidR="00A365F7" w:rsidRPr="002C3B1F" w:rsidRDefault="00A365F7" w:rsidP="00605786">
            <w:pPr>
              <w:spacing w:line="240" w:lineRule="auto"/>
              <w:rPr>
                <w:rFonts w:ascii="Times New Roman" w:eastAsia="Times New Roman" w:hAnsi="Times New Roman" w:cs="Times New Roman"/>
                <w:b/>
                <w:color w:val="000000" w:themeColor="text1"/>
                <w:kern w:val="24"/>
              </w:rPr>
            </w:pPr>
            <w:r w:rsidRPr="002C3B1F">
              <w:rPr>
                <w:rFonts w:ascii="Times New Roman" w:eastAsia="Times New Roman" w:hAnsi="Times New Roman" w:cs="Times New Roman"/>
                <w:b/>
                <w:color w:val="000000" w:themeColor="text1"/>
                <w:kern w:val="24"/>
              </w:rPr>
              <w:t>Diễn giải</w:t>
            </w:r>
          </w:p>
        </w:tc>
      </w:tr>
      <w:tr w:rsidR="008D0227" w:rsidRPr="00873D46" w14:paraId="6E41EDCA"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1E6A5C2A" w14:textId="36C471D7"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1</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15E86D4" w14:textId="7FC61258"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MaPhong</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2676F79" w14:textId="70D12872" w:rsidR="008D0227" w:rsidRPr="00873D46" w:rsidRDefault="46EFE894" w:rsidP="008D0227">
            <w:pPr>
              <w:pStyle w:val="NormalWeb"/>
              <w:spacing w:before="0" w:beforeAutospacing="0" w:after="0" w:afterAutospacing="0"/>
              <w:rPr>
                <w:rFonts w:asciiTheme="majorBidi" w:hAnsiTheme="majorBidi" w:cstheme="majorBidi"/>
              </w:rPr>
            </w:pPr>
            <w:r w:rsidRPr="4D6DC9A0">
              <w:rPr>
                <w:rFonts w:asciiTheme="majorBidi" w:hAnsiTheme="majorBidi" w:cstheme="majorBidi"/>
              </w:rPr>
              <w:t>INTEGER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52C438E" w14:textId="0FDFBF46"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E288D2D" w14:textId="0CD34CCA"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BE9A489" w14:textId="77777777" w:rsidR="00CA766E" w:rsidRDefault="008D0227" w:rsidP="008D0227">
            <w:pPr>
              <w:pStyle w:val="NormalWeb"/>
              <w:spacing w:before="0" w:beforeAutospacing="0" w:after="0" w:afterAutospacing="0"/>
            </w:pPr>
            <w:r w:rsidRPr="00873D46">
              <w:rPr>
                <w:rFonts w:asciiTheme="majorBidi" w:hAnsiTheme="majorBidi" w:cstheme="majorBidi"/>
              </w:rPr>
              <w:t>PK</w:t>
            </w:r>
            <w:r w:rsidR="00CA766E">
              <w:t>,</w:t>
            </w:r>
          </w:p>
          <w:p w14:paraId="24BCFB73" w14:textId="0DCE3C3D" w:rsidR="008D0227" w:rsidRPr="00873D46" w:rsidRDefault="00CA766E" w:rsidP="008D0227">
            <w:pPr>
              <w:pStyle w:val="NormalWeb"/>
              <w:spacing w:before="0" w:beforeAutospacing="0" w:after="0" w:afterAutospacing="0"/>
              <w:rPr>
                <w:rFonts w:asciiTheme="majorBidi" w:hAnsiTheme="majorBidi" w:cstheme="majorBidi"/>
                <w:sz w:val="22"/>
                <w:szCs w:val="22"/>
              </w:rPr>
            </w:pPr>
            <w:r>
              <w:t>Identity(1,1)</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1072740"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A7965C5" w14:textId="74E1903A"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Mã phòng</w:t>
            </w:r>
          </w:p>
        </w:tc>
      </w:tr>
      <w:tr w:rsidR="008D0227" w:rsidRPr="00873D46" w14:paraId="76A1B74E"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24C3EB3" w14:textId="63C8CD48"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2</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20E593A" w14:textId="03D727F4"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SoGiuong</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B81FE2F" w14:textId="6E7F07A6" w:rsidR="008D0227" w:rsidRPr="00873D46" w:rsidRDefault="56DA678A" w:rsidP="008D0227">
            <w:pPr>
              <w:rPr>
                <w:rFonts w:asciiTheme="majorBidi" w:hAnsiTheme="majorBidi" w:cstheme="majorBidi"/>
              </w:rPr>
            </w:pPr>
            <w:r w:rsidRPr="4D6DC9A0">
              <w:rPr>
                <w:rFonts w:asciiTheme="majorBidi" w:hAnsiTheme="majorBidi" w:cstheme="majorBidi"/>
              </w:rPr>
              <w:t>TINYINT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35010B25" w14:textId="77777777" w:rsidR="008D0227" w:rsidRPr="00873D46" w:rsidRDefault="008D0227" w:rsidP="008D022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04155B85" w14:textId="6C3295DB" w:rsidR="008D0227" w:rsidRPr="00873D46" w:rsidRDefault="008D0227" w:rsidP="008D0227">
            <w:pPr>
              <w:rPr>
                <w:rFonts w:asciiTheme="majorBidi" w:hAnsiTheme="majorBidi" w:cstheme="majorBidi"/>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42649EF6" w14:textId="6BABEC04" w:rsidR="008D0227" w:rsidRPr="00873D46" w:rsidRDefault="008D0227" w:rsidP="008D022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330C33"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667C949" w14:textId="3D8A403A"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Số giường trong phòng</w:t>
            </w:r>
          </w:p>
        </w:tc>
      </w:tr>
      <w:tr w:rsidR="008D0227" w:rsidRPr="00873D46" w14:paraId="16D0C879"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B27352" w14:textId="7BCEC4C3" w:rsidR="008D0227" w:rsidRPr="00873D46" w:rsidRDefault="008D0227" w:rsidP="008D0227">
            <w:pPr>
              <w:pStyle w:val="NormalWeb"/>
              <w:spacing w:before="0" w:beforeAutospacing="0" w:after="0" w:afterAutospacing="0"/>
              <w:rPr>
                <w:rFonts w:asciiTheme="majorBidi" w:hAnsiTheme="majorBidi" w:cstheme="majorBidi"/>
                <w:kern w:val="24"/>
                <w:sz w:val="22"/>
                <w:szCs w:val="22"/>
              </w:rPr>
            </w:pPr>
            <w:r w:rsidRPr="00873D46">
              <w:rPr>
                <w:rFonts w:asciiTheme="majorBidi" w:hAnsiTheme="majorBidi" w:cstheme="majorBidi"/>
              </w:rPr>
              <w:t>3</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FF0347" w14:textId="465F68EC" w:rsidR="008D0227" w:rsidRPr="00873D46" w:rsidRDefault="008D0227" w:rsidP="008D0227">
            <w:pPr>
              <w:pStyle w:val="NormalWeb"/>
              <w:spacing w:before="0" w:beforeAutospacing="0" w:after="0" w:afterAutospacing="0"/>
              <w:rPr>
                <w:rFonts w:asciiTheme="majorBidi" w:hAnsiTheme="majorBidi" w:cstheme="majorBidi"/>
                <w:kern w:val="24"/>
                <w:sz w:val="22"/>
                <w:szCs w:val="22"/>
              </w:rPr>
            </w:pPr>
            <w:r w:rsidRPr="00873D46">
              <w:rPr>
                <w:rFonts w:asciiTheme="majorBidi" w:hAnsiTheme="majorBidi" w:cstheme="majorBidi"/>
              </w:rPr>
              <w:t>LoaiPhong</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2DA99E" w14:textId="69CF3728" w:rsidR="008D0227" w:rsidRPr="00873D46" w:rsidRDefault="51BBC547" w:rsidP="008D0227">
            <w:pPr>
              <w:rPr>
                <w:rFonts w:asciiTheme="majorBidi" w:hAnsiTheme="majorBidi" w:cstheme="majorBidi"/>
              </w:rPr>
            </w:pPr>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D0B863" w14:textId="6B568986" w:rsidR="008D0227" w:rsidRPr="00873D46" w:rsidRDefault="008D0227" w:rsidP="008D0227">
            <w:pPr>
              <w:rPr>
                <w:rFonts w:asciiTheme="majorBidi" w:hAnsiTheme="majorBidi" w:cstheme="majorBidi"/>
              </w:rPr>
            </w:pPr>
            <w:r w:rsidRPr="00873D46">
              <w:rPr>
                <w:rFonts w:asciiTheme="majorBidi" w:hAnsiTheme="majorBidi" w:cstheme="majorBidi"/>
              </w:rPr>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3E8B54" w14:textId="71E6B9A9" w:rsidR="008D0227" w:rsidRPr="00873D46" w:rsidRDefault="008D0227" w:rsidP="008D0227">
            <w:pPr>
              <w:rPr>
                <w:rFonts w:asciiTheme="majorBidi" w:hAnsiTheme="majorBidi" w:cstheme="majorBidi"/>
                <w:b/>
                <w:kern w:val="24"/>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73EC6F" w14:textId="77777777" w:rsidR="008D0227" w:rsidRPr="00873D46" w:rsidRDefault="008D0227" w:rsidP="008D022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22CC7"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7BC8896" w14:textId="3B6D7C76"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Loại phòng</w:t>
            </w:r>
          </w:p>
        </w:tc>
      </w:tr>
      <w:tr w:rsidR="008D0227" w:rsidRPr="00873D46" w14:paraId="1D42D801"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39DA75" w14:textId="724C7C47" w:rsidR="008D0227" w:rsidRPr="00873D46" w:rsidRDefault="008D0227" w:rsidP="008D0227">
            <w:pPr>
              <w:pStyle w:val="NormalWeb"/>
              <w:spacing w:before="0" w:beforeAutospacing="0" w:after="0" w:afterAutospacing="0"/>
              <w:rPr>
                <w:rFonts w:asciiTheme="majorBidi" w:hAnsiTheme="majorBidi" w:cstheme="majorBidi"/>
                <w:kern w:val="24"/>
                <w:sz w:val="22"/>
                <w:szCs w:val="22"/>
              </w:rPr>
            </w:pPr>
            <w:r w:rsidRPr="00873D46">
              <w:rPr>
                <w:rFonts w:asciiTheme="majorBidi" w:hAnsiTheme="majorBidi" w:cstheme="majorBidi"/>
              </w:rPr>
              <w:t>4</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7E8369" w14:textId="7B489F95" w:rsidR="008D0227" w:rsidRPr="00873D46" w:rsidRDefault="008D0227" w:rsidP="008D0227">
            <w:pPr>
              <w:pStyle w:val="NormalWeb"/>
              <w:spacing w:before="0" w:beforeAutospacing="0" w:after="0" w:afterAutospacing="0"/>
              <w:rPr>
                <w:rFonts w:asciiTheme="majorBidi" w:hAnsiTheme="majorBidi" w:cstheme="majorBidi"/>
                <w:kern w:val="24"/>
                <w:sz w:val="22"/>
                <w:szCs w:val="22"/>
              </w:rPr>
            </w:pPr>
            <w:r w:rsidRPr="00873D46">
              <w:rPr>
                <w:rFonts w:asciiTheme="majorBidi" w:hAnsiTheme="majorBidi" w:cstheme="majorBidi"/>
              </w:rPr>
              <w:t>SoTien</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8422DF" w14:textId="0541EF9E" w:rsidR="008D0227" w:rsidRPr="00873D46" w:rsidRDefault="49480594" w:rsidP="008D0227">
            <w:pPr>
              <w:rPr>
                <w:rFonts w:asciiTheme="majorBidi" w:hAnsiTheme="majorBidi" w:cstheme="majorBidi"/>
              </w:rPr>
            </w:pPr>
            <w:r w:rsidRPr="4D6DC9A0">
              <w:rPr>
                <w:rFonts w:asciiTheme="majorBidi" w:hAnsiTheme="majorBidi" w:cstheme="majorBidi"/>
              </w:rPr>
              <w:t>MONEY</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A82AD" w14:textId="77777777" w:rsidR="008D0227" w:rsidRPr="00873D46" w:rsidRDefault="008D0227" w:rsidP="008D022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B4137F" w14:textId="3FDA691C" w:rsidR="008D0227" w:rsidRPr="00873D46" w:rsidRDefault="008D0227" w:rsidP="008D0227">
            <w:pPr>
              <w:rPr>
                <w:rFonts w:asciiTheme="majorBidi" w:hAnsiTheme="majorBidi" w:cstheme="majorBidi"/>
                <w:b/>
                <w:kern w:val="24"/>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5CB125" w14:textId="77777777" w:rsidR="008D0227" w:rsidRPr="00873D46" w:rsidRDefault="008D0227" w:rsidP="008D022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04D99E"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71D61EE" w14:textId="38FF270C"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Số tiền thuê phòng</w:t>
            </w:r>
          </w:p>
        </w:tc>
      </w:tr>
      <w:tr w:rsidR="4D6DC9A0" w14:paraId="2C07DAC9" w14:textId="77777777" w:rsidTr="4D6DC9A0">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C629EE" w14:textId="19A615A6" w:rsidR="3A2C6BEE" w:rsidRDefault="3A2C6BEE" w:rsidP="4D6DC9A0">
            <w:pPr>
              <w:pStyle w:val="NormalWeb"/>
              <w:rPr>
                <w:rFonts w:asciiTheme="majorBidi" w:hAnsiTheme="majorBidi" w:cstheme="majorBidi"/>
              </w:rPr>
            </w:pPr>
            <w:r w:rsidRPr="4D6DC9A0">
              <w:rPr>
                <w:rFonts w:asciiTheme="majorBidi" w:hAnsiTheme="majorBidi" w:cstheme="majorBidi"/>
              </w:rPr>
              <w:t>5</w:t>
            </w:r>
          </w:p>
        </w:tc>
        <w:tc>
          <w:tcPr>
            <w:tcW w:w="1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DA032B" w14:textId="52530DD0" w:rsidR="26AB7FA7" w:rsidRDefault="26AB7FA7" w:rsidP="4D6DC9A0">
            <w:pPr>
              <w:pStyle w:val="NormalWeb"/>
              <w:rPr>
                <w:rFonts w:asciiTheme="majorBidi" w:hAnsiTheme="majorBidi" w:cstheme="majorBidi"/>
              </w:rPr>
            </w:pPr>
            <w:r w:rsidRPr="4D6DC9A0">
              <w:rPr>
                <w:rFonts w:asciiTheme="majorBidi" w:hAnsiTheme="majorBidi" w:cstheme="majorBidi"/>
              </w:rPr>
              <w:t>SucChua</w:t>
            </w:r>
          </w:p>
        </w:tc>
        <w:tc>
          <w:tcPr>
            <w:tcW w:w="10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B0618A" w14:textId="4BCF7B41" w:rsidR="7CF15499" w:rsidRDefault="7CF15499" w:rsidP="4D6DC9A0">
            <w:pPr>
              <w:rPr>
                <w:rFonts w:asciiTheme="majorBidi" w:hAnsiTheme="majorBidi" w:cstheme="majorBidi"/>
              </w:rPr>
            </w:pPr>
            <w:r w:rsidRPr="4D6DC9A0">
              <w:rPr>
                <w:rFonts w:asciiTheme="majorBidi" w:hAnsiTheme="majorBidi" w:cstheme="majorBidi"/>
              </w:rPr>
              <w:t>INTEGER</w:t>
            </w:r>
          </w:p>
        </w:tc>
        <w:tc>
          <w:tcPr>
            <w:tcW w:w="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EE53C7" w14:textId="6FB6B510" w:rsidR="4D6DC9A0" w:rsidRDefault="4D6DC9A0" w:rsidP="4D6DC9A0">
            <w:pPr>
              <w:rPr>
                <w:rFonts w:asciiTheme="majorBidi" w:hAnsiTheme="majorBidi" w:cstheme="majorBidi"/>
              </w:rPr>
            </w:pPr>
          </w:p>
        </w:tc>
        <w:tc>
          <w:tcPr>
            <w:tcW w:w="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1B7F5A" w14:textId="3D594863" w:rsidR="4D6DC9A0" w:rsidRDefault="009522FC" w:rsidP="4D6DC9A0">
            <w:pPr>
              <w:rPr>
                <w:rFonts w:asciiTheme="majorBidi" w:hAnsiTheme="majorBidi" w:cstheme="majorBidi"/>
              </w:rPr>
            </w:pPr>
            <w:r>
              <w:rPr>
                <w:rFonts w:asciiTheme="majorBidi" w:hAnsiTheme="majorBidi" w:cstheme="majorBidi"/>
              </w:rPr>
              <w:t>Yes</w:t>
            </w:r>
          </w:p>
        </w:tc>
        <w:tc>
          <w:tcPr>
            <w:tcW w:w="17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682510" w14:textId="1CAA4185" w:rsidR="4D6DC9A0" w:rsidRDefault="4D6DC9A0" w:rsidP="4D6DC9A0">
            <w:pPr>
              <w:rPr>
                <w:rFonts w:asciiTheme="majorBidi" w:hAnsiTheme="majorBidi" w:cstheme="majorBidi"/>
              </w:rPr>
            </w:pPr>
          </w:p>
        </w:tc>
        <w:tc>
          <w:tcPr>
            <w:tcW w:w="6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24FD39" w14:textId="0CB15E1A" w:rsidR="4D6DC9A0" w:rsidRDefault="4D6DC9A0" w:rsidP="4D6DC9A0">
            <w:pPr>
              <w:pStyle w:val="NormalWeb"/>
              <w:rPr>
                <w:rFonts w:asciiTheme="majorBidi" w:hAnsiTheme="majorBidi" w:cstheme="majorBidi"/>
                <w:sz w:val="22"/>
                <w:szCs w:val="22"/>
              </w:rPr>
            </w:pPr>
          </w:p>
        </w:tc>
        <w:tc>
          <w:tcPr>
            <w:tcW w:w="13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D386388" w14:textId="1E994DDD" w:rsidR="4D6DC9A0" w:rsidRDefault="009522FC" w:rsidP="4D6DC9A0">
            <w:pPr>
              <w:pStyle w:val="NormalWeb"/>
              <w:rPr>
                <w:rFonts w:asciiTheme="majorBidi" w:hAnsiTheme="majorBidi" w:cstheme="majorBidi"/>
              </w:rPr>
            </w:pPr>
            <w:r>
              <w:rPr>
                <w:rFonts w:asciiTheme="majorBidi" w:hAnsiTheme="majorBidi" w:cstheme="majorBidi"/>
              </w:rPr>
              <w:t>Số người tối đa</w:t>
            </w:r>
            <w:r w:rsidR="005324BE">
              <w:rPr>
                <w:rFonts w:asciiTheme="majorBidi" w:hAnsiTheme="majorBidi" w:cstheme="majorBidi"/>
              </w:rPr>
              <w:t xml:space="preserve"> </w:t>
            </w:r>
          </w:p>
        </w:tc>
      </w:tr>
      <w:tr w:rsidR="008D0227" w:rsidRPr="00873D46" w14:paraId="6A3E67FF"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603317" w14:textId="37C70A78" w:rsidR="008D0227" w:rsidRPr="00873D46" w:rsidRDefault="3A2C6BEE" w:rsidP="008D0227">
            <w:pPr>
              <w:pStyle w:val="NormalWeb"/>
              <w:spacing w:before="0" w:beforeAutospacing="0" w:after="0" w:afterAutospacing="0"/>
              <w:rPr>
                <w:rFonts w:asciiTheme="majorBidi" w:hAnsiTheme="majorBidi" w:cstheme="majorBidi"/>
              </w:rPr>
            </w:pPr>
            <w:r w:rsidRPr="4D6DC9A0">
              <w:rPr>
                <w:rFonts w:asciiTheme="majorBidi" w:hAnsiTheme="majorBidi" w:cstheme="majorBidi"/>
              </w:rPr>
              <w:t>6</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94F5E2" w14:textId="1DDFB49F" w:rsidR="008D0227" w:rsidRPr="00873D46" w:rsidRDefault="008D0227" w:rsidP="008D0227">
            <w:pPr>
              <w:pStyle w:val="NormalWeb"/>
              <w:spacing w:before="0" w:beforeAutospacing="0" w:after="0" w:afterAutospacing="0"/>
              <w:rPr>
                <w:rFonts w:asciiTheme="majorBidi" w:hAnsiTheme="majorBidi" w:cstheme="majorBidi"/>
              </w:rPr>
            </w:pPr>
            <w:r w:rsidRPr="00873D46">
              <w:rPr>
                <w:rFonts w:asciiTheme="majorBidi" w:hAnsiTheme="majorBidi" w:cstheme="majorBidi"/>
              </w:rPr>
              <w:t>TrangThaiPhong</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DAF6" w14:textId="2D71910F" w:rsidR="008D0227" w:rsidRPr="00873D46" w:rsidRDefault="7107B308" w:rsidP="008D0227">
            <w:pPr>
              <w:rPr>
                <w:rFonts w:asciiTheme="majorBidi" w:hAnsiTheme="majorBidi" w:cstheme="majorBidi"/>
              </w:rPr>
            </w:pPr>
            <w:r w:rsidRPr="4D6DC9A0">
              <w:rPr>
                <w:rFonts w:asciiTheme="majorBidi" w:hAnsiTheme="majorBidi" w:cstheme="majorBidi"/>
              </w:rPr>
              <w:t>BIT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41CC81" w14:textId="77777777" w:rsidR="008D0227" w:rsidRPr="00873D46" w:rsidRDefault="008D0227" w:rsidP="008D022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4F7974" w14:textId="7CEA7B1C" w:rsidR="008D0227" w:rsidRPr="00873D46" w:rsidRDefault="008D0227" w:rsidP="008D0227">
            <w:pPr>
              <w:rPr>
                <w:rFonts w:asciiTheme="majorBidi" w:hAnsiTheme="majorBidi" w:cstheme="majorBidi"/>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F35C71" w14:textId="77777777" w:rsidR="008D0227" w:rsidRPr="00873D46" w:rsidRDefault="008D0227" w:rsidP="008D022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E13EB"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CBF1968" w14:textId="77777777" w:rsidR="008D0227" w:rsidRPr="00873D46" w:rsidRDefault="008D0227" w:rsidP="008D0227">
            <w:pPr>
              <w:pStyle w:val="NormalWeb"/>
              <w:spacing w:before="0" w:beforeAutospacing="0" w:after="0" w:afterAutospacing="0"/>
              <w:rPr>
                <w:rFonts w:asciiTheme="majorBidi" w:hAnsiTheme="majorBidi" w:cstheme="majorBidi"/>
              </w:rPr>
            </w:pPr>
          </w:p>
        </w:tc>
      </w:tr>
      <w:tr w:rsidR="008D0227" w:rsidRPr="00873D46" w14:paraId="1F764FCA"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07C559" w14:textId="42CF34F9" w:rsidR="008D0227" w:rsidRPr="00873D46" w:rsidRDefault="18889E74" w:rsidP="008D0227">
            <w:pPr>
              <w:pStyle w:val="NormalWeb"/>
              <w:spacing w:before="0" w:beforeAutospacing="0" w:after="0" w:afterAutospacing="0"/>
              <w:rPr>
                <w:rFonts w:asciiTheme="majorBidi" w:hAnsiTheme="majorBidi" w:cstheme="majorBidi"/>
                <w:kern w:val="24"/>
              </w:rPr>
            </w:pPr>
            <w:r w:rsidRPr="4D6DC9A0">
              <w:rPr>
                <w:rFonts w:asciiTheme="majorBidi" w:hAnsiTheme="majorBidi" w:cstheme="majorBidi"/>
                <w:kern w:val="24"/>
              </w:rPr>
              <w:t>7</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2A93B0" w14:textId="64B8DD66" w:rsidR="008D0227" w:rsidRPr="00873D46" w:rsidRDefault="0096150A" w:rsidP="008D0227">
            <w:pPr>
              <w:pStyle w:val="NormalWeb"/>
              <w:spacing w:before="0" w:beforeAutospacing="0" w:after="0" w:afterAutospacing="0"/>
              <w:rPr>
                <w:rFonts w:asciiTheme="majorBidi" w:hAnsiTheme="majorBidi" w:cstheme="majorBidi"/>
                <w:kern w:val="24"/>
                <w:sz w:val="22"/>
                <w:szCs w:val="22"/>
              </w:rPr>
            </w:pPr>
            <w:r>
              <w:rPr>
                <w:rFonts w:asciiTheme="majorBidi" w:hAnsiTheme="majorBidi" w:cstheme="majorBidi"/>
              </w:rPr>
              <w:t>Im</w:t>
            </w:r>
            <w:r w:rsidR="0001111D">
              <w:rPr>
                <w:rFonts w:asciiTheme="majorBidi" w:hAnsiTheme="majorBidi" w:cstheme="majorBidi"/>
              </w:rPr>
              <w:t>gUrl</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70B529" w14:textId="435B95D9" w:rsidR="008D0227" w:rsidRPr="00873D46" w:rsidRDefault="00B32403" w:rsidP="008D0227">
            <w:pPr>
              <w:rPr>
                <w:rFonts w:asciiTheme="majorBidi" w:hAnsiTheme="majorBidi" w:cstheme="majorBidi"/>
              </w:rPr>
            </w:pPr>
            <w:r>
              <w:rPr>
                <w:rFonts w:asciiTheme="majorBidi" w:hAnsiTheme="majorBidi" w:cstheme="majorBidi"/>
              </w:rPr>
              <w:t>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E2A0C9" w14:textId="77777777" w:rsidR="008D0227" w:rsidRPr="00873D46" w:rsidRDefault="008D0227" w:rsidP="008D022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3F3661" w14:textId="4DB3A312" w:rsidR="008D0227" w:rsidRPr="00873D46" w:rsidRDefault="008D0227" w:rsidP="008D0227">
            <w:pPr>
              <w:rPr>
                <w:rFonts w:asciiTheme="majorBidi" w:hAnsiTheme="majorBidi" w:cstheme="majorBidi"/>
                <w:b/>
                <w:kern w:val="24"/>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160EB6" w14:textId="61A41979" w:rsidR="008D0227" w:rsidRPr="00873D46" w:rsidRDefault="008D0227" w:rsidP="008D022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3F5679"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3E5518C" w14:textId="55C5E3B8" w:rsidR="008D0227" w:rsidRPr="00EE6407" w:rsidRDefault="00EE6407" w:rsidP="008D0227">
            <w:pPr>
              <w:pStyle w:val="NormalWeb"/>
              <w:spacing w:before="0" w:beforeAutospacing="0" w:after="0" w:afterAutospacing="0"/>
              <w:rPr>
                <w:rFonts w:asciiTheme="majorBidi" w:hAnsiTheme="majorBidi" w:cstheme="majorBidi"/>
              </w:rPr>
            </w:pPr>
            <w:r>
              <w:rPr>
                <w:rFonts w:asciiTheme="majorBidi" w:hAnsiTheme="majorBidi" w:cstheme="majorBidi"/>
              </w:rPr>
              <w:t>Url hình ảnh</w:t>
            </w:r>
          </w:p>
        </w:tc>
      </w:tr>
      <w:tr w:rsidR="008D0227" w:rsidRPr="00873D46" w14:paraId="66CB3567"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953183" w14:textId="5E4A86DD" w:rsidR="008D0227" w:rsidRPr="00873D46" w:rsidRDefault="293299E4" w:rsidP="008D0227">
            <w:pPr>
              <w:pStyle w:val="NormalWeb"/>
              <w:spacing w:before="0" w:beforeAutospacing="0" w:after="0" w:afterAutospacing="0"/>
              <w:rPr>
                <w:rFonts w:asciiTheme="majorBidi" w:hAnsiTheme="majorBidi" w:cstheme="majorBidi"/>
                <w:kern w:val="24"/>
              </w:rPr>
            </w:pPr>
            <w:r w:rsidRPr="4D6DC9A0">
              <w:rPr>
                <w:rFonts w:asciiTheme="majorBidi" w:hAnsiTheme="majorBidi" w:cstheme="majorBidi"/>
                <w:kern w:val="24"/>
              </w:rPr>
              <w:t>8</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995CCF" w14:textId="0562BD77" w:rsidR="008D0227" w:rsidRPr="00873D46" w:rsidRDefault="008D0227" w:rsidP="008D0227">
            <w:pPr>
              <w:pStyle w:val="NormalWeb"/>
              <w:spacing w:before="0" w:beforeAutospacing="0" w:after="0" w:afterAutospacing="0"/>
              <w:rPr>
                <w:rFonts w:asciiTheme="majorBidi" w:hAnsiTheme="majorBidi" w:cstheme="majorBidi"/>
                <w:kern w:val="24"/>
                <w:sz w:val="22"/>
                <w:szCs w:val="22"/>
              </w:rPr>
            </w:pPr>
            <w:r w:rsidRPr="00873D46">
              <w:rPr>
                <w:rFonts w:asciiTheme="majorBidi" w:hAnsiTheme="majorBidi" w:cstheme="majorBidi"/>
              </w:rPr>
              <w:t>MaKS</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8A5275" w14:textId="195C434B" w:rsidR="008D0227" w:rsidRPr="00873D46" w:rsidRDefault="3873F911" w:rsidP="008D0227">
            <w:pPr>
              <w:rPr>
                <w:rFonts w:asciiTheme="majorBidi" w:hAnsiTheme="majorBidi" w:cstheme="majorBidi"/>
              </w:rPr>
            </w:pPr>
            <w:r w:rsidRPr="4D6DC9A0">
              <w:rPr>
                <w:rFonts w:asciiTheme="majorBidi" w:hAnsiTheme="majorBidi" w:cstheme="majorBidi"/>
              </w:rPr>
              <w:t>BIT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8A2380" w14:textId="77777777" w:rsidR="008D0227" w:rsidRPr="00873D46" w:rsidRDefault="008D0227" w:rsidP="008D022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480CCE6" w14:textId="21E8EE22" w:rsidR="008D0227" w:rsidRPr="00873D46" w:rsidRDefault="008D0227" w:rsidP="008D0227">
            <w:pPr>
              <w:rPr>
                <w:rFonts w:asciiTheme="majorBidi" w:hAnsiTheme="majorBidi" w:cstheme="majorBidi"/>
                <w:b/>
                <w:kern w:val="24"/>
              </w:rPr>
            </w:pPr>
            <w:r w:rsidRPr="00873D46">
              <w:rPr>
                <w:rFonts w:asciiTheme="majorBidi" w:hAnsiTheme="majorBidi" w:cstheme="majorBidi"/>
              </w:rPr>
              <w:t>Yes</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4186DF" w14:textId="00045337" w:rsidR="008D0227" w:rsidRPr="00873D46" w:rsidRDefault="008D0227" w:rsidP="008D0227">
            <w:pPr>
              <w:rPr>
                <w:rFonts w:asciiTheme="majorBidi" w:hAnsiTheme="majorBidi" w:cstheme="majorBidi"/>
              </w:rPr>
            </w:pPr>
            <w:r w:rsidRPr="00873D46">
              <w:rPr>
                <w:rFonts w:asciiTheme="majorBidi" w:hAnsiTheme="majorBidi" w:cstheme="majorBidi"/>
              </w:rPr>
              <w:t>FK</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DFE178" w14:textId="77777777" w:rsidR="008D0227" w:rsidRPr="00873D46" w:rsidRDefault="008D0227"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D984DF" w14:textId="40F915AF" w:rsidR="008D0227" w:rsidRPr="00873D46" w:rsidRDefault="008D0227" w:rsidP="008D0227">
            <w:pPr>
              <w:pStyle w:val="NormalWeb"/>
              <w:spacing w:before="0" w:beforeAutospacing="0" w:after="0" w:afterAutospacing="0"/>
              <w:rPr>
                <w:rFonts w:asciiTheme="majorBidi" w:hAnsiTheme="majorBidi" w:cstheme="majorBidi"/>
                <w:sz w:val="22"/>
                <w:szCs w:val="22"/>
              </w:rPr>
            </w:pPr>
            <w:r w:rsidRPr="00873D46">
              <w:rPr>
                <w:rFonts w:asciiTheme="majorBidi" w:hAnsiTheme="majorBidi" w:cstheme="majorBidi"/>
              </w:rPr>
              <w:t>Mã khách sạn</w:t>
            </w:r>
          </w:p>
        </w:tc>
      </w:tr>
      <w:tr w:rsidR="003F69ED" w:rsidRPr="00873D46" w14:paraId="7A996C16" w14:textId="77777777" w:rsidTr="4D6DC9A0">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38163B" w14:textId="6AD47EFA" w:rsidR="003F69ED" w:rsidRPr="00873D46" w:rsidRDefault="1D80109E" w:rsidP="008D0227">
            <w:pPr>
              <w:pStyle w:val="NormalWeb"/>
              <w:spacing w:before="0" w:beforeAutospacing="0" w:after="0" w:afterAutospacing="0"/>
              <w:rPr>
                <w:rFonts w:asciiTheme="majorBidi" w:hAnsiTheme="majorBidi" w:cstheme="majorBidi"/>
                <w:kern w:val="24"/>
              </w:rPr>
            </w:pPr>
            <w:r w:rsidRPr="4D6DC9A0">
              <w:rPr>
                <w:rFonts w:asciiTheme="majorBidi" w:hAnsiTheme="majorBidi" w:cstheme="majorBidi"/>
                <w:kern w:val="24"/>
              </w:rPr>
              <w:t>9</w:t>
            </w:r>
          </w:p>
        </w:tc>
        <w:tc>
          <w:tcPr>
            <w:tcW w:w="106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B9B2DE" w14:textId="6D71D633" w:rsidR="003F69ED" w:rsidRPr="00873D46" w:rsidRDefault="003F69ED" w:rsidP="008D0227">
            <w:pPr>
              <w:pStyle w:val="NormalWeb"/>
              <w:spacing w:before="0" w:beforeAutospacing="0" w:after="0" w:afterAutospacing="0"/>
              <w:rPr>
                <w:rFonts w:asciiTheme="majorBidi" w:hAnsiTheme="majorBidi" w:cstheme="majorBidi"/>
              </w:rPr>
            </w:pPr>
            <w:r>
              <w:rPr>
                <w:rFonts w:asciiTheme="majorBidi" w:hAnsiTheme="majorBidi" w:cstheme="majorBidi"/>
              </w:rPr>
              <w:t>DoanhThu</w:t>
            </w:r>
          </w:p>
        </w:tc>
        <w:tc>
          <w:tcPr>
            <w:tcW w:w="59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0FE75C" w14:textId="14E48DD2" w:rsidR="003F69ED" w:rsidRPr="00873D46" w:rsidRDefault="73E3CA47" w:rsidP="008D0227">
            <w:pPr>
              <w:rPr>
                <w:rFonts w:asciiTheme="majorBidi" w:hAnsiTheme="majorBidi" w:cstheme="majorBidi"/>
              </w:rPr>
            </w:pPr>
            <w:r w:rsidRPr="4D6DC9A0">
              <w:rPr>
                <w:rFonts w:asciiTheme="majorBidi" w:hAnsiTheme="majorBidi" w:cstheme="majorBidi"/>
              </w:rPr>
              <w:t>BIT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2B7FCD" w14:textId="77777777" w:rsidR="003F69ED" w:rsidRPr="00873D46" w:rsidRDefault="003F69ED" w:rsidP="008D022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D2AAF9" w14:textId="4FAA1918" w:rsidR="003F69ED" w:rsidRPr="00873D46" w:rsidRDefault="003F69ED" w:rsidP="008D0227">
            <w:pPr>
              <w:rPr>
                <w:rFonts w:asciiTheme="majorBidi" w:hAnsiTheme="majorBidi" w:cstheme="majorBidi"/>
              </w:rPr>
            </w:pPr>
            <w:r>
              <w:rPr>
                <w:rFonts w:asciiTheme="majorBidi" w:hAnsiTheme="majorBidi" w:cstheme="majorBidi"/>
              </w:rPr>
              <w:t>no</w:t>
            </w:r>
          </w:p>
        </w:tc>
        <w:tc>
          <w:tcPr>
            <w:tcW w:w="99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F5E195" w14:textId="77777777" w:rsidR="003F69ED" w:rsidRPr="00873D46" w:rsidRDefault="003F69ED" w:rsidP="008D022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DBE3C6" w14:textId="77777777" w:rsidR="003F69ED" w:rsidRPr="00873D46" w:rsidRDefault="003F69ED" w:rsidP="008D0227">
            <w:pPr>
              <w:pStyle w:val="NormalWeb"/>
              <w:spacing w:before="0" w:beforeAutospacing="0" w:after="0" w:afterAutospacing="0"/>
              <w:rPr>
                <w:rFonts w:asciiTheme="majorBidi" w:hAnsiTheme="majorBidi" w:cstheme="majorBidi"/>
                <w:sz w:val="22"/>
                <w:szCs w:val="22"/>
              </w:rPr>
            </w:pPr>
          </w:p>
        </w:tc>
        <w:tc>
          <w:tcPr>
            <w:tcW w:w="7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9BE0A2F" w14:textId="69F48FD3" w:rsidR="003F69ED" w:rsidRPr="00873D46" w:rsidRDefault="003F69ED" w:rsidP="008D0227">
            <w:pPr>
              <w:pStyle w:val="NormalWeb"/>
              <w:spacing w:before="0" w:beforeAutospacing="0" w:after="0" w:afterAutospacing="0"/>
              <w:rPr>
                <w:rFonts w:asciiTheme="majorBidi" w:hAnsiTheme="majorBidi" w:cstheme="majorBidi"/>
              </w:rPr>
            </w:pPr>
            <w:r>
              <w:rPr>
                <w:rFonts w:asciiTheme="majorBidi" w:hAnsiTheme="majorBidi" w:cstheme="majorBidi"/>
              </w:rPr>
              <w:t>Doanh thu phòng</w:t>
            </w:r>
          </w:p>
        </w:tc>
      </w:tr>
    </w:tbl>
    <w:p w14:paraId="3502179C" w14:textId="77777777" w:rsidR="00A365F7" w:rsidRDefault="00A365F7" w:rsidP="00A365F7"/>
    <w:p w14:paraId="7D0B5D2B" w14:textId="4D4662A2" w:rsidR="00A365F7" w:rsidRPr="002C3B1F" w:rsidRDefault="00A365F7" w:rsidP="00A365F7">
      <w:pPr>
        <w:pStyle w:val="Heading3"/>
        <w:numPr>
          <w:ilvl w:val="0"/>
          <w:numId w:val="0"/>
        </w:numPr>
        <w:ind w:left="810"/>
      </w:pPr>
      <w:bookmarkStart w:id="128" w:name="_Toc173188527"/>
      <w:r>
        <w:lastRenderedPageBreak/>
        <w:t>3.2.</w:t>
      </w:r>
      <w:r w:rsidR="00D11C14">
        <w:t>3</w:t>
      </w:r>
      <w:r>
        <w:t xml:space="preserve"> </w:t>
      </w:r>
      <w:r w:rsidRPr="002C3B1F">
        <w:t>Bản</w:t>
      </w:r>
      <w:r>
        <w:t>g Khach</w:t>
      </w:r>
      <w:r w:rsidR="00767F45">
        <w:t>San</w:t>
      </w:r>
      <w:bookmarkEnd w:id="128"/>
    </w:p>
    <w:tbl>
      <w:tblPr>
        <w:tblW w:w="5000" w:type="pct"/>
        <w:tblCellMar>
          <w:left w:w="0" w:type="dxa"/>
          <w:right w:w="0" w:type="dxa"/>
        </w:tblCellMar>
        <w:tblLook w:val="0420" w:firstRow="1" w:lastRow="0" w:firstColumn="0" w:lastColumn="0" w:noHBand="0" w:noVBand="1"/>
      </w:tblPr>
      <w:tblGrid>
        <w:gridCol w:w="582"/>
        <w:gridCol w:w="2008"/>
        <w:gridCol w:w="1523"/>
        <w:gridCol w:w="728"/>
        <w:gridCol w:w="900"/>
        <w:gridCol w:w="1547"/>
        <w:gridCol w:w="631"/>
        <w:gridCol w:w="1088"/>
      </w:tblGrid>
      <w:tr w:rsidR="00A365F7" w:rsidRPr="002C3B1F" w14:paraId="15E90499" w14:textId="77777777" w:rsidTr="763FAD7B">
        <w:trPr>
          <w:trHeight w:val="584"/>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80243AA"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TT</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9EAB323"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Tên thuộc tính (Field name)</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BE73283"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Kiểu dữ liệu</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F899B89"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Độ rộng</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D20CFB4"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Not NULL</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ECD0CD3"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Ràng buộc / Miền giá trị</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B71CBBA" w14:textId="77777777" w:rsidR="00A365F7" w:rsidRPr="002C3B1F" w:rsidRDefault="00A365F7" w:rsidP="00605786">
            <w:pPr>
              <w:spacing w:line="240" w:lineRule="auto"/>
              <w:rPr>
                <w:rFonts w:ascii="Times New Roman" w:eastAsia="Times New Roman" w:hAnsi="Times New Roman" w:cs="Times New Roman"/>
              </w:rPr>
            </w:pPr>
            <w:r w:rsidRPr="002C3B1F">
              <w:rPr>
                <w:rFonts w:ascii="Times New Roman" w:eastAsia="Times New Roman" w:hAnsi="Times New Roman" w:cs="Times New Roman"/>
                <w:b/>
                <w:color w:val="000000" w:themeColor="text1"/>
                <w:kern w:val="24"/>
              </w:rPr>
              <w:t>Mã hóa</w:t>
            </w: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7A16694" w14:textId="77777777" w:rsidR="00A365F7" w:rsidRPr="002C3B1F" w:rsidRDefault="00A365F7" w:rsidP="00605786">
            <w:pPr>
              <w:spacing w:line="240" w:lineRule="auto"/>
              <w:rPr>
                <w:rFonts w:ascii="Times New Roman" w:eastAsia="Times New Roman" w:hAnsi="Times New Roman" w:cs="Times New Roman"/>
                <w:b/>
                <w:color w:val="000000" w:themeColor="text1"/>
                <w:kern w:val="24"/>
              </w:rPr>
            </w:pPr>
            <w:r w:rsidRPr="002C3B1F">
              <w:rPr>
                <w:rFonts w:ascii="Times New Roman" w:eastAsia="Times New Roman" w:hAnsi="Times New Roman" w:cs="Times New Roman"/>
                <w:b/>
                <w:color w:val="000000" w:themeColor="text1"/>
                <w:kern w:val="24"/>
              </w:rPr>
              <w:t>Diễn giải</w:t>
            </w:r>
          </w:p>
        </w:tc>
      </w:tr>
      <w:tr w:rsidR="00B90E72" w:rsidRPr="002C3B1F" w14:paraId="5EFB5ACC"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7622A57" w14:textId="5E707FDD" w:rsidR="00B90E72" w:rsidRPr="002C3B1F" w:rsidRDefault="00B90E72" w:rsidP="00B90E72">
            <w:pPr>
              <w:pStyle w:val="NormalWeb"/>
              <w:spacing w:before="0" w:beforeAutospacing="0" w:after="0" w:afterAutospacing="0"/>
              <w:rPr>
                <w:sz w:val="22"/>
                <w:szCs w:val="22"/>
              </w:rPr>
            </w:pPr>
            <w:r w:rsidRPr="00D33199">
              <w:t>1</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BFF0D64" w14:textId="444C398B" w:rsidR="00B90E72" w:rsidRPr="002C3B1F" w:rsidRDefault="00B90E72" w:rsidP="00B90E72">
            <w:pPr>
              <w:pStyle w:val="NormalWeb"/>
              <w:spacing w:before="0" w:beforeAutospacing="0" w:after="0" w:afterAutospacing="0"/>
              <w:rPr>
                <w:sz w:val="22"/>
                <w:szCs w:val="22"/>
              </w:rPr>
            </w:pPr>
            <w:r w:rsidRPr="00D33199">
              <w:t>MaKS</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2B1A19B" w14:textId="2CC53BAD" w:rsidR="00B90E72" w:rsidRPr="002C3B1F" w:rsidRDefault="373FA055" w:rsidP="00B90E72">
            <w:pPr>
              <w:pStyle w:val="NormalWeb"/>
              <w:spacing w:before="0" w:beforeAutospacing="0" w:after="0" w:afterAutospacing="0"/>
            </w:pPr>
            <w:r>
              <w:t>I</w:t>
            </w:r>
            <w:r w:rsidR="42A9AA7C">
              <w:t>NT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391568D" w14:textId="02345055" w:rsidR="00B90E72" w:rsidRPr="002C3B1F" w:rsidRDefault="00B90E72" w:rsidP="00B90E72">
            <w:pPr>
              <w:pStyle w:val="NormalWeb"/>
              <w:spacing w:before="0" w:beforeAutospacing="0" w:after="0" w:afterAutospacing="0"/>
              <w:rPr>
                <w:sz w:val="22"/>
                <w:szCs w:val="22"/>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9B2559D" w14:textId="42B684C5" w:rsidR="00B90E72" w:rsidRPr="002C3B1F" w:rsidRDefault="00B90E72" w:rsidP="00B90E72">
            <w:pPr>
              <w:pStyle w:val="NormalWeb"/>
              <w:spacing w:before="0" w:beforeAutospacing="0" w:after="0" w:afterAutospacing="0"/>
              <w:rPr>
                <w:sz w:val="22"/>
                <w:szCs w:val="22"/>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8539433" w14:textId="77777777" w:rsidR="00CA766E" w:rsidRDefault="00B90E72" w:rsidP="00CA766E">
            <w:pPr>
              <w:pStyle w:val="NormalWeb"/>
              <w:spacing w:before="0" w:beforeAutospacing="0" w:after="0" w:afterAutospacing="0"/>
            </w:pPr>
            <w:r w:rsidRPr="00D33199">
              <w:t>PK</w:t>
            </w:r>
            <w:r w:rsidR="00CA766E">
              <w:t>,</w:t>
            </w:r>
          </w:p>
          <w:p w14:paraId="398B324A" w14:textId="696949C8" w:rsidR="00B90E72" w:rsidRPr="002C3B1F" w:rsidRDefault="00CA766E" w:rsidP="00B90E72">
            <w:pPr>
              <w:pStyle w:val="NormalWeb"/>
              <w:spacing w:before="0" w:beforeAutospacing="0" w:after="0" w:afterAutospacing="0"/>
              <w:rPr>
                <w:sz w:val="22"/>
                <w:szCs w:val="22"/>
              </w:rPr>
            </w:pPr>
            <w:r>
              <w:t>Identity(1,1)</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C151AF3"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B79C7E" w14:textId="1AE460BF" w:rsidR="00B90E72" w:rsidRPr="002C3B1F" w:rsidRDefault="00B90E72" w:rsidP="00B90E72">
            <w:pPr>
              <w:pStyle w:val="NormalWeb"/>
              <w:spacing w:before="0" w:beforeAutospacing="0" w:after="0" w:afterAutospacing="0"/>
              <w:rPr>
                <w:sz w:val="22"/>
                <w:szCs w:val="22"/>
              </w:rPr>
            </w:pPr>
            <w:r w:rsidRPr="00D33199">
              <w:t>Mã khách sạn</w:t>
            </w:r>
          </w:p>
        </w:tc>
      </w:tr>
      <w:tr w:rsidR="00B90E72" w:rsidRPr="002C3B1F" w14:paraId="753EEF38"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BD739D2" w14:textId="75F61E26" w:rsidR="00B90E72" w:rsidRPr="002C3B1F" w:rsidRDefault="00B90E72" w:rsidP="00B90E72">
            <w:pPr>
              <w:pStyle w:val="NormalWeb"/>
              <w:spacing w:before="0" w:beforeAutospacing="0" w:after="0" w:afterAutospacing="0"/>
              <w:rPr>
                <w:sz w:val="22"/>
                <w:szCs w:val="22"/>
              </w:rPr>
            </w:pPr>
            <w:r w:rsidRPr="00D33199">
              <w:t>2</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3AD214D7" w14:textId="6B093D82" w:rsidR="00B90E72" w:rsidRPr="002C3B1F" w:rsidRDefault="00B90E72" w:rsidP="00B90E72">
            <w:pPr>
              <w:pStyle w:val="NormalWeb"/>
              <w:spacing w:before="0" w:beforeAutospacing="0" w:after="0" w:afterAutospacing="0"/>
              <w:rPr>
                <w:sz w:val="22"/>
                <w:szCs w:val="22"/>
              </w:rPr>
            </w:pPr>
            <w:r w:rsidRPr="00D33199">
              <w:t>DiaChi</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8765725" w14:textId="1708B084" w:rsidR="00B90E72" w:rsidRPr="002C3B1F" w:rsidRDefault="447A19DC" w:rsidP="00B90E72">
            <w:pPr>
              <w:rPr>
                <w:rFonts w:asciiTheme="majorBidi" w:hAnsiTheme="majorBidi" w:cstheme="majorBidi"/>
              </w:rPr>
            </w:pPr>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EF9F484" w14:textId="0A133ACD" w:rsidR="00B90E72" w:rsidRPr="002C3B1F" w:rsidRDefault="00B90E72" w:rsidP="00B90E72">
            <w:pPr>
              <w:rPr>
                <w:rFonts w:ascii="Times New Roman" w:hAnsi="Times New Roman" w:cs="Times New Roman"/>
              </w:rPr>
            </w:pPr>
            <w:r w:rsidRPr="00D33199">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36265022" w14:textId="4D3C5F84" w:rsidR="00B90E72" w:rsidRPr="005318D5" w:rsidRDefault="00B90E72" w:rsidP="00B90E72">
            <w:pPr>
              <w:rPr>
                <w:rFonts w:asciiTheme="majorBidi" w:hAnsiTheme="majorBidi" w:cstheme="majorBidi"/>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6DCFC91" w14:textId="20293714" w:rsidR="00B90E72" w:rsidRPr="002C3B1F"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24D2D"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CE76CA0" w14:textId="6832B1DC" w:rsidR="00B90E72" w:rsidRPr="002C3B1F" w:rsidRDefault="00B90E72" w:rsidP="00B90E72">
            <w:pPr>
              <w:pStyle w:val="NormalWeb"/>
              <w:spacing w:before="0" w:beforeAutospacing="0" w:after="0" w:afterAutospacing="0"/>
              <w:rPr>
                <w:sz w:val="22"/>
                <w:szCs w:val="22"/>
              </w:rPr>
            </w:pPr>
            <w:r w:rsidRPr="00D33199">
              <w:t>Địa chỉ khách sạn</w:t>
            </w:r>
          </w:p>
        </w:tc>
      </w:tr>
      <w:tr w:rsidR="00B90E72" w:rsidRPr="002C3B1F" w14:paraId="322405FE"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624312" w14:textId="7BDE3C94" w:rsidR="00B90E72" w:rsidRPr="002C3B1F" w:rsidRDefault="00B90E72" w:rsidP="00B90E72">
            <w:pPr>
              <w:pStyle w:val="NormalWeb"/>
              <w:spacing w:before="0" w:beforeAutospacing="0" w:after="0" w:afterAutospacing="0"/>
              <w:rPr>
                <w:kern w:val="24"/>
                <w:sz w:val="22"/>
                <w:szCs w:val="22"/>
              </w:rPr>
            </w:pPr>
            <w:r w:rsidRPr="00D33199">
              <w:t>3</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B4040D" w14:textId="17C6FD0B" w:rsidR="00B90E72" w:rsidRDefault="00B90E72" w:rsidP="00B90E72">
            <w:pPr>
              <w:pStyle w:val="NormalWeb"/>
              <w:spacing w:before="0" w:beforeAutospacing="0" w:after="0" w:afterAutospacing="0"/>
              <w:rPr>
                <w:kern w:val="24"/>
                <w:sz w:val="22"/>
                <w:szCs w:val="22"/>
              </w:rPr>
            </w:pPr>
            <w:r w:rsidRPr="00D33199">
              <w:t>SoPhong</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0C199A" w14:textId="0258B47B" w:rsidR="00B90E72" w:rsidRDefault="3ACEB2D4" w:rsidP="00B90E72">
            <w:pPr>
              <w:rPr>
                <w:rFonts w:ascii="Times New Roman" w:eastAsia="Times New Roman" w:hAnsi="Times New Roman" w:cs="Times New Roman"/>
              </w:rPr>
            </w:pPr>
            <w:r w:rsidRPr="4D6DC9A0">
              <w:rPr>
                <w:rFonts w:ascii="Times New Roman" w:eastAsia="Times New Roman" w:hAnsi="Times New Roman" w:cs="Times New Roman"/>
              </w:rPr>
              <w:t>INT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3EE93C" w14:textId="77777777" w:rsidR="00B90E72" w:rsidRPr="002C3B1F" w:rsidRDefault="00B90E72" w:rsidP="00B90E72">
            <w:pPr>
              <w:rPr>
                <w:rFonts w:ascii="Times New Roman" w:hAnsi="Times New Roman" w:cs="Times New Roman"/>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8676CB" w14:textId="68E9DE1C"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8814F9"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997C63"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24592F8" w14:textId="6EFAB5C1" w:rsidR="00B90E72" w:rsidRPr="002C3B1F" w:rsidRDefault="00B90E72" w:rsidP="00B90E72">
            <w:pPr>
              <w:pStyle w:val="NormalWeb"/>
              <w:spacing w:before="0" w:beforeAutospacing="0" w:after="0" w:afterAutospacing="0"/>
              <w:rPr>
                <w:sz w:val="22"/>
                <w:szCs w:val="22"/>
              </w:rPr>
            </w:pPr>
            <w:r w:rsidRPr="00D33199">
              <w:t>Số phòng</w:t>
            </w:r>
          </w:p>
        </w:tc>
      </w:tr>
      <w:tr w:rsidR="00B90E72" w:rsidRPr="002C3B1F" w14:paraId="77FA9CD7"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4D727B6" w14:textId="231BA84C" w:rsidR="00B90E72" w:rsidRPr="002C3B1F" w:rsidRDefault="00B90E72" w:rsidP="00B90E72">
            <w:pPr>
              <w:pStyle w:val="NormalWeb"/>
              <w:spacing w:before="0" w:beforeAutospacing="0" w:after="0" w:afterAutospacing="0"/>
              <w:rPr>
                <w:kern w:val="24"/>
                <w:sz w:val="22"/>
                <w:szCs w:val="22"/>
              </w:rPr>
            </w:pPr>
            <w:r w:rsidRPr="00D33199">
              <w:t>4</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D1B1B14" w14:textId="771436C2" w:rsidR="00B90E72" w:rsidRDefault="00B90E72" w:rsidP="00B90E72">
            <w:pPr>
              <w:pStyle w:val="NormalWeb"/>
              <w:spacing w:before="0" w:beforeAutospacing="0" w:after="0" w:afterAutospacing="0"/>
              <w:rPr>
                <w:kern w:val="24"/>
                <w:sz w:val="22"/>
                <w:szCs w:val="22"/>
              </w:rPr>
            </w:pPr>
            <w:r w:rsidRPr="00D33199">
              <w:t>MaSoThue</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EA9D51" w14:textId="7951116C" w:rsidR="00B90E72" w:rsidRDefault="3414DA8C" w:rsidP="00B90E72">
            <w:pPr>
              <w:rPr>
                <w:rFonts w:ascii="Times New Roman" w:eastAsia="Times New Roman" w:hAnsi="Times New Roman" w:cs="Times New Roman"/>
              </w:rPr>
            </w:pPr>
            <w:r w:rsidRPr="763FAD7B">
              <w:rPr>
                <w:rFonts w:ascii="Times New Roman" w:eastAsia="Times New Roman" w:hAnsi="Times New Roman" w:cs="Times New Roman"/>
              </w:rPr>
              <w:t>INTEGER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A1F81A" w14:textId="77777777" w:rsidR="00B90E72" w:rsidRPr="002C3B1F" w:rsidRDefault="00B90E72" w:rsidP="00B90E72">
            <w:pPr>
              <w:rPr>
                <w:rFonts w:ascii="Times New Roman" w:hAnsi="Times New Roman" w:cs="Times New Roman"/>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B7E8D2" w14:textId="6DE8E8BF"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6B7F01"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4247A"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328315D" w14:textId="1B35C6D9" w:rsidR="00B90E72" w:rsidRPr="002C3B1F" w:rsidRDefault="00B90E72" w:rsidP="00B90E72">
            <w:pPr>
              <w:pStyle w:val="NormalWeb"/>
              <w:spacing w:before="0" w:beforeAutospacing="0" w:after="0" w:afterAutospacing="0"/>
              <w:rPr>
                <w:sz w:val="22"/>
                <w:szCs w:val="22"/>
              </w:rPr>
            </w:pPr>
            <w:r w:rsidRPr="00D33199">
              <w:t>Mã số thuế</w:t>
            </w:r>
          </w:p>
        </w:tc>
      </w:tr>
      <w:tr w:rsidR="00B90E72" w:rsidRPr="002C3B1F" w14:paraId="08A3CB4E"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F3A5E5" w14:textId="1674F78E" w:rsidR="00B90E72" w:rsidRPr="002C3B1F" w:rsidRDefault="00E61F87" w:rsidP="00B90E72">
            <w:pPr>
              <w:pStyle w:val="NormalWeb"/>
              <w:spacing w:before="0" w:beforeAutospacing="0" w:after="0" w:afterAutospacing="0"/>
              <w:rPr>
                <w:kern w:val="24"/>
                <w:sz w:val="22"/>
                <w:szCs w:val="22"/>
              </w:rPr>
            </w:pPr>
            <w:r>
              <w:rPr>
                <w:kern w:val="24"/>
              </w:rPr>
              <w:t>5</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303715" w14:textId="69D043C4" w:rsidR="00B90E72" w:rsidRDefault="00B90E72" w:rsidP="00B90E72">
            <w:pPr>
              <w:pStyle w:val="NormalWeb"/>
              <w:spacing w:before="0" w:beforeAutospacing="0" w:after="0" w:afterAutospacing="0"/>
              <w:rPr>
                <w:kern w:val="24"/>
                <w:sz w:val="22"/>
                <w:szCs w:val="22"/>
              </w:rPr>
            </w:pPr>
            <w:r w:rsidRPr="00D33199">
              <w:t>TenDoanhNghiep</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BDE1E5" w14:textId="1A3F19D2" w:rsidR="00B90E72" w:rsidRDefault="424052D9" w:rsidP="00B90E72">
            <w:pPr>
              <w:rPr>
                <w:rFonts w:asciiTheme="majorBidi" w:hAnsiTheme="majorBidi" w:cstheme="majorBidi"/>
              </w:rPr>
            </w:pPr>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8FC9AF" w14:textId="1180600A" w:rsidR="00B90E72" w:rsidRPr="002C3B1F" w:rsidRDefault="00B90E72" w:rsidP="00B90E72">
            <w:pPr>
              <w:rPr>
                <w:rFonts w:ascii="Times New Roman" w:hAnsi="Times New Roman" w:cs="Times New Roman"/>
              </w:rPr>
            </w:pPr>
            <w:r w:rsidRPr="00D33199">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3920F5" w14:textId="04F12C23"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B21D70"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2021A3"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8B73CC9" w14:textId="3336FFA6" w:rsidR="00B90E72" w:rsidRPr="002C3B1F" w:rsidRDefault="00B90E72" w:rsidP="00B90E72">
            <w:pPr>
              <w:pStyle w:val="NormalWeb"/>
              <w:spacing w:before="0" w:beforeAutospacing="0" w:after="0" w:afterAutospacing="0"/>
              <w:rPr>
                <w:sz w:val="22"/>
                <w:szCs w:val="22"/>
              </w:rPr>
            </w:pPr>
            <w:r w:rsidRPr="00D33199">
              <w:t>Tên doanh nghiệp</w:t>
            </w:r>
          </w:p>
        </w:tc>
      </w:tr>
      <w:tr w:rsidR="00B90E72" w:rsidRPr="002C3B1F" w14:paraId="56719B0B"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A01D78" w14:textId="45A6C352" w:rsidR="00B90E72" w:rsidRPr="002C3B1F" w:rsidRDefault="00E61F87" w:rsidP="00B90E72">
            <w:pPr>
              <w:pStyle w:val="NormalWeb"/>
              <w:spacing w:before="0" w:beforeAutospacing="0" w:after="0" w:afterAutospacing="0"/>
              <w:rPr>
                <w:kern w:val="24"/>
                <w:sz w:val="22"/>
                <w:szCs w:val="22"/>
              </w:rPr>
            </w:pPr>
            <w:r>
              <w:rPr>
                <w:kern w:val="24"/>
              </w:rPr>
              <w:t>6</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74B67" w14:textId="23751EE0" w:rsidR="00B90E72" w:rsidRDefault="00B90E72" w:rsidP="00B90E72">
            <w:pPr>
              <w:pStyle w:val="NormalWeb"/>
              <w:spacing w:before="0" w:beforeAutospacing="0" w:after="0" w:afterAutospacing="0"/>
              <w:rPr>
                <w:kern w:val="24"/>
                <w:sz w:val="22"/>
                <w:szCs w:val="22"/>
              </w:rPr>
            </w:pPr>
            <w:r w:rsidRPr="00D33199">
              <w:t>QuocGiaCuTru</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347AD8" w14:textId="2C6CFF7A" w:rsidR="00B90E72" w:rsidRDefault="6C7C2E22" w:rsidP="00B90E72">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5994CD" w14:textId="090680AE" w:rsidR="00B90E72" w:rsidRPr="002C3B1F" w:rsidRDefault="00B90E72" w:rsidP="00B90E72">
            <w:pPr>
              <w:rPr>
                <w:rFonts w:ascii="Times New Roman" w:hAnsi="Times New Roman" w:cs="Times New Roman"/>
              </w:rPr>
            </w:pPr>
            <w:r w:rsidRPr="00D33199">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AE3845" w14:textId="59835991"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DB16098"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D38388"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69C9DA" w14:textId="1F0FFF06" w:rsidR="00B90E72" w:rsidRPr="002C3B1F" w:rsidRDefault="00B90E72" w:rsidP="00B90E72">
            <w:pPr>
              <w:pStyle w:val="NormalWeb"/>
              <w:spacing w:before="0" w:beforeAutospacing="0" w:after="0" w:afterAutospacing="0"/>
              <w:rPr>
                <w:sz w:val="22"/>
                <w:szCs w:val="22"/>
              </w:rPr>
            </w:pPr>
            <w:r w:rsidRPr="00D33199">
              <w:t>Quốc gia cư trú</w:t>
            </w:r>
          </w:p>
        </w:tc>
      </w:tr>
      <w:tr w:rsidR="00B90E72" w:rsidRPr="002C3B1F" w14:paraId="7E6A6DC8"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8DE7FB" w14:textId="7C24C437" w:rsidR="00B90E72" w:rsidRPr="002C3B1F" w:rsidRDefault="00E61F87" w:rsidP="00B90E72">
            <w:pPr>
              <w:pStyle w:val="NormalWeb"/>
              <w:spacing w:before="0" w:beforeAutospacing="0" w:after="0" w:afterAutospacing="0"/>
              <w:rPr>
                <w:kern w:val="24"/>
                <w:sz w:val="22"/>
                <w:szCs w:val="22"/>
              </w:rPr>
            </w:pPr>
            <w:r>
              <w:rPr>
                <w:kern w:val="24"/>
              </w:rPr>
              <w:t>7</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094614" w14:textId="67261022" w:rsidR="00B90E72" w:rsidRDefault="00B90E72" w:rsidP="00B90E72">
            <w:pPr>
              <w:pStyle w:val="NormalWeb"/>
              <w:spacing w:before="0" w:beforeAutospacing="0" w:after="0" w:afterAutospacing="0"/>
              <w:rPr>
                <w:kern w:val="24"/>
                <w:sz w:val="22"/>
                <w:szCs w:val="22"/>
              </w:rPr>
            </w:pPr>
            <w:r w:rsidRPr="00D33199">
              <w:t>TenCoSo</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22218" w14:textId="4238877A" w:rsidR="00B90E72" w:rsidRDefault="13571C7D" w:rsidP="00B90E72">
            <w:pPr>
              <w:rPr>
                <w:rFonts w:asciiTheme="majorBidi" w:hAnsiTheme="majorBidi" w:cstheme="majorBidi"/>
              </w:rPr>
            </w:pPr>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72A85D" w14:textId="2417825E" w:rsidR="00B90E72" w:rsidRPr="002C3B1F" w:rsidRDefault="00B90E72" w:rsidP="00B90E72">
            <w:pPr>
              <w:rPr>
                <w:rFonts w:ascii="Times New Roman" w:hAnsi="Times New Roman" w:cs="Times New Roman"/>
              </w:rPr>
            </w:pPr>
            <w:r w:rsidRPr="00D33199">
              <w:t>100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B1FA17" w14:textId="34F1165B"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D3F309"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1F8055"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A8AEB1C" w14:textId="1FF38278" w:rsidR="00B90E72" w:rsidRPr="002C3B1F" w:rsidRDefault="00B90E72" w:rsidP="00B90E72">
            <w:pPr>
              <w:pStyle w:val="NormalWeb"/>
              <w:spacing w:before="0" w:beforeAutospacing="0" w:after="0" w:afterAutospacing="0"/>
              <w:rPr>
                <w:sz w:val="22"/>
                <w:szCs w:val="22"/>
              </w:rPr>
            </w:pPr>
            <w:r w:rsidRPr="00D33199">
              <w:t>Tên cơ sở</w:t>
            </w:r>
          </w:p>
        </w:tc>
      </w:tr>
      <w:tr w:rsidR="00B90E72" w:rsidRPr="002C3B1F" w14:paraId="0C9649DD"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BBAD97" w14:textId="779DC618" w:rsidR="00B90E72" w:rsidRPr="002C3B1F" w:rsidRDefault="00E61F87" w:rsidP="00B90E72">
            <w:pPr>
              <w:pStyle w:val="NormalWeb"/>
              <w:spacing w:before="0" w:beforeAutospacing="0" w:after="0" w:afterAutospacing="0"/>
              <w:rPr>
                <w:kern w:val="24"/>
                <w:sz w:val="22"/>
                <w:szCs w:val="22"/>
              </w:rPr>
            </w:pPr>
            <w:r>
              <w:rPr>
                <w:kern w:val="24"/>
              </w:rPr>
              <w:t>8</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FF36B3" w14:textId="5F1DA06A" w:rsidR="00B90E72" w:rsidRDefault="00B90E72" w:rsidP="00B90E72">
            <w:pPr>
              <w:pStyle w:val="NormalWeb"/>
              <w:spacing w:before="0" w:beforeAutospacing="0" w:after="0" w:afterAutospacing="0"/>
              <w:rPr>
                <w:kern w:val="24"/>
                <w:sz w:val="22"/>
                <w:szCs w:val="22"/>
              </w:rPr>
            </w:pPr>
            <w:r w:rsidRPr="00D33199">
              <w:t>LoaiHinh</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E23763" w14:textId="34B463BB" w:rsidR="00B90E72" w:rsidRDefault="24C1AD0E" w:rsidP="00B90E72">
            <w:pPr>
              <w:rPr>
                <w:rFonts w:asciiTheme="majorBidi" w:hAnsiTheme="majorBidi" w:cstheme="majorBidi"/>
              </w:rPr>
            </w:pPr>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7399F1" w14:textId="29C326BE" w:rsidR="00B90E72" w:rsidRPr="002C3B1F" w:rsidRDefault="00B90E72" w:rsidP="00B90E72">
            <w:pPr>
              <w:rPr>
                <w:rFonts w:ascii="Times New Roman" w:hAnsi="Times New Roman" w:cs="Times New Roman"/>
              </w:rPr>
            </w:pPr>
            <w:r w:rsidRPr="00D33199">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E5AF9A" w14:textId="3EB2097C"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8EAD4A"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49AE3F2"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527A29D" w14:textId="4F22B84E" w:rsidR="00B90E72" w:rsidRPr="002C3B1F" w:rsidRDefault="00B90E72" w:rsidP="00B90E72">
            <w:pPr>
              <w:pStyle w:val="NormalWeb"/>
              <w:spacing w:before="0" w:beforeAutospacing="0" w:after="0" w:afterAutospacing="0"/>
              <w:rPr>
                <w:sz w:val="22"/>
                <w:szCs w:val="22"/>
              </w:rPr>
            </w:pPr>
            <w:r w:rsidRPr="00D33199">
              <w:t>Loại hình khách sạn</w:t>
            </w:r>
          </w:p>
        </w:tc>
      </w:tr>
      <w:tr w:rsidR="00B90E72" w:rsidRPr="002C3B1F" w14:paraId="67CED757"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85DBCF" w14:textId="08F65A80" w:rsidR="00B90E72" w:rsidRPr="002C3B1F" w:rsidRDefault="00E61F87" w:rsidP="00B90E72">
            <w:pPr>
              <w:pStyle w:val="NormalWeb"/>
              <w:spacing w:before="0" w:beforeAutospacing="0" w:after="0" w:afterAutospacing="0"/>
              <w:rPr>
                <w:kern w:val="24"/>
                <w:sz w:val="22"/>
                <w:szCs w:val="22"/>
              </w:rPr>
            </w:pPr>
            <w:r>
              <w:rPr>
                <w:kern w:val="24"/>
              </w:rPr>
              <w:t>9</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4E50E4" w14:textId="2679C8A8" w:rsidR="00B90E72" w:rsidRDefault="00B90E72" w:rsidP="00B90E72">
            <w:pPr>
              <w:pStyle w:val="NormalWeb"/>
              <w:spacing w:before="0" w:beforeAutospacing="0" w:after="0" w:afterAutospacing="0"/>
              <w:rPr>
                <w:kern w:val="24"/>
                <w:sz w:val="22"/>
                <w:szCs w:val="22"/>
              </w:rPr>
            </w:pPr>
            <w:r w:rsidRPr="00D33199">
              <w:t>QuyMo</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82199D" w14:textId="3967F230" w:rsidR="00B90E72" w:rsidRDefault="14177F61" w:rsidP="00B90E72">
            <w:pPr>
              <w:rPr>
                <w:rFonts w:asciiTheme="majorBidi" w:hAnsiTheme="majorBidi" w:cstheme="majorBidi"/>
              </w:rPr>
            </w:pPr>
            <w:r w:rsidRPr="4D6DC9A0">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1D6D41" w14:textId="6EFB39CB" w:rsidR="00B90E72" w:rsidRPr="002C3B1F" w:rsidRDefault="00B90E72" w:rsidP="00B90E72">
            <w:pPr>
              <w:rPr>
                <w:rFonts w:ascii="Times New Roman" w:hAnsi="Times New Roman" w:cs="Times New Roman"/>
              </w:rPr>
            </w:pPr>
            <w:r w:rsidRPr="00D33199">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4F552EC" w14:textId="36E515EF" w:rsidR="00B90E72" w:rsidRPr="005318D5" w:rsidRDefault="00B90E72" w:rsidP="00B90E72">
            <w:pPr>
              <w:rPr>
                <w:rFonts w:asciiTheme="majorBidi" w:hAnsiTheme="majorBidi" w:cstheme="majorBidi"/>
                <w:b/>
                <w:kern w:val="24"/>
              </w:rPr>
            </w:pPr>
            <w:r w:rsidRPr="00D33199">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7AE866" w14:textId="77777777" w:rsidR="00B90E72" w:rsidRDefault="00B90E72"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26187" w14:textId="77777777" w:rsidR="00B90E72" w:rsidRPr="002C3B1F" w:rsidRDefault="00B90E72"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7D45508" w14:textId="0D874EF7" w:rsidR="00B90E72" w:rsidRPr="002C3B1F" w:rsidRDefault="00B90E72" w:rsidP="00B90E72">
            <w:pPr>
              <w:pStyle w:val="NormalWeb"/>
              <w:spacing w:before="0" w:beforeAutospacing="0" w:after="0" w:afterAutospacing="0"/>
              <w:rPr>
                <w:sz w:val="22"/>
                <w:szCs w:val="22"/>
              </w:rPr>
            </w:pPr>
            <w:r w:rsidRPr="00D33199">
              <w:t>Quy mô khách sạn</w:t>
            </w:r>
          </w:p>
        </w:tc>
      </w:tr>
      <w:tr w:rsidR="005A6217" w:rsidRPr="002C3B1F" w14:paraId="298B5CFD"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9E12A1" w14:textId="264EDF30" w:rsidR="005A6217" w:rsidRDefault="005A6217" w:rsidP="00B90E72">
            <w:pPr>
              <w:pStyle w:val="NormalWeb"/>
              <w:spacing w:before="0" w:beforeAutospacing="0" w:after="0" w:afterAutospacing="0"/>
              <w:rPr>
                <w:kern w:val="24"/>
              </w:rPr>
            </w:pPr>
            <w:r>
              <w:rPr>
                <w:kern w:val="24"/>
              </w:rPr>
              <w:t>10</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D9D33" w14:textId="4A15D9B9" w:rsidR="005A6217" w:rsidRPr="00D33199" w:rsidRDefault="005A6217" w:rsidP="00B90E72">
            <w:pPr>
              <w:pStyle w:val="NormalWeb"/>
              <w:spacing w:before="0" w:beforeAutospacing="0" w:after="0" w:afterAutospacing="0"/>
            </w:pPr>
            <w:r>
              <w:t>MinPrice</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C4B140" w14:textId="45D61863" w:rsidR="005A6217" w:rsidRPr="4D6DC9A0" w:rsidRDefault="002874BB" w:rsidP="00B90E72">
            <w:pPr>
              <w:rPr>
                <w:rFonts w:asciiTheme="majorBidi" w:hAnsiTheme="majorBidi" w:cstheme="majorBidi"/>
              </w:rPr>
            </w:pPr>
            <w:r>
              <w:rPr>
                <w:rFonts w:asciiTheme="majorBidi" w:hAnsiTheme="majorBidi" w:cstheme="majorBidi"/>
              </w:rPr>
              <w:t>MONEY</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D0CAAD" w14:textId="77777777" w:rsidR="005A6217" w:rsidRPr="00D33199" w:rsidRDefault="005A6217" w:rsidP="00B90E72"/>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FC344E" w14:textId="3CFD78BE" w:rsidR="005A6217" w:rsidRPr="00D33199" w:rsidRDefault="002874BB" w:rsidP="00B90E72">
            <w:r>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6F45B7" w14:textId="6A970298" w:rsidR="005A6217" w:rsidRDefault="002874BB" w:rsidP="00B90E72">
            <w:pPr>
              <w:rPr>
                <w:rFonts w:ascii="Times New Roman" w:hAnsi="Times New Roman" w:cs="Times New Roman"/>
              </w:rPr>
            </w:pPr>
            <w:r>
              <w:rPr>
                <w:rFonts w:ascii="Times New Roman" w:hAnsi="Times New Roman" w:cs="Times New Roman"/>
              </w:rPr>
              <w:t>DEFAULT(0)</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D24BDB" w14:textId="77777777" w:rsidR="005A6217" w:rsidRPr="002C3B1F" w:rsidRDefault="005A6217"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AB4EA40" w14:textId="06C4B59F" w:rsidR="005A6217" w:rsidRPr="00D33199" w:rsidRDefault="002874BB" w:rsidP="00B90E72">
            <w:pPr>
              <w:pStyle w:val="NormalWeb"/>
              <w:spacing w:before="0" w:beforeAutospacing="0" w:after="0" w:afterAutospacing="0"/>
            </w:pPr>
            <w:r>
              <w:t>Gía phòng rẻ nhất</w:t>
            </w:r>
          </w:p>
        </w:tc>
      </w:tr>
      <w:tr w:rsidR="008E589E" w:rsidRPr="002C3B1F" w14:paraId="3A064342"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FC6320" w14:textId="7C4ED992" w:rsidR="008E589E" w:rsidRDefault="008E589E" w:rsidP="00B90E72">
            <w:pPr>
              <w:pStyle w:val="NormalWeb"/>
              <w:spacing w:before="0" w:beforeAutospacing="0" w:after="0" w:afterAutospacing="0"/>
              <w:rPr>
                <w:kern w:val="24"/>
              </w:rPr>
            </w:pPr>
            <w:r>
              <w:rPr>
                <w:kern w:val="24"/>
              </w:rPr>
              <w:t>11</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73BBDC" w14:textId="15FDCA6F" w:rsidR="008E589E" w:rsidRDefault="008E589E" w:rsidP="00B90E72">
            <w:pPr>
              <w:pStyle w:val="NormalWeb"/>
              <w:spacing w:before="0" w:beforeAutospacing="0" w:after="0" w:afterAutospacing="0"/>
            </w:pPr>
            <w:r>
              <w:t>ImageUrl</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FABCDE" w14:textId="689A0D4F" w:rsidR="008E589E" w:rsidRDefault="009C3613" w:rsidP="00B90E72">
            <w:pPr>
              <w:rPr>
                <w:rFonts w:asciiTheme="majorBidi" w:hAnsiTheme="majorBidi" w:cstheme="majorBidi"/>
              </w:rPr>
            </w:pPr>
            <w:r>
              <w:rPr>
                <w:rFonts w:asciiTheme="majorBidi" w:hAnsiTheme="majorBidi" w:cstheme="majorBidi"/>
              </w:rPr>
              <w:t>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2C513D" w14:textId="77777777" w:rsidR="008E589E" w:rsidRPr="00D33199" w:rsidRDefault="008E589E" w:rsidP="00B90E72"/>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55AAB" w14:textId="1AF8B35C" w:rsidR="008E589E" w:rsidRDefault="009C3613" w:rsidP="00B90E72">
            <w:r>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E40CDE" w14:textId="77777777" w:rsidR="008E589E" w:rsidRDefault="008E589E" w:rsidP="00B90E72">
            <w:pPr>
              <w:rPr>
                <w:rFonts w:ascii="Times New Roman" w:hAnsi="Times New Roman" w:cs="Times New Roman"/>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CE63B5" w14:textId="77777777" w:rsidR="008E589E" w:rsidRPr="002C3B1F" w:rsidRDefault="008E589E" w:rsidP="00B90E72">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DD40666" w14:textId="77777777" w:rsidR="008E589E" w:rsidRDefault="008E589E" w:rsidP="00B90E72">
            <w:pPr>
              <w:pStyle w:val="NormalWeb"/>
              <w:spacing w:before="0" w:beforeAutospacing="0" w:after="0" w:afterAutospacing="0"/>
            </w:pPr>
          </w:p>
        </w:tc>
      </w:tr>
      <w:tr w:rsidR="003135A7" w:rsidRPr="002C3B1F" w14:paraId="0AEFBE7F"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1ACAE9" w14:textId="198357A0" w:rsidR="003135A7" w:rsidRDefault="003135A7" w:rsidP="00605786">
            <w:pPr>
              <w:pStyle w:val="NormalWeb"/>
              <w:spacing w:before="0" w:beforeAutospacing="0" w:after="0" w:afterAutospacing="0"/>
            </w:pPr>
            <w:r>
              <w:t>1</w:t>
            </w:r>
            <w:r w:rsidR="005A6217">
              <w:t>1</w:t>
            </w:r>
          </w:p>
        </w:tc>
        <w:tc>
          <w:tcPr>
            <w:tcW w:w="111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E70E35" w14:textId="0D4067D5" w:rsidR="003135A7" w:rsidRPr="00D33199" w:rsidRDefault="003135A7" w:rsidP="00605786">
            <w:pPr>
              <w:pStyle w:val="NormalWeb"/>
              <w:spacing w:before="0" w:beforeAutospacing="0" w:after="0" w:afterAutospacing="0"/>
            </w:pPr>
            <w:r>
              <w:t>MaChuNha</w:t>
            </w:r>
          </w:p>
        </w:tc>
        <w:tc>
          <w:tcPr>
            <w:tcW w:w="7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18DE9F" w14:textId="1A1615FD" w:rsidR="003135A7" w:rsidRPr="00D33199" w:rsidRDefault="577CF44E" w:rsidP="00605786">
            <w:pPr>
              <w:rPr>
                <w:rFonts w:ascii="Times New Roman" w:eastAsia="Times New Roman" w:hAnsi="Times New Roman" w:cs="Times New Roman"/>
              </w:rPr>
            </w:pPr>
            <w:r w:rsidRPr="4D6DC9A0">
              <w:rPr>
                <w:rFonts w:ascii="Times New Roman" w:eastAsia="Times New Roman" w:hAnsi="Times New Roman" w:cs="Times New Roman"/>
              </w:rPr>
              <w:t>INT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14BA8" w14:textId="77777777" w:rsidR="003135A7" w:rsidRPr="00E61F87" w:rsidRDefault="003135A7" w:rsidP="00605786"/>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605A53" w14:textId="71F2E5C0" w:rsidR="003135A7" w:rsidRPr="00D33199" w:rsidRDefault="003B3CD9" w:rsidP="00605786">
            <w:r>
              <w:t>yes</w:t>
            </w:r>
          </w:p>
        </w:tc>
        <w:tc>
          <w:tcPr>
            <w:tcW w:w="9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760A61" w14:textId="534E75C8" w:rsidR="003135A7" w:rsidRPr="00E61F87" w:rsidRDefault="003B3CD9" w:rsidP="00605786">
            <w:pPr>
              <w:rPr>
                <w:rFonts w:ascii="Times New Roman" w:hAnsi="Times New Roman" w:cs="Times New Roman"/>
              </w:rPr>
            </w:pPr>
            <w:r>
              <w:rPr>
                <w:rFonts w:ascii="Times New Roman" w:hAnsi="Times New Roman" w:cs="Times New Roman"/>
              </w:rPr>
              <w:t>FK</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78F81E" w14:textId="77777777" w:rsidR="003135A7" w:rsidRPr="002C3B1F" w:rsidRDefault="003135A7" w:rsidP="00605786">
            <w:pPr>
              <w:pStyle w:val="NormalWeb"/>
              <w:spacing w:before="0" w:beforeAutospacing="0" w:after="0" w:afterAutospacing="0"/>
              <w:rPr>
                <w:sz w:val="22"/>
                <w:szCs w:val="22"/>
              </w:rPr>
            </w:pPr>
          </w:p>
        </w:tc>
        <w:tc>
          <w:tcPr>
            <w:tcW w:w="679"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D35850" w14:textId="5FE3C01F" w:rsidR="003135A7" w:rsidRPr="00D33199" w:rsidRDefault="003B3CD9" w:rsidP="00605786">
            <w:pPr>
              <w:pStyle w:val="NormalWeb"/>
              <w:spacing w:before="0" w:beforeAutospacing="0" w:after="0" w:afterAutospacing="0"/>
            </w:pPr>
            <w:r>
              <w:t>Mã Chủ nhà</w:t>
            </w:r>
          </w:p>
        </w:tc>
      </w:tr>
    </w:tbl>
    <w:p w14:paraId="0A6C20EC" w14:textId="77777777" w:rsidR="00A365F7" w:rsidRDefault="00A365F7" w:rsidP="00A365F7"/>
    <w:p w14:paraId="26C64A61" w14:textId="39B378FA" w:rsidR="00A46B56" w:rsidRPr="002C3B1F" w:rsidRDefault="00A46B56" w:rsidP="00A46B56">
      <w:pPr>
        <w:pStyle w:val="Heading3"/>
        <w:numPr>
          <w:ilvl w:val="0"/>
          <w:numId w:val="0"/>
        </w:numPr>
        <w:ind w:left="810"/>
      </w:pPr>
      <w:bookmarkStart w:id="129" w:name="_Toc173188528"/>
      <w:r>
        <w:t>3.2.</w:t>
      </w:r>
      <w:r w:rsidR="00D11C14">
        <w:t>4</w:t>
      </w:r>
      <w:r>
        <w:t xml:space="preserve"> </w:t>
      </w:r>
      <w:r w:rsidRPr="002C3B1F">
        <w:t>Bản</w:t>
      </w:r>
      <w:r>
        <w:t xml:space="preserve">g </w:t>
      </w:r>
      <w:r w:rsidR="008C4CE0">
        <w:t>DanhGia</w:t>
      </w:r>
      <w:bookmarkEnd w:id="129"/>
    </w:p>
    <w:tbl>
      <w:tblPr>
        <w:tblW w:w="5000" w:type="pct"/>
        <w:tblCellMar>
          <w:left w:w="0" w:type="dxa"/>
          <w:right w:w="0" w:type="dxa"/>
        </w:tblCellMar>
        <w:tblLook w:val="0420" w:firstRow="1" w:lastRow="0" w:firstColumn="0" w:lastColumn="0" w:noHBand="0" w:noVBand="1"/>
      </w:tblPr>
      <w:tblGrid>
        <w:gridCol w:w="582"/>
        <w:gridCol w:w="1875"/>
        <w:gridCol w:w="1523"/>
        <w:gridCol w:w="728"/>
        <w:gridCol w:w="900"/>
        <w:gridCol w:w="1498"/>
        <w:gridCol w:w="631"/>
        <w:gridCol w:w="1270"/>
      </w:tblGrid>
      <w:tr w:rsidR="00484474" w:rsidRPr="00484474" w14:paraId="34F87CB2" w14:textId="77777777" w:rsidTr="763FAD7B">
        <w:trPr>
          <w:trHeight w:val="584"/>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2041DC"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TT</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08B4780"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Tên thuộc tính (Field name)</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A42C447"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Kiểu dữ liệu</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E70BC45"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Độ rộng</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5F39329"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Not NULL</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C615B8B"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E01C08F" w14:textId="77777777" w:rsidR="00A46B56" w:rsidRPr="00484474" w:rsidRDefault="00A46B56" w:rsidP="00605786">
            <w:pPr>
              <w:spacing w:line="240" w:lineRule="auto"/>
              <w:rPr>
                <w:rFonts w:asciiTheme="majorBidi" w:eastAsia="Times New Roman" w:hAnsiTheme="majorBidi" w:cstheme="majorBidi"/>
              </w:rPr>
            </w:pPr>
            <w:r w:rsidRPr="00484474">
              <w:rPr>
                <w:rFonts w:asciiTheme="majorBidi" w:eastAsia="Times New Roman" w:hAnsiTheme="majorBidi" w:cstheme="majorBidi"/>
                <w:b/>
                <w:color w:val="000000" w:themeColor="text1"/>
                <w:kern w:val="24"/>
              </w:rPr>
              <w:t>Mã hóa</w:t>
            </w: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1444F85B" w14:textId="77777777" w:rsidR="00A46B56" w:rsidRPr="00484474" w:rsidRDefault="00A46B56" w:rsidP="00605786">
            <w:pPr>
              <w:spacing w:line="240" w:lineRule="auto"/>
              <w:rPr>
                <w:rFonts w:asciiTheme="majorBidi" w:eastAsia="Times New Roman" w:hAnsiTheme="majorBidi" w:cstheme="majorBidi"/>
                <w:b/>
                <w:color w:val="000000" w:themeColor="text1"/>
                <w:kern w:val="24"/>
              </w:rPr>
            </w:pPr>
            <w:r w:rsidRPr="00484474">
              <w:rPr>
                <w:rFonts w:asciiTheme="majorBidi" w:eastAsia="Times New Roman" w:hAnsiTheme="majorBidi" w:cstheme="majorBidi"/>
                <w:b/>
                <w:color w:val="000000" w:themeColor="text1"/>
                <w:kern w:val="24"/>
              </w:rPr>
              <w:t>Diễn giải</w:t>
            </w:r>
          </w:p>
        </w:tc>
      </w:tr>
      <w:tr w:rsidR="00484474" w:rsidRPr="00484474" w14:paraId="2DF69B6D"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BD49700" w14:textId="2AC8D02D"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1</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5B1A8C6" w14:textId="62D26D0C"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MaDanhGia</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BA4A299" w14:textId="0D2CBF3A" w:rsidR="00E90C47" w:rsidRPr="00484474" w:rsidRDefault="6FD10D34" w:rsidP="00E90C47">
            <w:pPr>
              <w:pStyle w:val="NormalWeb"/>
              <w:spacing w:before="0" w:beforeAutospacing="0" w:after="0" w:afterAutospacing="0"/>
              <w:rPr>
                <w:rFonts w:asciiTheme="majorBidi" w:hAnsiTheme="majorBidi" w:cstheme="majorBidi"/>
              </w:rPr>
            </w:pPr>
            <w:r w:rsidRPr="763FAD7B">
              <w:rPr>
                <w:rFonts w:asciiTheme="majorBidi" w:hAnsiTheme="majorBidi" w:cstheme="majorBidi"/>
              </w:rPr>
              <w:t>I</w:t>
            </w:r>
            <w:r w:rsidR="36A2A457" w:rsidRPr="763FAD7B">
              <w:rPr>
                <w:rFonts w:asciiTheme="majorBidi" w:hAnsiTheme="majorBidi" w:cstheme="majorBidi"/>
              </w:rPr>
              <w:t>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5FEAC4A" w14:textId="3B11393E"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6244B28" w14:textId="586689FC"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Yes</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34CE17B" w14:textId="77777777" w:rsidR="00CA766E" w:rsidRDefault="00E90C47" w:rsidP="00CA766E">
            <w:pPr>
              <w:pStyle w:val="NormalWeb"/>
              <w:spacing w:before="0" w:beforeAutospacing="0" w:after="0" w:afterAutospacing="0"/>
            </w:pPr>
            <w:r w:rsidRPr="00484474">
              <w:rPr>
                <w:rFonts w:asciiTheme="majorBidi" w:hAnsiTheme="majorBidi" w:cstheme="majorBidi"/>
              </w:rPr>
              <w:t>PK</w:t>
            </w:r>
            <w:r w:rsidR="00CA766E">
              <w:t>,</w:t>
            </w:r>
          </w:p>
          <w:p w14:paraId="296400D2" w14:textId="47730CA4" w:rsidR="00E90C47" w:rsidRPr="00484474" w:rsidRDefault="00CA766E" w:rsidP="00E90C47">
            <w:pPr>
              <w:pStyle w:val="NormalWeb"/>
              <w:spacing w:before="0" w:beforeAutospacing="0" w:after="0" w:afterAutospacing="0"/>
              <w:rPr>
                <w:rFonts w:asciiTheme="majorBidi" w:hAnsiTheme="majorBidi" w:cstheme="majorBidi"/>
                <w:sz w:val="22"/>
                <w:szCs w:val="22"/>
              </w:rPr>
            </w:pPr>
            <w:r>
              <w:t>Identity(1,1)</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80301B"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CC2885F" w14:textId="3375E51A"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Mã đánh giá</w:t>
            </w:r>
          </w:p>
        </w:tc>
      </w:tr>
      <w:tr w:rsidR="00484474" w:rsidRPr="00484474" w14:paraId="0EFF5F15"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8B56230" w14:textId="377405DA"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2</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1184B11E" w14:textId="25305635"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SoSao</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A8B9208" w14:textId="0C26E3D8" w:rsidR="00E90C47" w:rsidRPr="00484474" w:rsidRDefault="48946799" w:rsidP="00E90C47">
            <w:pPr>
              <w:rPr>
                <w:rFonts w:asciiTheme="majorBidi" w:hAnsiTheme="majorBidi" w:cstheme="majorBidi"/>
              </w:rPr>
            </w:pPr>
            <w:r w:rsidRPr="763FAD7B">
              <w:rPr>
                <w:rFonts w:asciiTheme="majorBidi" w:hAnsiTheme="majorBidi" w:cstheme="majorBidi"/>
              </w:rPr>
              <w:t>T</w:t>
            </w:r>
            <w:r w:rsidR="703ABD62" w:rsidRPr="763FAD7B">
              <w:rPr>
                <w:rFonts w:asciiTheme="majorBidi" w:hAnsiTheme="majorBidi" w:cstheme="majorBidi"/>
              </w:rPr>
              <w:t>INYINT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476E1758" w14:textId="77777777" w:rsidR="00E90C47" w:rsidRPr="00484474" w:rsidRDefault="00E90C47" w:rsidP="00E90C4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5826E06" w14:textId="74E5BE14" w:rsidR="00E90C47" w:rsidRPr="00484474" w:rsidRDefault="00E90C47" w:rsidP="00E90C47">
            <w:pPr>
              <w:rPr>
                <w:rFonts w:asciiTheme="majorBidi" w:hAnsiTheme="majorBidi" w:cstheme="majorBidi"/>
              </w:rPr>
            </w:pPr>
            <w:r w:rsidRPr="00484474">
              <w:rPr>
                <w:rFonts w:asciiTheme="majorBidi" w:hAnsiTheme="majorBidi" w:cstheme="majorBidi"/>
              </w:rPr>
              <w:t>Yes</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7C3BAF6" w14:textId="2CBA0911" w:rsidR="00E90C47" w:rsidRPr="00484474" w:rsidRDefault="00E90C47" w:rsidP="00E90C4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E866F5"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C27496" w14:textId="77FA9821"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Số sao đánh giá</w:t>
            </w:r>
          </w:p>
        </w:tc>
      </w:tr>
      <w:tr w:rsidR="00E90C47" w:rsidRPr="00484474" w14:paraId="4CE02EAD"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42FA7AC" w14:textId="63AB2AB7"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3</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4054EA" w14:textId="38928AB8"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LoaiPhong</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067059" w14:textId="64D1BCA7" w:rsidR="00E90C47" w:rsidRPr="00484474" w:rsidRDefault="6FD10D34" w:rsidP="00E90C47">
            <w:pPr>
              <w:rPr>
                <w:rFonts w:asciiTheme="majorBidi" w:hAnsiTheme="majorBidi" w:cstheme="majorBidi"/>
              </w:rPr>
            </w:pPr>
            <w:r w:rsidRPr="763FAD7B">
              <w:rPr>
                <w:rFonts w:asciiTheme="majorBidi" w:hAnsiTheme="majorBidi" w:cstheme="majorBidi"/>
              </w:rPr>
              <w:t>B</w:t>
            </w:r>
            <w:r w:rsidR="3BAD6B9C" w:rsidRPr="763FAD7B">
              <w:rPr>
                <w:rFonts w:asciiTheme="majorBidi" w:hAnsiTheme="majorBidi" w:cstheme="majorBidi"/>
              </w:rPr>
              <w:t>IT</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10C9EB" w14:textId="77777777" w:rsidR="00E90C47" w:rsidRPr="00484474" w:rsidRDefault="00E90C47" w:rsidP="00E90C4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F1012" w14:textId="07815BC3" w:rsidR="00E90C47" w:rsidRPr="00484474" w:rsidRDefault="00E90C47" w:rsidP="00E90C47">
            <w:pPr>
              <w:rPr>
                <w:rFonts w:asciiTheme="majorBidi" w:hAnsiTheme="majorBidi" w:cstheme="majorBidi"/>
              </w:rPr>
            </w:pPr>
            <w:r w:rsidRPr="00484474">
              <w:rPr>
                <w:rFonts w:asciiTheme="majorBidi" w:hAnsiTheme="majorBidi" w:cstheme="majorBidi"/>
              </w:rPr>
              <w:t>Yes</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B831E5" w14:textId="77777777" w:rsidR="00E90C47" w:rsidRPr="00484474" w:rsidRDefault="00E90C47" w:rsidP="00E90C4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EF03C"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3332A07" w14:textId="08A9FBB2"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Loại phòng</w:t>
            </w:r>
          </w:p>
        </w:tc>
      </w:tr>
      <w:tr w:rsidR="00E90C47" w:rsidRPr="00484474" w14:paraId="1EAB59C0"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F0E8E9" w14:textId="7C298373"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lastRenderedPageBreak/>
              <w:t>4</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243491" w14:textId="5FA4BDEC"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NgayDanhGia</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019DAE" w14:textId="603DF6C5" w:rsidR="00E90C47" w:rsidRPr="00484474" w:rsidRDefault="6FD10D34" w:rsidP="00E90C47">
            <w:pPr>
              <w:rPr>
                <w:rFonts w:asciiTheme="majorBidi" w:hAnsiTheme="majorBidi" w:cstheme="majorBidi"/>
              </w:rPr>
            </w:pPr>
            <w:r w:rsidRPr="763FAD7B">
              <w:rPr>
                <w:rFonts w:asciiTheme="majorBidi" w:hAnsiTheme="majorBidi" w:cstheme="majorBidi"/>
              </w:rPr>
              <w:t>D</w:t>
            </w:r>
            <w:r w:rsidR="02A14AF8" w:rsidRPr="763FAD7B">
              <w:rPr>
                <w:rFonts w:asciiTheme="majorBidi" w:hAnsiTheme="majorBidi" w:cstheme="majorBidi"/>
              </w:rPr>
              <w:t>ATE</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0AF17B" w14:textId="77777777" w:rsidR="00E90C47" w:rsidRPr="00484474" w:rsidRDefault="00E90C47" w:rsidP="00E90C4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DECA48" w14:textId="63020769" w:rsidR="00E90C47" w:rsidRPr="00484474" w:rsidRDefault="00E90C47" w:rsidP="00E90C47">
            <w:pPr>
              <w:rPr>
                <w:rFonts w:asciiTheme="majorBidi" w:hAnsiTheme="majorBidi" w:cstheme="majorBidi"/>
              </w:rPr>
            </w:pPr>
            <w:r w:rsidRPr="00484474">
              <w:rPr>
                <w:rFonts w:asciiTheme="majorBidi" w:hAnsiTheme="majorBidi" w:cstheme="majorBidi"/>
              </w:rPr>
              <w:t>Yes</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031AC0" w14:textId="77777777" w:rsidR="00E90C47" w:rsidRPr="00484474" w:rsidRDefault="00E90C47" w:rsidP="00E90C4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6157C"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31318CD" w14:textId="5FE33D4E"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Ngày đánh giá</w:t>
            </w:r>
          </w:p>
        </w:tc>
      </w:tr>
      <w:tr w:rsidR="00E90C47" w:rsidRPr="00484474" w14:paraId="68098D4E"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C6FDD0" w14:textId="2BB3C456"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5</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3FD75" w14:textId="2A7FD968"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CamNghi</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1F7D19" w14:textId="7EB232F2" w:rsidR="00E90C47" w:rsidRPr="00484474" w:rsidRDefault="35EBA6EA" w:rsidP="00E90C47">
            <w:pPr>
              <w:rPr>
                <w:rFonts w:asciiTheme="majorBidi" w:hAnsiTheme="majorBidi" w:cstheme="majorBidi"/>
              </w:rPr>
            </w:pPr>
            <w:r w:rsidRPr="763FAD7B">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0EEAD8" w14:textId="5205A1E9" w:rsidR="00E90C47" w:rsidRPr="00484474" w:rsidRDefault="00E90C47" w:rsidP="00E90C47">
            <w:pPr>
              <w:rPr>
                <w:rFonts w:asciiTheme="majorBidi" w:hAnsiTheme="majorBidi" w:cstheme="majorBidi"/>
              </w:rPr>
            </w:pPr>
            <w:r w:rsidRPr="00484474">
              <w:rPr>
                <w:rFonts w:asciiTheme="majorBidi" w:hAnsiTheme="majorBidi" w:cstheme="majorBidi"/>
              </w:rPr>
              <w:t>100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54343D" w14:textId="3D2158F0" w:rsidR="00E90C47" w:rsidRPr="00484474" w:rsidRDefault="00E90C47" w:rsidP="00E90C47">
            <w:pPr>
              <w:rPr>
                <w:rFonts w:asciiTheme="majorBidi" w:hAnsiTheme="majorBidi" w:cstheme="majorBidi"/>
              </w:rPr>
            </w:pPr>
            <w:r w:rsidRPr="00484474">
              <w:rPr>
                <w:rFonts w:asciiTheme="majorBidi" w:hAnsiTheme="majorBidi" w:cstheme="majorBidi"/>
              </w:rPr>
              <w:t>No</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64E4D9" w14:textId="77777777" w:rsidR="00E90C47" w:rsidRPr="00484474" w:rsidRDefault="00E90C47" w:rsidP="00E90C4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AC26C2"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857B6B8" w14:textId="435DBB3D"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Cảm nghĩ</w:t>
            </w:r>
          </w:p>
        </w:tc>
      </w:tr>
      <w:tr w:rsidR="00E90C47" w:rsidRPr="00484474" w14:paraId="1C424616"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50B1CC0" w14:textId="7DE4FB02"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6</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5A9C88" w14:textId="547E727D"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MaKH</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3402BF" w14:textId="69DCA272" w:rsidR="00E90C47" w:rsidRPr="00484474" w:rsidRDefault="6FD10D34" w:rsidP="00E90C47">
            <w:pPr>
              <w:rPr>
                <w:rFonts w:asciiTheme="majorBidi" w:hAnsiTheme="majorBidi" w:cstheme="majorBidi"/>
              </w:rPr>
            </w:pPr>
            <w:r w:rsidRPr="763FAD7B">
              <w:rPr>
                <w:rFonts w:asciiTheme="majorBidi" w:hAnsiTheme="majorBidi" w:cstheme="majorBidi"/>
              </w:rPr>
              <w:t>I</w:t>
            </w:r>
            <w:r w:rsidR="48D21022" w:rsidRPr="763FAD7B">
              <w:rPr>
                <w:rFonts w:asciiTheme="majorBidi" w:hAnsiTheme="majorBidi" w:cstheme="majorBidi"/>
              </w:rPr>
              <w:t>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5A1E19" w14:textId="77777777" w:rsidR="00E90C47" w:rsidRPr="00484474" w:rsidRDefault="00E90C47" w:rsidP="00E90C4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416E37" w14:textId="648F5263" w:rsidR="00E90C47" w:rsidRPr="00484474" w:rsidRDefault="00E90C47" w:rsidP="00E90C47">
            <w:pPr>
              <w:rPr>
                <w:rFonts w:asciiTheme="majorBidi" w:hAnsiTheme="majorBidi" w:cstheme="majorBidi"/>
              </w:rPr>
            </w:pPr>
            <w:r w:rsidRPr="00484474">
              <w:rPr>
                <w:rFonts w:asciiTheme="majorBidi" w:hAnsiTheme="majorBidi" w:cstheme="majorBidi"/>
              </w:rPr>
              <w:t>Yes</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2DF23F" w14:textId="69588797" w:rsidR="00E90C47" w:rsidRPr="00484474" w:rsidRDefault="00E90C47" w:rsidP="00E90C47">
            <w:pPr>
              <w:rPr>
                <w:rFonts w:asciiTheme="majorBidi" w:hAnsiTheme="majorBidi" w:cstheme="majorBidi"/>
              </w:rPr>
            </w:pPr>
            <w:r w:rsidRPr="00484474">
              <w:rPr>
                <w:rFonts w:asciiTheme="majorBidi" w:hAnsiTheme="majorBidi" w:cstheme="majorBidi"/>
              </w:rPr>
              <w:t>FK</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B3328D"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AA738FF" w14:textId="04568DB7"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Mã khách thuê</w:t>
            </w:r>
          </w:p>
        </w:tc>
      </w:tr>
      <w:tr w:rsidR="00E90C47" w:rsidRPr="00484474" w14:paraId="62E31CA4"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E7487A" w14:textId="07876180"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7</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D45D31" w14:textId="6FB431EE" w:rsidR="00E90C47" w:rsidRPr="00484474" w:rsidRDefault="00E90C47" w:rsidP="00E90C47">
            <w:pPr>
              <w:pStyle w:val="NormalWeb"/>
              <w:spacing w:before="0" w:beforeAutospacing="0" w:after="0" w:afterAutospacing="0"/>
              <w:rPr>
                <w:rFonts w:asciiTheme="majorBidi" w:hAnsiTheme="majorBidi" w:cstheme="majorBidi"/>
              </w:rPr>
            </w:pPr>
            <w:r w:rsidRPr="00484474">
              <w:rPr>
                <w:rFonts w:asciiTheme="majorBidi" w:hAnsiTheme="majorBidi" w:cstheme="majorBidi"/>
              </w:rPr>
              <w:t>MaKS</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507F7B8" w14:textId="6219568C" w:rsidR="00E90C47" w:rsidRPr="00484474" w:rsidRDefault="6FD10D34" w:rsidP="00E90C47">
            <w:pPr>
              <w:rPr>
                <w:rFonts w:asciiTheme="majorBidi" w:hAnsiTheme="majorBidi" w:cstheme="majorBidi"/>
              </w:rPr>
            </w:pPr>
            <w:r w:rsidRPr="763FAD7B">
              <w:rPr>
                <w:rFonts w:asciiTheme="majorBidi" w:hAnsiTheme="majorBidi" w:cstheme="majorBidi"/>
              </w:rPr>
              <w:t>I</w:t>
            </w:r>
            <w:r w:rsidR="4F5DA6B1" w:rsidRPr="763FAD7B">
              <w:rPr>
                <w:rFonts w:asciiTheme="majorBidi" w:hAnsiTheme="majorBidi" w:cstheme="majorBidi"/>
              </w:rPr>
              <w:t>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B71C4B" w14:textId="77777777" w:rsidR="00E90C47" w:rsidRPr="00484474" w:rsidRDefault="00E90C47" w:rsidP="00E90C4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C549E8" w14:textId="7F3C1792" w:rsidR="00E90C47" w:rsidRPr="00484474" w:rsidRDefault="00E90C47" w:rsidP="00E90C47">
            <w:pPr>
              <w:rPr>
                <w:rFonts w:asciiTheme="majorBidi" w:hAnsiTheme="majorBidi" w:cstheme="majorBidi"/>
              </w:rPr>
            </w:pPr>
            <w:r w:rsidRPr="00484474">
              <w:rPr>
                <w:rFonts w:asciiTheme="majorBidi" w:hAnsiTheme="majorBidi" w:cstheme="majorBidi"/>
              </w:rPr>
              <w:t>Yes</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B1090C" w14:textId="3F6149BB" w:rsidR="00E90C47" w:rsidRPr="00484474" w:rsidRDefault="00E90C47" w:rsidP="00E90C47">
            <w:pPr>
              <w:rPr>
                <w:rFonts w:asciiTheme="majorBidi" w:hAnsiTheme="majorBidi" w:cstheme="majorBidi"/>
              </w:rPr>
            </w:pPr>
            <w:r w:rsidRPr="00484474">
              <w:rPr>
                <w:rFonts w:asciiTheme="majorBidi" w:hAnsiTheme="majorBidi" w:cstheme="majorBidi"/>
              </w:rPr>
              <w:t>FK</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4DAF1" w14:textId="77777777" w:rsidR="00E90C47" w:rsidRPr="00484474" w:rsidRDefault="00E90C47"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6401144" w14:textId="125650FF" w:rsidR="00E90C47" w:rsidRPr="00484474" w:rsidRDefault="00E90C47" w:rsidP="00E90C47">
            <w:pPr>
              <w:pStyle w:val="NormalWeb"/>
              <w:spacing w:before="0" w:beforeAutospacing="0" w:after="0" w:afterAutospacing="0"/>
              <w:rPr>
                <w:rFonts w:asciiTheme="majorBidi" w:hAnsiTheme="majorBidi" w:cstheme="majorBidi"/>
                <w:sz w:val="22"/>
                <w:szCs w:val="22"/>
              </w:rPr>
            </w:pPr>
            <w:r w:rsidRPr="00484474">
              <w:rPr>
                <w:rFonts w:asciiTheme="majorBidi" w:hAnsiTheme="majorBidi" w:cstheme="majorBidi"/>
              </w:rPr>
              <w:t>Mã khách sạn</w:t>
            </w:r>
          </w:p>
        </w:tc>
      </w:tr>
      <w:tr w:rsidR="00801D35" w:rsidRPr="00484474" w14:paraId="5C98E24A" w14:textId="77777777" w:rsidTr="763FAD7B">
        <w:trPr>
          <w:trHeight w:val="20"/>
        </w:trPr>
        <w:tc>
          <w:tcPr>
            <w:tcW w:w="32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C75A0D" w14:textId="38733C58" w:rsidR="00801D35" w:rsidRPr="00484474" w:rsidRDefault="00801D35" w:rsidP="00E90C47">
            <w:pPr>
              <w:pStyle w:val="NormalWeb"/>
              <w:spacing w:before="0" w:beforeAutospacing="0" w:after="0" w:afterAutospacing="0"/>
              <w:rPr>
                <w:rFonts w:asciiTheme="majorBidi" w:hAnsiTheme="majorBidi" w:cstheme="majorBidi"/>
              </w:rPr>
            </w:pPr>
            <w:r>
              <w:rPr>
                <w:rFonts w:asciiTheme="majorBidi" w:hAnsiTheme="majorBidi" w:cstheme="majorBidi"/>
              </w:rPr>
              <w:t>8</w:t>
            </w:r>
          </w:p>
        </w:tc>
        <w:tc>
          <w:tcPr>
            <w:tcW w:w="9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D69544" w14:textId="44B613E5" w:rsidR="00801D35" w:rsidRPr="00484474" w:rsidRDefault="00801D35" w:rsidP="00E90C47">
            <w:pPr>
              <w:pStyle w:val="NormalWeb"/>
              <w:spacing w:before="0" w:beforeAutospacing="0" w:after="0" w:afterAutospacing="0"/>
              <w:rPr>
                <w:rFonts w:asciiTheme="majorBidi" w:hAnsiTheme="majorBidi" w:cstheme="majorBidi"/>
              </w:rPr>
            </w:pPr>
            <w:r>
              <w:rPr>
                <w:rFonts w:asciiTheme="majorBidi" w:hAnsiTheme="majorBidi" w:cstheme="majorBidi"/>
              </w:rPr>
              <w:t>MucDoHaiLong</w:t>
            </w:r>
          </w:p>
        </w:tc>
        <w:tc>
          <w:tcPr>
            <w:tcW w:w="84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924CD" w14:textId="26CB73CF" w:rsidR="00801D35" w:rsidRPr="00484474" w:rsidRDefault="310C9632" w:rsidP="00E90C47">
            <w:pPr>
              <w:rPr>
                <w:rFonts w:asciiTheme="majorBidi" w:hAnsiTheme="majorBidi" w:cstheme="majorBidi"/>
              </w:rPr>
            </w:pPr>
            <w:r w:rsidRPr="763FAD7B">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7590CE" w14:textId="227B8260" w:rsidR="00801D35" w:rsidRPr="00484474" w:rsidRDefault="00801D35" w:rsidP="00E90C47">
            <w:pPr>
              <w:rPr>
                <w:rFonts w:asciiTheme="majorBidi" w:hAnsiTheme="majorBidi" w:cstheme="majorBidi"/>
              </w:rPr>
            </w:pPr>
            <w:r>
              <w:rPr>
                <w:rFonts w:asciiTheme="majorBidi" w:hAnsiTheme="majorBidi" w:cstheme="majorBidi"/>
              </w:rPr>
              <w:t>10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4121DB" w14:textId="39A118F0" w:rsidR="00801D35" w:rsidRPr="00484474" w:rsidRDefault="00801D35" w:rsidP="00E90C47">
            <w:pPr>
              <w:rPr>
                <w:rFonts w:asciiTheme="majorBidi" w:hAnsiTheme="majorBidi" w:cstheme="majorBidi"/>
              </w:rPr>
            </w:pPr>
            <w:r>
              <w:rPr>
                <w:rFonts w:asciiTheme="majorBidi" w:hAnsiTheme="majorBidi" w:cstheme="majorBidi"/>
              </w:rPr>
              <w:t>no</w:t>
            </w:r>
          </w:p>
        </w:tc>
        <w:tc>
          <w:tcPr>
            <w:tcW w:w="9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BC7B24" w14:textId="77777777" w:rsidR="00801D35" w:rsidRPr="00484474" w:rsidRDefault="00801D35" w:rsidP="00E90C47">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CCF0D8" w14:textId="77777777" w:rsidR="00801D35" w:rsidRPr="00484474" w:rsidRDefault="00801D35" w:rsidP="00E90C47">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404B63" w14:textId="61C73C59" w:rsidR="00801D35" w:rsidRPr="00484474" w:rsidRDefault="00801D35" w:rsidP="00E90C47">
            <w:pPr>
              <w:pStyle w:val="NormalWeb"/>
              <w:spacing w:before="0" w:beforeAutospacing="0" w:after="0" w:afterAutospacing="0"/>
              <w:rPr>
                <w:rFonts w:asciiTheme="majorBidi" w:hAnsiTheme="majorBidi" w:cstheme="majorBidi"/>
              </w:rPr>
            </w:pPr>
            <w:r>
              <w:rPr>
                <w:rFonts w:asciiTheme="majorBidi" w:hAnsiTheme="majorBidi" w:cstheme="majorBidi"/>
              </w:rPr>
              <w:t>Mức độ hài lòng của KH</w:t>
            </w:r>
          </w:p>
        </w:tc>
      </w:tr>
    </w:tbl>
    <w:p w14:paraId="2CB88BED" w14:textId="77777777" w:rsidR="00A365F7" w:rsidRDefault="00A365F7" w:rsidP="00A365F7"/>
    <w:p w14:paraId="0707A953" w14:textId="46A3D189" w:rsidR="00A46B56" w:rsidRPr="002C3B1F" w:rsidRDefault="00A46B56" w:rsidP="00A46B56">
      <w:pPr>
        <w:pStyle w:val="Heading3"/>
        <w:numPr>
          <w:ilvl w:val="0"/>
          <w:numId w:val="0"/>
        </w:numPr>
        <w:ind w:left="810"/>
      </w:pPr>
      <w:bookmarkStart w:id="130" w:name="_Toc173188529"/>
      <w:r>
        <w:t>3.2.</w:t>
      </w:r>
      <w:r w:rsidR="00D11C14">
        <w:t>5</w:t>
      </w:r>
      <w:r>
        <w:t xml:space="preserve"> </w:t>
      </w:r>
      <w:r w:rsidRPr="002C3B1F">
        <w:t>Bản</w:t>
      </w:r>
      <w:r>
        <w:t xml:space="preserve">g </w:t>
      </w:r>
      <w:r w:rsidR="00446141">
        <w:t>ChuNha</w:t>
      </w:r>
      <w:bookmarkEnd w:id="130"/>
    </w:p>
    <w:tbl>
      <w:tblPr>
        <w:tblW w:w="5000" w:type="pct"/>
        <w:tblCellMar>
          <w:left w:w="0" w:type="dxa"/>
          <w:right w:w="0" w:type="dxa"/>
        </w:tblCellMar>
        <w:tblLook w:val="0420" w:firstRow="1" w:lastRow="0" w:firstColumn="0" w:lastColumn="0" w:noHBand="0" w:noVBand="1"/>
      </w:tblPr>
      <w:tblGrid>
        <w:gridCol w:w="568"/>
        <w:gridCol w:w="2109"/>
        <w:gridCol w:w="1459"/>
        <w:gridCol w:w="705"/>
        <w:gridCol w:w="868"/>
        <w:gridCol w:w="2096"/>
        <w:gridCol w:w="613"/>
        <w:gridCol w:w="589"/>
      </w:tblGrid>
      <w:tr w:rsidR="00A46B56" w:rsidRPr="00955DC7" w14:paraId="5220A189" w14:textId="77777777" w:rsidTr="763FAD7B">
        <w:trPr>
          <w:trHeight w:val="584"/>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BF79B49"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TT</w:t>
            </w:r>
          </w:p>
        </w:tc>
        <w:tc>
          <w:tcPr>
            <w:tcW w:w="122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50D19F4"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Tên thuộc tính (Field name)</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2A9AF10"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Kiểu dữ liệu</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2ADB163"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Độ rộng</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C7ADBC3"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Not NULL</w:t>
            </w:r>
          </w:p>
        </w:tc>
        <w:tc>
          <w:tcPr>
            <w:tcW w:w="121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004D958B"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B6EB6D6"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Mã hóa</w:t>
            </w:r>
          </w:p>
        </w:tc>
        <w:tc>
          <w:tcPr>
            <w:tcW w:w="39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168F235" w14:textId="77777777" w:rsidR="00A46B56" w:rsidRPr="00955DC7" w:rsidRDefault="00A46B56" w:rsidP="00605786">
            <w:pPr>
              <w:spacing w:line="240" w:lineRule="auto"/>
              <w:rPr>
                <w:rFonts w:asciiTheme="majorBidi" w:eastAsia="Times New Roman" w:hAnsiTheme="majorBidi" w:cstheme="majorBidi"/>
                <w:b/>
                <w:color w:val="000000" w:themeColor="text1"/>
                <w:kern w:val="24"/>
              </w:rPr>
            </w:pPr>
            <w:r w:rsidRPr="00955DC7">
              <w:rPr>
                <w:rFonts w:asciiTheme="majorBidi" w:eastAsia="Times New Roman" w:hAnsiTheme="majorBidi" w:cstheme="majorBidi"/>
                <w:b/>
                <w:color w:val="000000" w:themeColor="text1"/>
                <w:kern w:val="24"/>
              </w:rPr>
              <w:t>Diễn giải</w:t>
            </w:r>
          </w:p>
        </w:tc>
      </w:tr>
      <w:tr w:rsidR="00E1437C" w:rsidRPr="0067404B" w14:paraId="5504457D"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48E1ED25" w14:textId="609AA468" w:rsidR="00E1437C" w:rsidRPr="0067404B" w:rsidRDefault="00E1437C" w:rsidP="00E1437C">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1</w:t>
            </w:r>
          </w:p>
        </w:tc>
        <w:tc>
          <w:tcPr>
            <w:tcW w:w="122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1E537F42" w14:textId="10C77607" w:rsidR="00E1437C" w:rsidRPr="0067404B" w:rsidRDefault="00E1437C" w:rsidP="00E1437C">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MaChuNha</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445C027" w14:textId="1E98E121" w:rsidR="00E1437C" w:rsidRPr="0067404B" w:rsidRDefault="10029612" w:rsidP="00E1437C">
            <w:pPr>
              <w:pStyle w:val="NormalWeb"/>
              <w:spacing w:before="0" w:beforeAutospacing="0" w:after="0" w:afterAutospacing="0"/>
              <w:rPr>
                <w:rFonts w:asciiTheme="majorBidi" w:hAnsiTheme="majorBidi" w:cstheme="majorBidi"/>
              </w:rPr>
            </w:pPr>
            <w:r w:rsidRPr="763FAD7B">
              <w:rPr>
                <w:rFonts w:asciiTheme="majorBidi" w:hAnsiTheme="majorBidi" w:cstheme="majorBidi"/>
              </w:rPr>
              <w:t>I</w:t>
            </w:r>
            <w:r w:rsidR="6A8A6CD1" w:rsidRPr="763FAD7B">
              <w:rPr>
                <w:rFonts w:asciiTheme="majorBidi" w:hAnsiTheme="majorBidi" w:cstheme="majorBidi"/>
              </w:rPr>
              <w:t>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2E93BFD" w14:textId="0708191A" w:rsidR="00E1437C" w:rsidRPr="0067404B" w:rsidRDefault="00E1437C" w:rsidP="00E1437C">
            <w:pPr>
              <w:pStyle w:val="NormalWeb"/>
              <w:spacing w:before="0" w:beforeAutospacing="0" w:after="0" w:afterAutospacing="0"/>
              <w:rPr>
                <w:rFonts w:asciiTheme="majorBidi" w:hAnsiTheme="majorBidi" w:cstheme="majorBidi"/>
                <w:sz w:val="22"/>
                <w:szCs w:val="22"/>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48AF05A4" w14:textId="0E4480A6" w:rsidR="00E1437C" w:rsidRPr="0067404B" w:rsidRDefault="00E1437C" w:rsidP="00E1437C">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Yes</w:t>
            </w:r>
          </w:p>
        </w:tc>
        <w:tc>
          <w:tcPr>
            <w:tcW w:w="121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4B630711" w14:textId="77777777" w:rsidR="00CA766E" w:rsidRDefault="00E1437C" w:rsidP="00CA766E">
            <w:pPr>
              <w:pStyle w:val="NormalWeb"/>
              <w:spacing w:before="0" w:beforeAutospacing="0" w:after="0" w:afterAutospacing="0"/>
            </w:pPr>
            <w:r w:rsidRPr="0067404B">
              <w:rPr>
                <w:rFonts w:asciiTheme="majorBidi" w:hAnsiTheme="majorBidi" w:cstheme="majorBidi"/>
              </w:rPr>
              <w:t>PK</w:t>
            </w:r>
            <w:r w:rsidR="00CA766E">
              <w:t>,</w:t>
            </w:r>
          </w:p>
          <w:p w14:paraId="7D784F46" w14:textId="3112F882" w:rsidR="00E1437C" w:rsidRPr="0067404B" w:rsidRDefault="00CA766E" w:rsidP="00E1437C">
            <w:pPr>
              <w:pStyle w:val="NormalWeb"/>
              <w:spacing w:before="0" w:beforeAutospacing="0" w:after="0" w:afterAutospacing="0"/>
              <w:rPr>
                <w:rFonts w:asciiTheme="majorBidi" w:hAnsiTheme="majorBidi" w:cstheme="majorBidi"/>
                <w:sz w:val="22"/>
                <w:szCs w:val="22"/>
              </w:rPr>
            </w:pPr>
            <w:r>
              <w:t>Identity(1,1)</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863A73" w14:textId="77777777" w:rsidR="00E1437C" w:rsidRPr="0067404B" w:rsidRDefault="00E1437C" w:rsidP="00E1437C">
            <w:pPr>
              <w:pStyle w:val="NormalWeb"/>
              <w:spacing w:before="0" w:beforeAutospacing="0" w:after="0" w:afterAutospacing="0"/>
              <w:rPr>
                <w:rFonts w:asciiTheme="majorBidi" w:hAnsiTheme="majorBidi" w:cstheme="majorBidi"/>
                <w:sz w:val="22"/>
                <w:szCs w:val="22"/>
              </w:rPr>
            </w:pPr>
          </w:p>
        </w:tc>
        <w:tc>
          <w:tcPr>
            <w:tcW w:w="39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7D17BB" w14:textId="3180F6E0" w:rsidR="00E1437C" w:rsidRPr="0067404B" w:rsidRDefault="00E1437C" w:rsidP="00E1437C">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Mã chủ nhà</w:t>
            </w:r>
          </w:p>
        </w:tc>
      </w:tr>
      <w:tr w:rsidR="00E1437C" w:rsidRPr="0067404B" w14:paraId="41D96D84"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7BA17B" w14:textId="06351FDB" w:rsidR="00E1437C" w:rsidRPr="0067404B" w:rsidRDefault="00CA0DA9" w:rsidP="00E1437C">
            <w:pPr>
              <w:pStyle w:val="NormalWeb"/>
              <w:spacing w:before="0" w:beforeAutospacing="0" w:after="0" w:afterAutospacing="0"/>
              <w:rPr>
                <w:rFonts w:asciiTheme="majorBidi" w:hAnsiTheme="majorBidi" w:cstheme="majorBidi"/>
              </w:rPr>
            </w:pPr>
            <w:r>
              <w:rPr>
                <w:rFonts w:asciiTheme="majorBidi" w:hAnsiTheme="majorBidi" w:cstheme="majorBidi"/>
              </w:rPr>
              <w:t>2</w:t>
            </w:r>
          </w:p>
        </w:tc>
        <w:tc>
          <w:tcPr>
            <w:tcW w:w="122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EEC153" w14:textId="70EE1A90" w:rsidR="00E1437C" w:rsidRPr="0067404B" w:rsidRDefault="00E1437C" w:rsidP="00E1437C">
            <w:pPr>
              <w:pStyle w:val="NormalWeb"/>
              <w:spacing w:before="0" w:beforeAutospacing="0" w:after="0" w:afterAutospacing="0"/>
              <w:rPr>
                <w:rFonts w:asciiTheme="majorBidi" w:hAnsiTheme="majorBidi" w:cstheme="majorBidi"/>
              </w:rPr>
            </w:pPr>
            <w:r w:rsidRPr="0067404B">
              <w:rPr>
                <w:rFonts w:asciiTheme="majorBidi" w:hAnsiTheme="majorBidi" w:cstheme="majorBidi"/>
              </w:rPr>
              <w:t>DiaChi</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7B7E98" w14:textId="128D0CA7" w:rsidR="00E1437C" w:rsidRPr="0067404B" w:rsidRDefault="4401130D" w:rsidP="00E1437C">
            <w:pPr>
              <w:rPr>
                <w:rFonts w:asciiTheme="majorBidi" w:hAnsiTheme="majorBidi" w:cstheme="majorBidi"/>
              </w:rPr>
            </w:pPr>
            <w:r w:rsidRPr="763FAD7B">
              <w:rPr>
                <w:rFonts w:asciiTheme="majorBidi" w:hAnsiTheme="majorBidi" w:cstheme="majorBidi"/>
              </w:rPr>
              <w:t>NVARCHAR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B4675C" w14:textId="6ED05588" w:rsidR="00E1437C" w:rsidRPr="0067404B" w:rsidRDefault="00E1437C" w:rsidP="00E1437C">
            <w:pPr>
              <w:rPr>
                <w:rFonts w:asciiTheme="majorBidi" w:hAnsiTheme="majorBidi" w:cstheme="majorBidi"/>
              </w:rPr>
            </w:pPr>
            <w:r w:rsidRPr="0067404B">
              <w:rPr>
                <w:rFonts w:asciiTheme="majorBidi" w:hAnsiTheme="majorBidi" w:cstheme="majorBidi"/>
              </w:rPr>
              <w:t>50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EDFB9A" w14:textId="496E4767" w:rsidR="00E1437C" w:rsidRPr="0067404B" w:rsidRDefault="00E1437C" w:rsidP="00E1437C">
            <w:pPr>
              <w:rPr>
                <w:rFonts w:asciiTheme="majorBidi" w:hAnsiTheme="majorBidi" w:cstheme="majorBidi"/>
              </w:rPr>
            </w:pPr>
            <w:r w:rsidRPr="0067404B">
              <w:rPr>
                <w:rFonts w:asciiTheme="majorBidi" w:hAnsiTheme="majorBidi" w:cstheme="majorBidi"/>
              </w:rPr>
              <w:t>Yes</w:t>
            </w:r>
          </w:p>
        </w:tc>
        <w:tc>
          <w:tcPr>
            <w:tcW w:w="121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DA3237" w14:textId="77777777" w:rsidR="00E1437C" w:rsidRPr="0067404B" w:rsidRDefault="00E1437C" w:rsidP="00E1437C">
            <w:pPr>
              <w:rPr>
                <w:rFonts w:asciiTheme="majorBidi" w:hAnsiTheme="majorBidi" w:cstheme="majorBidi"/>
              </w:rPr>
            </w:pP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C537B5" w14:textId="77777777" w:rsidR="00E1437C" w:rsidRPr="0067404B" w:rsidRDefault="00E1437C" w:rsidP="00E1437C">
            <w:pPr>
              <w:pStyle w:val="NormalWeb"/>
              <w:spacing w:before="0" w:beforeAutospacing="0" w:after="0" w:afterAutospacing="0"/>
              <w:rPr>
                <w:rFonts w:asciiTheme="majorBidi" w:hAnsiTheme="majorBidi" w:cstheme="majorBidi"/>
                <w:sz w:val="22"/>
                <w:szCs w:val="22"/>
              </w:rPr>
            </w:pPr>
          </w:p>
        </w:tc>
        <w:tc>
          <w:tcPr>
            <w:tcW w:w="39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DF6D86C" w14:textId="26B62425" w:rsidR="00E1437C" w:rsidRPr="0067404B" w:rsidRDefault="00E1437C" w:rsidP="00E1437C">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Địa chỉ</w:t>
            </w:r>
          </w:p>
        </w:tc>
      </w:tr>
      <w:tr w:rsidR="00E40797" w:rsidRPr="00E92580" w14:paraId="2849A4D6"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44C93" w14:textId="77777777" w:rsidR="00E40797" w:rsidRPr="00E92580" w:rsidRDefault="00E40797">
            <w:pPr>
              <w:pStyle w:val="NormalWeb"/>
              <w:spacing w:before="0" w:beforeAutospacing="0" w:after="0" w:afterAutospacing="0"/>
              <w:rPr>
                <w:rFonts w:asciiTheme="majorBidi" w:hAnsiTheme="majorBidi" w:cstheme="majorBidi"/>
              </w:rPr>
            </w:pPr>
            <w:r w:rsidRPr="00E92580">
              <w:rPr>
                <w:rFonts w:asciiTheme="majorBidi" w:hAnsiTheme="majorBidi" w:cstheme="majorBidi"/>
              </w:rPr>
              <w:t>3</w:t>
            </w:r>
          </w:p>
        </w:tc>
        <w:tc>
          <w:tcPr>
            <w:tcW w:w="122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CA5E72" w14:textId="77777777" w:rsidR="00E40797" w:rsidRPr="00E92580" w:rsidRDefault="00E40797">
            <w:pPr>
              <w:pStyle w:val="NormalWeb"/>
              <w:spacing w:before="0" w:beforeAutospacing="0" w:after="0" w:afterAutospacing="0"/>
              <w:rPr>
                <w:rFonts w:asciiTheme="majorBidi" w:hAnsiTheme="majorBidi" w:cstheme="majorBidi"/>
              </w:rPr>
            </w:pPr>
            <w:r w:rsidRPr="00E92580">
              <w:rPr>
                <w:rFonts w:asciiTheme="majorBidi" w:hAnsiTheme="majorBidi" w:cstheme="majorBidi"/>
              </w:rPr>
              <w:t>IDTaiKhoan</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961A58" w14:textId="6D9A8821" w:rsidR="00E40797" w:rsidRPr="00E92580" w:rsidRDefault="7CC2CD53">
            <w:pPr>
              <w:rPr>
                <w:rFonts w:asciiTheme="majorBidi" w:hAnsiTheme="majorBidi" w:cstheme="majorBidi"/>
              </w:rPr>
            </w:pPr>
            <w:r w:rsidRPr="763FAD7B">
              <w:rPr>
                <w:rFonts w:asciiTheme="majorBidi" w:hAnsiTheme="majorBidi" w:cstheme="majorBidi"/>
              </w:rPr>
              <w:t>INTEGER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7DA77E" w14:textId="77777777" w:rsidR="00E40797" w:rsidRPr="00E92580" w:rsidRDefault="00E40797">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8F5AA0" w14:textId="77777777" w:rsidR="00E40797" w:rsidRPr="00E92580" w:rsidRDefault="00E40797">
            <w:pPr>
              <w:rPr>
                <w:rFonts w:asciiTheme="majorBidi" w:hAnsiTheme="majorBidi" w:cstheme="majorBidi"/>
              </w:rPr>
            </w:pPr>
            <w:r w:rsidRPr="00E92580">
              <w:rPr>
                <w:rFonts w:asciiTheme="majorBidi" w:hAnsiTheme="majorBidi" w:cstheme="majorBidi"/>
              </w:rPr>
              <w:t>Yes</w:t>
            </w:r>
          </w:p>
        </w:tc>
        <w:tc>
          <w:tcPr>
            <w:tcW w:w="121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947B67" w14:textId="77777777" w:rsidR="00E40797" w:rsidRPr="00E92580" w:rsidRDefault="00E40797">
            <w:pPr>
              <w:rPr>
                <w:rFonts w:asciiTheme="majorBidi" w:hAnsiTheme="majorBidi" w:cstheme="majorBidi"/>
              </w:rPr>
            </w:pPr>
            <w:r w:rsidRPr="00E92580">
              <w:rPr>
                <w:rFonts w:asciiTheme="majorBidi" w:hAnsiTheme="majorBidi" w:cstheme="majorBidi"/>
              </w:rPr>
              <w:t>PK</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4ED8A4" w14:textId="77777777" w:rsidR="00E40797" w:rsidRPr="00E92580" w:rsidRDefault="00E40797">
            <w:pPr>
              <w:pStyle w:val="NormalWeb"/>
              <w:spacing w:before="0" w:beforeAutospacing="0" w:after="0" w:afterAutospacing="0"/>
              <w:rPr>
                <w:rFonts w:asciiTheme="majorBidi" w:hAnsiTheme="majorBidi" w:cstheme="majorBidi"/>
                <w:sz w:val="22"/>
                <w:szCs w:val="22"/>
              </w:rPr>
            </w:pPr>
          </w:p>
        </w:tc>
        <w:tc>
          <w:tcPr>
            <w:tcW w:w="39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7D9C439" w14:textId="77777777" w:rsidR="00E40797" w:rsidRPr="00E40797" w:rsidRDefault="00E40797">
            <w:pPr>
              <w:pStyle w:val="NormalWeb"/>
              <w:spacing w:before="0" w:beforeAutospacing="0" w:after="0" w:afterAutospacing="0"/>
              <w:rPr>
                <w:rFonts w:asciiTheme="majorBidi" w:hAnsiTheme="majorBidi" w:cstheme="majorBidi"/>
              </w:rPr>
            </w:pPr>
            <w:r w:rsidRPr="00E92580">
              <w:rPr>
                <w:rFonts w:asciiTheme="majorBidi" w:hAnsiTheme="majorBidi" w:cstheme="majorBidi"/>
              </w:rPr>
              <w:t>Mã tài khoản</w:t>
            </w:r>
          </w:p>
        </w:tc>
      </w:tr>
      <w:tr w:rsidR="009C47DC" w:rsidRPr="00E92580" w14:paraId="158F7505"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D45FB0" w14:textId="3B88F2CB" w:rsidR="009C47DC" w:rsidRPr="00E92580" w:rsidRDefault="009C47DC">
            <w:pPr>
              <w:pStyle w:val="NormalWeb"/>
              <w:spacing w:before="0" w:beforeAutospacing="0" w:after="0" w:afterAutospacing="0"/>
              <w:rPr>
                <w:rFonts w:asciiTheme="majorBidi" w:hAnsiTheme="majorBidi" w:cstheme="majorBidi"/>
              </w:rPr>
            </w:pPr>
            <w:r>
              <w:rPr>
                <w:rFonts w:asciiTheme="majorBidi" w:hAnsiTheme="majorBidi" w:cstheme="majorBidi"/>
              </w:rPr>
              <w:t>4</w:t>
            </w:r>
          </w:p>
        </w:tc>
        <w:tc>
          <w:tcPr>
            <w:tcW w:w="122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67ACD0" w14:textId="42D9F1EF" w:rsidR="009C47DC" w:rsidRPr="00E92580" w:rsidRDefault="009C47DC">
            <w:pPr>
              <w:pStyle w:val="NormalWeb"/>
              <w:spacing w:before="0" w:beforeAutospacing="0" w:after="0" w:afterAutospacing="0"/>
              <w:rPr>
                <w:rFonts w:asciiTheme="majorBidi" w:hAnsiTheme="majorBidi" w:cstheme="majorBidi"/>
              </w:rPr>
            </w:pPr>
            <w:r>
              <w:rPr>
                <w:rFonts w:asciiTheme="majorBidi" w:hAnsiTheme="majorBidi" w:cstheme="majorBidi"/>
              </w:rPr>
              <w:t>NgayHetHanGPKD</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5DAB83" w14:textId="22BDE611" w:rsidR="009C47DC" w:rsidRPr="00E92580" w:rsidRDefault="6F43DEDC">
            <w:pPr>
              <w:rPr>
                <w:rFonts w:asciiTheme="majorBidi" w:hAnsiTheme="majorBidi" w:cstheme="majorBidi"/>
              </w:rPr>
            </w:pPr>
            <w:r w:rsidRPr="763FAD7B">
              <w:rPr>
                <w:rFonts w:asciiTheme="majorBidi" w:hAnsiTheme="majorBidi" w:cstheme="majorBidi"/>
              </w:rPr>
              <w:t>D</w:t>
            </w:r>
            <w:r w:rsidR="59235641" w:rsidRPr="763FAD7B">
              <w:rPr>
                <w:rFonts w:asciiTheme="majorBidi" w:hAnsiTheme="majorBidi" w:cstheme="majorBidi"/>
              </w:rPr>
              <w:t>ATE</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589957D" w14:textId="77777777" w:rsidR="009C47DC" w:rsidRPr="00E92580" w:rsidRDefault="009C47DC">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38882B" w14:textId="21C4FA4E" w:rsidR="009C47DC" w:rsidRPr="00E92580" w:rsidRDefault="009C47DC">
            <w:pPr>
              <w:rPr>
                <w:rFonts w:asciiTheme="majorBidi" w:hAnsiTheme="majorBidi" w:cstheme="majorBidi"/>
              </w:rPr>
            </w:pPr>
            <w:r>
              <w:rPr>
                <w:rFonts w:asciiTheme="majorBidi" w:hAnsiTheme="majorBidi" w:cstheme="majorBidi"/>
              </w:rPr>
              <w:t>Yes</w:t>
            </w:r>
          </w:p>
        </w:tc>
        <w:tc>
          <w:tcPr>
            <w:tcW w:w="121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7846A11" w14:textId="77777777" w:rsidR="009C47DC" w:rsidRDefault="00F0177E">
            <w:pPr>
              <w:rPr>
                <w:rFonts w:asciiTheme="majorBidi" w:hAnsiTheme="majorBidi" w:cstheme="majorBidi"/>
              </w:rPr>
            </w:pPr>
            <w:r>
              <w:rPr>
                <w:rFonts w:asciiTheme="majorBidi" w:hAnsiTheme="majorBidi" w:cstheme="majorBidi"/>
              </w:rPr>
              <w:t>YEAR(GETDATE())</w:t>
            </w:r>
          </w:p>
          <w:p w14:paraId="4DD1F366" w14:textId="77777777" w:rsidR="00F0177E" w:rsidRDefault="00F666ED">
            <w:pPr>
              <w:rPr>
                <w:rFonts w:asciiTheme="majorBidi" w:hAnsiTheme="majorBidi" w:cstheme="majorBidi"/>
              </w:rPr>
            </w:pPr>
            <w:r>
              <w:rPr>
                <w:rFonts w:asciiTheme="majorBidi" w:hAnsiTheme="majorBidi" w:cstheme="majorBidi"/>
              </w:rPr>
              <w:t>-</w:t>
            </w:r>
            <w:r w:rsidR="00F0177E">
              <w:rPr>
                <w:rFonts w:asciiTheme="majorBidi" w:hAnsiTheme="majorBidi" w:cstheme="majorBidi"/>
              </w:rPr>
              <w:t>YEAR</w:t>
            </w:r>
            <w:r w:rsidR="00F96554">
              <w:rPr>
                <w:rFonts w:asciiTheme="majorBidi" w:hAnsiTheme="majorBidi" w:cstheme="majorBidi"/>
              </w:rPr>
              <w:t>(NgayHetHan</w:t>
            </w:r>
          </w:p>
          <w:p w14:paraId="45CCB675" w14:textId="4985C209" w:rsidR="009C47DC" w:rsidRPr="00E92580" w:rsidRDefault="00F96554">
            <w:pPr>
              <w:rPr>
                <w:rFonts w:asciiTheme="majorBidi" w:hAnsiTheme="majorBidi" w:cstheme="majorBidi"/>
              </w:rPr>
            </w:pPr>
            <w:r>
              <w:rPr>
                <w:rFonts w:asciiTheme="majorBidi" w:hAnsiTheme="majorBidi" w:cstheme="majorBidi"/>
              </w:rPr>
              <w:t>GPKD)&gt;=1</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80825D" w14:textId="77777777" w:rsidR="009C47DC" w:rsidRPr="00E92580" w:rsidRDefault="009C47DC">
            <w:pPr>
              <w:pStyle w:val="NormalWeb"/>
              <w:spacing w:before="0" w:beforeAutospacing="0" w:after="0" w:afterAutospacing="0"/>
              <w:rPr>
                <w:rFonts w:asciiTheme="majorBidi" w:hAnsiTheme="majorBidi" w:cstheme="majorBidi"/>
                <w:sz w:val="22"/>
                <w:szCs w:val="22"/>
              </w:rPr>
            </w:pPr>
          </w:p>
        </w:tc>
        <w:tc>
          <w:tcPr>
            <w:tcW w:w="39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2161E26" w14:textId="0542DC39" w:rsidR="009C47DC" w:rsidRPr="00E92580" w:rsidRDefault="009C47DC">
            <w:pPr>
              <w:pStyle w:val="NormalWeb"/>
              <w:spacing w:before="0" w:beforeAutospacing="0" w:after="0" w:afterAutospacing="0"/>
              <w:rPr>
                <w:rFonts w:asciiTheme="majorBidi" w:hAnsiTheme="majorBidi" w:cstheme="majorBidi"/>
              </w:rPr>
            </w:pPr>
            <w:r>
              <w:rPr>
                <w:rFonts w:asciiTheme="majorBidi" w:hAnsiTheme="majorBidi" w:cstheme="majorBidi"/>
              </w:rPr>
              <w:t>Ngày hết hạn giấy phép kinh doanh</w:t>
            </w:r>
          </w:p>
        </w:tc>
      </w:tr>
      <w:tr w:rsidR="009C47DC" w:rsidRPr="00E92580" w14:paraId="5CD86BDD"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00452" w14:textId="0FD73582" w:rsidR="009C47DC" w:rsidRPr="00E92580" w:rsidRDefault="009C47DC">
            <w:pPr>
              <w:pStyle w:val="NormalWeb"/>
              <w:spacing w:before="0" w:beforeAutospacing="0" w:after="0" w:afterAutospacing="0"/>
              <w:rPr>
                <w:rFonts w:asciiTheme="majorBidi" w:hAnsiTheme="majorBidi" w:cstheme="majorBidi"/>
              </w:rPr>
            </w:pPr>
            <w:r>
              <w:rPr>
                <w:rFonts w:asciiTheme="majorBidi" w:hAnsiTheme="majorBidi" w:cstheme="majorBidi"/>
              </w:rPr>
              <w:t>5</w:t>
            </w:r>
          </w:p>
        </w:tc>
        <w:tc>
          <w:tcPr>
            <w:tcW w:w="122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428B90" w14:textId="5CDF577F" w:rsidR="009C47DC" w:rsidRPr="00E92580" w:rsidRDefault="009C47DC">
            <w:pPr>
              <w:pStyle w:val="NormalWeb"/>
              <w:spacing w:before="0" w:beforeAutospacing="0" w:after="0" w:afterAutospacing="0"/>
              <w:rPr>
                <w:rFonts w:asciiTheme="majorBidi" w:hAnsiTheme="majorBidi" w:cstheme="majorBidi"/>
              </w:rPr>
            </w:pPr>
            <w:r>
              <w:rPr>
                <w:rFonts w:asciiTheme="majorBidi" w:hAnsiTheme="majorBidi" w:cstheme="majorBidi"/>
              </w:rPr>
              <w:t>NgayHetHanPCCC</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F101FA" w14:textId="66BE03EC" w:rsidR="009C47DC" w:rsidRPr="00E92580" w:rsidRDefault="61BD5305">
            <w:pPr>
              <w:rPr>
                <w:rFonts w:asciiTheme="majorBidi" w:hAnsiTheme="majorBidi" w:cstheme="majorBidi"/>
              </w:rPr>
            </w:pPr>
            <w:r w:rsidRPr="763FAD7B">
              <w:rPr>
                <w:rFonts w:asciiTheme="majorBidi" w:hAnsiTheme="majorBidi" w:cstheme="majorBidi"/>
              </w:rPr>
              <w:t>DATE</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E5DEE3" w14:textId="77777777" w:rsidR="009C47DC" w:rsidRPr="00E92580" w:rsidRDefault="009C47DC">
            <w:pPr>
              <w:rPr>
                <w:rFonts w:asciiTheme="majorBidi" w:hAnsiTheme="majorBidi" w:cstheme="majorBidi"/>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A4891A" w14:textId="38D6EFB7" w:rsidR="009C47DC" w:rsidRPr="00E92580" w:rsidRDefault="009C47DC">
            <w:pPr>
              <w:rPr>
                <w:rFonts w:asciiTheme="majorBidi" w:hAnsiTheme="majorBidi" w:cstheme="majorBidi"/>
              </w:rPr>
            </w:pPr>
            <w:r>
              <w:rPr>
                <w:rFonts w:asciiTheme="majorBidi" w:hAnsiTheme="majorBidi" w:cstheme="majorBidi"/>
              </w:rPr>
              <w:t>yes</w:t>
            </w:r>
          </w:p>
        </w:tc>
        <w:tc>
          <w:tcPr>
            <w:tcW w:w="121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92EF07" w14:textId="77777777" w:rsidR="00F96554" w:rsidRDefault="00F96554" w:rsidP="00F96554">
            <w:pPr>
              <w:rPr>
                <w:rFonts w:asciiTheme="majorBidi" w:hAnsiTheme="majorBidi" w:cstheme="majorBidi"/>
              </w:rPr>
            </w:pPr>
            <w:r>
              <w:rPr>
                <w:rFonts w:asciiTheme="majorBidi" w:hAnsiTheme="majorBidi" w:cstheme="majorBidi"/>
              </w:rPr>
              <w:t>YEAR(GETDATE())</w:t>
            </w:r>
          </w:p>
          <w:p w14:paraId="38E8C7B2" w14:textId="77777777" w:rsidR="00F96554" w:rsidRDefault="00F96554" w:rsidP="00F96554">
            <w:pPr>
              <w:rPr>
                <w:rFonts w:asciiTheme="majorBidi" w:hAnsiTheme="majorBidi" w:cstheme="majorBidi"/>
              </w:rPr>
            </w:pPr>
            <w:r>
              <w:rPr>
                <w:rFonts w:asciiTheme="majorBidi" w:hAnsiTheme="majorBidi" w:cstheme="majorBidi"/>
              </w:rPr>
              <w:t>-YEAR(NgayHetHan</w:t>
            </w:r>
          </w:p>
          <w:p w14:paraId="6F2C6DBA" w14:textId="0B9E8A44" w:rsidR="009C47DC" w:rsidRPr="00E92580" w:rsidRDefault="00F96554">
            <w:pPr>
              <w:rPr>
                <w:rFonts w:asciiTheme="majorBidi" w:hAnsiTheme="majorBidi" w:cstheme="majorBidi"/>
              </w:rPr>
            </w:pPr>
            <w:r>
              <w:rPr>
                <w:rFonts w:asciiTheme="majorBidi" w:hAnsiTheme="majorBidi" w:cstheme="majorBidi"/>
              </w:rPr>
              <w:lastRenderedPageBreak/>
              <w:t>PCCC)&gt;=1</w:t>
            </w:r>
          </w:p>
        </w:tc>
        <w:tc>
          <w:tcPr>
            <w:tcW w:w="3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7A7D1F" w14:textId="77777777" w:rsidR="009C47DC" w:rsidRPr="00E92580" w:rsidRDefault="009C47DC">
            <w:pPr>
              <w:pStyle w:val="NormalWeb"/>
              <w:spacing w:before="0" w:beforeAutospacing="0" w:after="0" w:afterAutospacing="0"/>
              <w:rPr>
                <w:rFonts w:asciiTheme="majorBidi" w:hAnsiTheme="majorBidi" w:cstheme="majorBidi"/>
                <w:sz w:val="22"/>
                <w:szCs w:val="22"/>
              </w:rPr>
            </w:pPr>
          </w:p>
        </w:tc>
        <w:tc>
          <w:tcPr>
            <w:tcW w:w="39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1ECE2C" w14:textId="4F150EFF" w:rsidR="009C47DC" w:rsidRPr="00E92580" w:rsidRDefault="00A23C2B">
            <w:pPr>
              <w:pStyle w:val="NormalWeb"/>
              <w:spacing w:before="0" w:beforeAutospacing="0" w:after="0" w:afterAutospacing="0"/>
              <w:rPr>
                <w:rFonts w:asciiTheme="majorBidi" w:hAnsiTheme="majorBidi" w:cstheme="majorBidi"/>
              </w:rPr>
            </w:pPr>
            <w:r>
              <w:rPr>
                <w:rFonts w:asciiTheme="majorBidi" w:hAnsiTheme="majorBidi" w:cstheme="majorBidi"/>
              </w:rPr>
              <w:t xml:space="preserve">Ngày hết hạn giấy phép phòng cháy </w:t>
            </w:r>
            <w:r>
              <w:rPr>
                <w:rFonts w:asciiTheme="majorBidi" w:hAnsiTheme="majorBidi" w:cstheme="majorBidi"/>
              </w:rPr>
              <w:lastRenderedPageBreak/>
              <w:t>chữa cháy</w:t>
            </w:r>
          </w:p>
        </w:tc>
      </w:tr>
    </w:tbl>
    <w:p w14:paraId="351DF566" w14:textId="6DE30EA5" w:rsidR="001B4C9D" w:rsidRPr="002C3B1F" w:rsidRDefault="001B4C9D" w:rsidP="001B4C9D">
      <w:pPr>
        <w:pStyle w:val="Heading3"/>
        <w:numPr>
          <w:ilvl w:val="0"/>
          <w:numId w:val="0"/>
        </w:numPr>
        <w:ind w:left="810"/>
      </w:pPr>
      <w:bookmarkStart w:id="131" w:name="_Toc173188530"/>
      <w:r>
        <w:lastRenderedPageBreak/>
        <w:t xml:space="preserve">3.2.6 </w:t>
      </w:r>
      <w:r w:rsidRPr="002C3B1F">
        <w:t>Bản</w:t>
      </w:r>
      <w:r>
        <w:t>g HoaDonDienTu</w:t>
      </w:r>
      <w:bookmarkEnd w:id="131"/>
    </w:p>
    <w:tbl>
      <w:tblPr>
        <w:tblW w:w="5000" w:type="pct"/>
        <w:tblCellMar>
          <w:left w:w="0" w:type="dxa"/>
          <w:right w:w="0" w:type="dxa"/>
        </w:tblCellMar>
        <w:tblLook w:val="0420" w:firstRow="1" w:lastRow="0" w:firstColumn="0" w:lastColumn="0" w:noHBand="0" w:noVBand="1"/>
      </w:tblPr>
      <w:tblGrid>
        <w:gridCol w:w="582"/>
        <w:gridCol w:w="2088"/>
        <w:gridCol w:w="968"/>
        <w:gridCol w:w="728"/>
        <w:gridCol w:w="901"/>
        <w:gridCol w:w="1749"/>
        <w:gridCol w:w="631"/>
        <w:gridCol w:w="1360"/>
      </w:tblGrid>
      <w:tr w:rsidR="001B4C9D" w:rsidRPr="00051BC7" w14:paraId="0E891389" w14:textId="77777777" w:rsidTr="00F666ED">
        <w:trPr>
          <w:trHeight w:val="584"/>
        </w:trPr>
        <w:tc>
          <w:tcPr>
            <w:tcW w:w="32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95C1B93"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TT</w:t>
            </w:r>
          </w:p>
        </w:tc>
        <w:tc>
          <w:tcPr>
            <w:tcW w:w="115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D9AC838"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Tên thuộc tính (Field name)</w:t>
            </w:r>
          </w:p>
        </w:tc>
        <w:tc>
          <w:tcPr>
            <w:tcW w:w="53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5FFE2CF"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Kiểu dữ liệu</w:t>
            </w:r>
          </w:p>
        </w:tc>
        <w:tc>
          <w:tcPr>
            <w:tcW w:w="40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4AD1090"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Độ rộng</w:t>
            </w:r>
          </w:p>
        </w:tc>
        <w:tc>
          <w:tcPr>
            <w:tcW w:w="50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E615DC6"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Not NULL</w:t>
            </w:r>
          </w:p>
        </w:tc>
        <w:tc>
          <w:tcPr>
            <w:tcW w:w="971"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8573956"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53F9239" w14:textId="77777777" w:rsidR="001B4C9D" w:rsidRPr="00051BC7" w:rsidRDefault="001B4C9D">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Mã hóa</w:t>
            </w:r>
          </w:p>
        </w:tc>
        <w:tc>
          <w:tcPr>
            <w:tcW w:w="755" w:type="pct"/>
            <w:tcBorders>
              <w:top w:val="single" w:sz="8" w:space="0" w:color="000000"/>
              <w:left w:val="single" w:sz="8" w:space="0" w:color="000000"/>
              <w:bottom w:val="single" w:sz="8" w:space="0" w:color="000000"/>
              <w:right w:val="single" w:sz="8" w:space="0" w:color="000000"/>
            </w:tcBorders>
            <w:shd w:val="clear" w:color="auto" w:fill="CCCC99"/>
          </w:tcPr>
          <w:p w14:paraId="22D989D2" w14:textId="77777777" w:rsidR="001B4C9D" w:rsidRPr="00051BC7" w:rsidRDefault="001B4C9D">
            <w:pPr>
              <w:spacing w:line="240" w:lineRule="auto"/>
              <w:rPr>
                <w:rFonts w:asciiTheme="majorBidi" w:eastAsia="Times New Roman" w:hAnsiTheme="majorBidi" w:cstheme="majorBidi"/>
                <w:b/>
                <w:color w:val="000000" w:themeColor="text1"/>
                <w:kern w:val="24"/>
              </w:rPr>
            </w:pPr>
            <w:r w:rsidRPr="00051BC7">
              <w:rPr>
                <w:rFonts w:asciiTheme="majorBidi" w:eastAsia="Times New Roman" w:hAnsiTheme="majorBidi" w:cstheme="majorBidi"/>
                <w:b/>
                <w:color w:val="000000" w:themeColor="text1"/>
                <w:kern w:val="24"/>
              </w:rPr>
              <w:t>Diễn giải</w:t>
            </w:r>
          </w:p>
        </w:tc>
      </w:tr>
      <w:tr w:rsidR="001B4C9D" w:rsidRPr="00BF2393" w14:paraId="2A578160" w14:textId="77777777" w:rsidTr="00F666ED">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BBF24DE"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1</w:t>
            </w:r>
          </w:p>
        </w:tc>
        <w:tc>
          <w:tcPr>
            <w:tcW w:w="115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EF63809"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MaHoaDon</w:t>
            </w:r>
          </w:p>
        </w:tc>
        <w:tc>
          <w:tcPr>
            <w:tcW w:w="53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6D06D83"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50615ED" w14:textId="77777777" w:rsidR="001B4C9D" w:rsidRPr="00BF2393" w:rsidRDefault="001B4C9D">
            <w:pPr>
              <w:pStyle w:val="NormalWeb"/>
              <w:spacing w:before="0" w:beforeAutospacing="0" w:after="0" w:afterAutospacing="0"/>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5840F0D"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Yes</w:t>
            </w:r>
          </w:p>
        </w:tc>
        <w:tc>
          <w:tcPr>
            <w:tcW w:w="971"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A154C72" w14:textId="77777777" w:rsidR="00CA766E" w:rsidRDefault="001B4C9D" w:rsidP="00CA766E">
            <w:pPr>
              <w:pStyle w:val="NormalWeb"/>
              <w:spacing w:before="0" w:beforeAutospacing="0" w:after="0" w:afterAutospacing="0"/>
            </w:pPr>
            <w:r w:rsidRPr="00BF2393">
              <w:rPr>
                <w:rFonts w:asciiTheme="majorBidi" w:hAnsiTheme="majorBidi" w:cstheme="majorBidi"/>
              </w:rPr>
              <w:t>PK</w:t>
            </w:r>
            <w:r w:rsidR="00CA766E">
              <w:t>,</w:t>
            </w:r>
          </w:p>
          <w:p w14:paraId="36421334" w14:textId="0E2274DA" w:rsidR="001B4C9D" w:rsidRPr="00BF2393" w:rsidRDefault="00CA766E">
            <w:pPr>
              <w:pStyle w:val="NormalWeb"/>
              <w:spacing w:before="0" w:beforeAutospacing="0" w:after="0" w:afterAutospacing="0"/>
              <w:rPr>
                <w:rFonts w:asciiTheme="majorBidi" w:hAnsiTheme="majorBidi" w:cstheme="majorBidi"/>
              </w:rPr>
            </w:pPr>
            <w:r>
              <w:t>Identity(1,1)</w:t>
            </w:r>
          </w:p>
        </w:tc>
        <w:tc>
          <w:tcPr>
            <w:tcW w:w="35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1FE7958C" w14:textId="77777777" w:rsidR="001B4C9D" w:rsidRPr="00BF2393" w:rsidRDefault="001B4C9D">
            <w:pPr>
              <w:pStyle w:val="NormalWeb"/>
              <w:spacing w:before="0" w:beforeAutospacing="0" w:after="0" w:afterAutospacing="0"/>
              <w:rPr>
                <w:rFonts w:asciiTheme="majorBidi" w:hAnsiTheme="majorBidi" w:cstheme="majorBidi"/>
              </w:rPr>
            </w:pPr>
          </w:p>
        </w:tc>
        <w:tc>
          <w:tcPr>
            <w:tcW w:w="755" w:type="pct"/>
            <w:tcBorders>
              <w:top w:val="single" w:sz="8" w:space="0" w:color="000000"/>
              <w:left w:val="single" w:sz="8" w:space="0" w:color="000000"/>
              <w:bottom w:val="single" w:sz="8" w:space="0" w:color="000000"/>
              <w:right w:val="single" w:sz="8" w:space="0" w:color="000000"/>
            </w:tcBorders>
            <w:shd w:val="clear" w:color="auto" w:fill="ECECDE"/>
          </w:tcPr>
          <w:p w14:paraId="1260E5AB"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Mã hóa đơn</w:t>
            </w:r>
          </w:p>
        </w:tc>
      </w:tr>
      <w:tr w:rsidR="001B4C9D" w:rsidRPr="00BF2393" w14:paraId="3CF485ED" w14:textId="77777777" w:rsidTr="00F666ED">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A0B18D0"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2</w:t>
            </w:r>
          </w:p>
        </w:tc>
        <w:tc>
          <w:tcPr>
            <w:tcW w:w="115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6C3D4B5"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MaBienLai</w:t>
            </w:r>
          </w:p>
        </w:tc>
        <w:tc>
          <w:tcPr>
            <w:tcW w:w="53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1C3E204" w14:textId="77777777" w:rsidR="001B4C9D" w:rsidRPr="00BF2393" w:rsidRDefault="001B4C9D">
            <w:pPr>
              <w:rPr>
                <w:rFonts w:asciiTheme="majorBidi" w:hAnsiTheme="majorBidi" w:cstheme="majorBidi"/>
                <w:sz w:val="24"/>
                <w:szCs w:val="24"/>
              </w:rPr>
            </w:pPr>
            <w:r w:rsidRPr="00BF2393">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2C2B17D" w14:textId="77777777" w:rsidR="001B4C9D" w:rsidRPr="00BF2393" w:rsidRDefault="001B4C9D">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21FA99C" w14:textId="77777777" w:rsidR="001B4C9D" w:rsidRPr="00BF2393" w:rsidRDefault="001B4C9D">
            <w:pPr>
              <w:rPr>
                <w:rFonts w:asciiTheme="majorBidi" w:hAnsiTheme="majorBidi" w:cstheme="majorBidi"/>
                <w:sz w:val="24"/>
                <w:szCs w:val="24"/>
              </w:rPr>
            </w:pPr>
            <w:r w:rsidRPr="00BF2393">
              <w:rPr>
                <w:rFonts w:asciiTheme="majorBidi" w:hAnsiTheme="majorBidi" w:cstheme="majorBidi"/>
              </w:rPr>
              <w:t>Yes</w:t>
            </w:r>
          </w:p>
        </w:tc>
        <w:tc>
          <w:tcPr>
            <w:tcW w:w="97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3BA64B3" w14:textId="77777777" w:rsidR="001B4C9D" w:rsidRPr="00BF2393" w:rsidRDefault="001B4C9D">
            <w:pPr>
              <w:rPr>
                <w:rFonts w:asciiTheme="majorBidi" w:hAnsiTheme="majorBidi" w:cstheme="majorBidi"/>
                <w:sz w:val="24"/>
                <w:szCs w:val="24"/>
              </w:rPr>
            </w:pPr>
            <w:r w:rsidRPr="00BF2393">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0B5D2C7" w14:textId="77777777" w:rsidR="001B4C9D" w:rsidRPr="00BF2393" w:rsidRDefault="001B4C9D">
            <w:pPr>
              <w:pStyle w:val="NormalWeb"/>
              <w:spacing w:before="0" w:beforeAutospacing="0" w:after="0" w:afterAutospacing="0"/>
              <w:rPr>
                <w:rFonts w:asciiTheme="majorBidi" w:hAnsiTheme="majorBidi" w:cstheme="majorBidi"/>
              </w:rPr>
            </w:pPr>
          </w:p>
        </w:tc>
        <w:tc>
          <w:tcPr>
            <w:tcW w:w="755" w:type="pct"/>
            <w:tcBorders>
              <w:top w:val="single" w:sz="8" w:space="0" w:color="000000"/>
              <w:left w:val="single" w:sz="8" w:space="0" w:color="000000"/>
              <w:bottom w:val="single" w:sz="8" w:space="0" w:color="000000"/>
              <w:right w:val="single" w:sz="8" w:space="0" w:color="000000"/>
            </w:tcBorders>
            <w:shd w:val="clear" w:color="auto" w:fill="F6F6EF"/>
          </w:tcPr>
          <w:p w14:paraId="0A6417DF"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Mã biên lai</w:t>
            </w:r>
          </w:p>
        </w:tc>
      </w:tr>
      <w:tr w:rsidR="001B4C9D" w:rsidRPr="00BF2393" w14:paraId="054575A2" w14:textId="77777777" w:rsidTr="00F666ED">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BC2AC9E" w14:textId="77777777" w:rsidR="001B4C9D" w:rsidRPr="00BF2393" w:rsidRDefault="001B4C9D">
            <w:pPr>
              <w:pStyle w:val="NormalWeb"/>
              <w:spacing w:before="0" w:beforeAutospacing="0" w:after="0" w:afterAutospacing="0"/>
              <w:rPr>
                <w:rFonts w:asciiTheme="majorBidi" w:hAnsiTheme="majorBidi" w:cstheme="majorBidi"/>
              </w:rPr>
            </w:pPr>
            <w:r>
              <w:rPr>
                <w:rFonts w:asciiTheme="majorBidi" w:hAnsiTheme="majorBidi" w:cstheme="majorBidi"/>
              </w:rPr>
              <w:t>3</w:t>
            </w:r>
          </w:p>
        </w:tc>
        <w:tc>
          <w:tcPr>
            <w:tcW w:w="115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64E2DE"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Ngay</w:t>
            </w:r>
            <w:r>
              <w:rPr>
                <w:rFonts w:asciiTheme="majorBidi" w:hAnsiTheme="majorBidi" w:cstheme="majorBidi"/>
              </w:rPr>
              <w:t>Xuat</w:t>
            </w:r>
            <w:r w:rsidRPr="00BF2393">
              <w:rPr>
                <w:rFonts w:asciiTheme="majorBidi" w:hAnsiTheme="majorBidi" w:cstheme="majorBidi"/>
              </w:rPr>
              <w:t>HoaDon</w:t>
            </w:r>
          </w:p>
        </w:tc>
        <w:tc>
          <w:tcPr>
            <w:tcW w:w="53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76044B4" w14:textId="77777777" w:rsidR="001B4C9D" w:rsidRPr="00BF2393" w:rsidRDefault="001B4C9D">
            <w:pPr>
              <w:rPr>
                <w:rFonts w:asciiTheme="majorBidi" w:hAnsiTheme="majorBidi" w:cstheme="majorBidi"/>
                <w:sz w:val="24"/>
                <w:szCs w:val="24"/>
              </w:rPr>
            </w:pPr>
            <w:r w:rsidRPr="00BF2393">
              <w:rPr>
                <w:rFonts w:asciiTheme="majorBidi" w:hAnsiTheme="majorBidi" w:cstheme="majorBidi"/>
              </w:rPr>
              <w:t>Date</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3387001" w14:textId="77777777" w:rsidR="001B4C9D" w:rsidRPr="00BF2393" w:rsidRDefault="001B4C9D">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72D9C33" w14:textId="77777777" w:rsidR="001B4C9D" w:rsidRPr="00BF2393" w:rsidRDefault="001B4C9D">
            <w:pPr>
              <w:rPr>
                <w:rFonts w:asciiTheme="majorBidi" w:hAnsiTheme="majorBidi" w:cstheme="majorBidi"/>
                <w:sz w:val="24"/>
                <w:szCs w:val="24"/>
              </w:rPr>
            </w:pPr>
            <w:r w:rsidRPr="00BF2393">
              <w:rPr>
                <w:rFonts w:asciiTheme="majorBidi" w:hAnsiTheme="majorBidi" w:cstheme="majorBidi"/>
              </w:rPr>
              <w:t>Yes</w:t>
            </w:r>
          </w:p>
        </w:tc>
        <w:tc>
          <w:tcPr>
            <w:tcW w:w="97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CE0F18" w14:textId="77777777" w:rsidR="001B4C9D" w:rsidRPr="00BF2393" w:rsidRDefault="001B4C9D">
            <w:pPr>
              <w:rPr>
                <w:rFonts w:asciiTheme="majorBidi" w:hAnsiTheme="majorBidi" w:cstheme="majorBidi"/>
                <w:sz w:val="24"/>
                <w:szCs w:val="24"/>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B25D8E5" w14:textId="77777777" w:rsidR="001B4C9D" w:rsidRPr="00BF2393" w:rsidRDefault="001B4C9D">
            <w:pPr>
              <w:pStyle w:val="NormalWeb"/>
              <w:spacing w:before="0" w:beforeAutospacing="0" w:after="0" w:afterAutospacing="0"/>
              <w:rPr>
                <w:rFonts w:asciiTheme="majorBidi" w:hAnsiTheme="majorBidi" w:cstheme="majorBidi"/>
              </w:rPr>
            </w:pPr>
          </w:p>
        </w:tc>
        <w:tc>
          <w:tcPr>
            <w:tcW w:w="755" w:type="pct"/>
            <w:tcBorders>
              <w:top w:val="single" w:sz="8" w:space="0" w:color="000000"/>
              <w:left w:val="single" w:sz="8" w:space="0" w:color="000000"/>
              <w:bottom w:val="single" w:sz="8" w:space="0" w:color="000000"/>
              <w:right w:val="single" w:sz="8" w:space="0" w:color="000000"/>
            </w:tcBorders>
            <w:shd w:val="clear" w:color="auto" w:fill="F6F6EF"/>
          </w:tcPr>
          <w:p w14:paraId="35FEA67A" w14:textId="77777777" w:rsidR="001B4C9D" w:rsidRPr="00BF2393" w:rsidRDefault="001B4C9D">
            <w:pPr>
              <w:pStyle w:val="NormalWeb"/>
              <w:spacing w:before="0" w:beforeAutospacing="0" w:after="0" w:afterAutospacing="0"/>
              <w:rPr>
                <w:rFonts w:asciiTheme="majorBidi" w:hAnsiTheme="majorBidi" w:cstheme="majorBidi"/>
              </w:rPr>
            </w:pPr>
            <w:r w:rsidRPr="00BF2393">
              <w:rPr>
                <w:rFonts w:asciiTheme="majorBidi" w:hAnsiTheme="majorBidi" w:cstheme="majorBidi"/>
              </w:rPr>
              <w:t>Ngày lập hóa đơn</w:t>
            </w:r>
          </w:p>
        </w:tc>
      </w:tr>
    </w:tbl>
    <w:p w14:paraId="2632A1BE" w14:textId="77777777" w:rsidR="001B4C9D" w:rsidRDefault="001B4C9D" w:rsidP="001B4C9D"/>
    <w:p w14:paraId="0114432C" w14:textId="645EDC34" w:rsidR="00CA4A24" w:rsidRPr="00CA4A24" w:rsidRDefault="00CA4A24" w:rsidP="004F6E79">
      <w:pPr>
        <w:pStyle w:val="Heading3"/>
        <w:numPr>
          <w:ilvl w:val="2"/>
          <w:numId w:val="39"/>
        </w:numPr>
      </w:pPr>
      <w:bookmarkStart w:id="132" w:name="_Toc173188531"/>
      <w:r w:rsidRPr="002C3B1F">
        <w:t>Bản</w:t>
      </w:r>
      <w:r>
        <w:t>g NV_Duyet_Phong</w:t>
      </w:r>
      <w:bookmarkEnd w:id="132"/>
    </w:p>
    <w:tbl>
      <w:tblPr>
        <w:tblW w:w="5000" w:type="pct"/>
        <w:tblCellMar>
          <w:left w:w="0" w:type="dxa"/>
          <w:right w:w="0" w:type="dxa"/>
        </w:tblCellMar>
        <w:tblLook w:val="0420" w:firstRow="1" w:lastRow="0" w:firstColumn="0" w:lastColumn="0" w:noHBand="0" w:noVBand="1"/>
      </w:tblPr>
      <w:tblGrid>
        <w:gridCol w:w="583"/>
        <w:gridCol w:w="1591"/>
        <w:gridCol w:w="1522"/>
        <w:gridCol w:w="728"/>
        <w:gridCol w:w="901"/>
        <w:gridCol w:w="1731"/>
        <w:gridCol w:w="631"/>
        <w:gridCol w:w="1320"/>
      </w:tblGrid>
      <w:tr w:rsidR="00CA4A24" w:rsidRPr="00955DC7" w14:paraId="68B1B5A2" w14:textId="77777777" w:rsidTr="00EA5666">
        <w:trPr>
          <w:trHeight w:val="584"/>
        </w:trPr>
        <w:tc>
          <w:tcPr>
            <w:tcW w:w="32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987B6C9"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TT</w:t>
            </w:r>
          </w:p>
        </w:tc>
        <w:tc>
          <w:tcPr>
            <w:tcW w:w="88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67C2147"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Tên thuộc tính (Field name)</w:t>
            </w:r>
          </w:p>
        </w:tc>
        <w:tc>
          <w:tcPr>
            <w:tcW w:w="84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315559E"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Kiểu dữ liệu</w:t>
            </w:r>
          </w:p>
        </w:tc>
        <w:tc>
          <w:tcPr>
            <w:tcW w:w="40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4826A69"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Độ rộng</w:t>
            </w:r>
          </w:p>
        </w:tc>
        <w:tc>
          <w:tcPr>
            <w:tcW w:w="50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A391A15"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Not NULL</w:t>
            </w:r>
          </w:p>
        </w:tc>
        <w:tc>
          <w:tcPr>
            <w:tcW w:w="961"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BAA6C98"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041502AD" w14:textId="77777777" w:rsidR="00CA4A24" w:rsidRPr="00955DC7" w:rsidRDefault="00CA4A24">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Mã hóa</w:t>
            </w:r>
          </w:p>
        </w:tc>
        <w:tc>
          <w:tcPr>
            <w:tcW w:w="733" w:type="pct"/>
            <w:tcBorders>
              <w:top w:val="single" w:sz="8" w:space="0" w:color="000000"/>
              <w:left w:val="single" w:sz="8" w:space="0" w:color="000000"/>
              <w:bottom w:val="single" w:sz="8" w:space="0" w:color="000000"/>
              <w:right w:val="single" w:sz="8" w:space="0" w:color="000000"/>
            </w:tcBorders>
            <w:shd w:val="clear" w:color="auto" w:fill="CCCC99"/>
          </w:tcPr>
          <w:p w14:paraId="35145947" w14:textId="77777777" w:rsidR="00CA4A24" w:rsidRPr="00955DC7" w:rsidRDefault="00CA4A24">
            <w:pPr>
              <w:spacing w:line="240" w:lineRule="auto"/>
              <w:rPr>
                <w:rFonts w:asciiTheme="majorBidi" w:eastAsia="Times New Roman" w:hAnsiTheme="majorBidi" w:cstheme="majorBidi"/>
                <w:b/>
                <w:color w:val="000000" w:themeColor="text1"/>
                <w:kern w:val="24"/>
              </w:rPr>
            </w:pPr>
            <w:r w:rsidRPr="00955DC7">
              <w:rPr>
                <w:rFonts w:asciiTheme="majorBidi" w:eastAsia="Times New Roman" w:hAnsiTheme="majorBidi" w:cstheme="majorBidi"/>
                <w:b/>
                <w:color w:val="000000" w:themeColor="text1"/>
                <w:kern w:val="24"/>
              </w:rPr>
              <w:t>Diễn giải</w:t>
            </w:r>
          </w:p>
        </w:tc>
      </w:tr>
      <w:tr w:rsidR="00CA4A24" w:rsidRPr="0067404B" w14:paraId="0D9884B4" w14:textId="77777777" w:rsidTr="00EA5666">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491F494" w14:textId="77777777" w:rsidR="00CA4A24" w:rsidRPr="0067404B" w:rsidRDefault="00CA4A24">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1</w:t>
            </w:r>
          </w:p>
        </w:tc>
        <w:tc>
          <w:tcPr>
            <w:tcW w:w="88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E607461" w14:textId="7D4EB70D" w:rsidR="00CA4A24" w:rsidRPr="0067404B" w:rsidRDefault="00CA4A24">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Ma</w:t>
            </w:r>
            <w:r w:rsidR="00EA5666">
              <w:rPr>
                <w:rFonts w:asciiTheme="majorBidi" w:hAnsiTheme="majorBidi" w:cstheme="majorBidi"/>
              </w:rPr>
              <w:t>NV</w:t>
            </w:r>
          </w:p>
        </w:tc>
        <w:tc>
          <w:tcPr>
            <w:tcW w:w="84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55DAA4C" w14:textId="77777777" w:rsidR="00CA4A24" w:rsidRPr="0067404B" w:rsidRDefault="00CA4A24">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55ADF3A" w14:textId="77777777" w:rsidR="00CA4A24" w:rsidRPr="0067404B" w:rsidRDefault="00CA4A24">
            <w:pPr>
              <w:pStyle w:val="NormalWeb"/>
              <w:spacing w:before="0" w:beforeAutospacing="0" w:after="0" w:afterAutospacing="0"/>
              <w:rPr>
                <w:rFonts w:asciiTheme="majorBidi" w:hAnsiTheme="majorBidi" w:cstheme="majorBidi"/>
                <w:sz w:val="22"/>
                <w:szCs w:val="22"/>
              </w:rPr>
            </w:pPr>
          </w:p>
        </w:tc>
        <w:tc>
          <w:tcPr>
            <w:tcW w:w="50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A32A80F" w14:textId="77777777" w:rsidR="00CA4A24" w:rsidRPr="0067404B" w:rsidRDefault="00CA4A24">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Yes</w:t>
            </w:r>
          </w:p>
        </w:tc>
        <w:tc>
          <w:tcPr>
            <w:tcW w:w="961"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466282F" w14:textId="2941A703" w:rsidR="00CA4A24" w:rsidRPr="0067404B" w:rsidRDefault="00CA4A24">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PK</w:t>
            </w:r>
            <w:r w:rsidR="00EA5666">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1E2059A9" w14:textId="77777777" w:rsidR="00CA4A24" w:rsidRPr="0067404B" w:rsidRDefault="00CA4A24">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left w:val="single" w:sz="8" w:space="0" w:color="000000"/>
              <w:bottom w:val="single" w:sz="8" w:space="0" w:color="000000"/>
              <w:right w:val="single" w:sz="8" w:space="0" w:color="000000"/>
            </w:tcBorders>
            <w:shd w:val="clear" w:color="auto" w:fill="ECECDE"/>
          </w:tcPr>
          <w:p w14:paraId="5A1C5FEA" w14:textId="12B0BD0A" w:rsidR="00CA4A24" w:rsidRPr="0067404B" w:rsidRDefault="00CA4A24">
            <w:pPr>
              <w:pStyle w:val="NormalWeb"/>
              <w:spacing w:before="0" w:beforeAutospacing="0" w:after="0" w:afterAutospacing="0"/>
              <w:rPr>
                <w:rFonts w:asciiTheme="majorBidi" w:hAnsiTheme="majorBidi" w:cstheme="majorBidi"/>
                <w:sz w:val="22"/>
                <w:szCs w:val="22"/>
              </w:rPr>
            </w:pPr>
            <w:r w:rsidRPr="0067404B">
              <w:rPr>
                <w:rFonts w:asciiTheme="majorBidi" w:hAnsiTheme="majorBidi" w:cstheme="majorBidi"/>
              </w:rPr>
              <w:t xml:space="preserve">Mã </w:t>
            </w:r>
            <w:r w:rsidR="00EA5666">
              <w:rPr>
                <w:rFonts w:asciiTheme="majorBidi" w:hAnsiTheme="majorBidi" w:cstheme="majorBidi"/>
              </w:rPr>
              <w:t>nhân viên</w:t>
            </w:r>
          </w:p>
        </w:tc>
      </w:tr>
      <w:tr w:rsidR="00CA4A24" w:rsidRPr="0067404B" w14:paraId="7B087C93" w14:textId="77777777" w:rsidTr="00EA5666">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F27A810" w14:textId="77777777" w:rsidR="00CA4A24" w:rsidRPr="0067404B" w:rsidRDefault="00CA4A24">
            <w:pPr>
              <w:pStyle w:val="NormalWeb"/>
              <w:spacing w:before="0" w:beforeAutospacing="0" w:after="0" w:afterAutospacing="0"/>
              <w:rPr>
                <w:rFonts w:asciiTheme="majorBidi" w:hAnsiTheme="majorBidi" w:cstheme="majorBidi"/>
              </w:rPr>
            </w:pPr>
            <w:r>
              <w:rPr>
                <w:rFonts w:asciiTheme="majorBidi" w:hAnsiTheme="majorBidi" w:cstheme="majorBidi"/>
              </w:rPr>
              <w:t>2</w:t>
            </w:r>
          </w:p>
        </w:tc>
        <w:tc>
          <w:tcPr>
            <w:tcW w:w="8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F6729E8" w14:textId="11B24FF6" w:rsidR="00CA4A24" w:rsidRPr="0067404B" w:rsidRDefault="00EA5666">
            <w:pPr>
              <w:pStyle w:val="NormalWeb"/>
              <w:spacing w:before="0" w:beforeAutospacing="0" w:after="0" w:afterAutospacing="0"/>
              <w:rPr>
                <w:rFonts w:asciiTheme="majorBidi" w:hAnsiTheme="majorBidi" w:cstheme="majorBidi"/>
              </w:rPr>
            </w:pPr>
            <w:r>
              <w:rPr>
                <w:rFonts w:asciiTheme="majorBidi" w:hAnsiTheme="majorBidi" w:cstheme="majorBidi"/>
              </w:rPr>
              <w:t>MaPhong</w:t>
            </w:r>
          </w:p>
        </w:tc>
        <w:tc>
          <w:tcPr>
            <w:tcW w:w="84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3BF76AE" w14:textId="3A9605FF" w:rsidR="00CA4A24" w:rsidRPr="0067404B" w:rsidRDefault="00EA5666">
            <w:pPr>
              <w:rPr>
                <w:rFonts w:asciiTheme="majorBidi" w:hAnsiTheme="majorBidi" w:cstheme="majorBidi"/>
              </w:rPr>
            </w:pPr>
            <w:r w:rsidRPr="0067404B">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38E366" w14:textId="42B779B1" w:rsidR="00CA4A24" w:rsidRPr="0067404B" w:rsidRDefault="00CA4A24">
            <w:pPr>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878B95D" w14:textId="77777777" w:rsidR="00CA4A24" w:rsidRPr="0067404B" w:rsidRDefault="00CA4A24">
            <w:pPr>
              <w:rPr>
                <w:rFonts w:asciiTheme="majorBidi" w:hAnsiTheme="majorBidi" w:cstheme="majorBidi"/>
              </w:rPr>
            </w:pPr>
            <w:r w:rsidRPr="0067404B">
              <w:rPr>
                <w:rFonts w:asciiTheme="majorBidi" w:hAnsiTheme="majorBidi" w:cstheme="majorBidi"/>
              </w:rPr>
              <w:t>Yes</w:t>
            </w:r>
          </w:p>
        </w:tc>
        <w:tc>
          <w:tcPr>
            <w:tcW w:w="96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A6C019E" w14:textId="1308C535" w:rsidR="00CA4A24" w:rsidRPr="0067404B" w:rsidRDefault="00EA5666">
            <w:pPr>
              <w:rPr>
                <w:rFonts w:asciiTheme="majorBidi" w:hAnsiTheme="majorBidi" w:cstheme="majorBidi"/>
              </w:rPr>
            </w:pPr>
            <w:r w:rsidRPr="0067404B">
              <w:rPr>
                <w:rFonts w:asciiTheme="majorBidi" w:hAnsiTheme="majorBidi" w:cstheme="majorBidi"/>
              </w:rPr>
              <w:t>PK</w:t>
            </w:r>
            <w:r>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C870CA0" w14:textId="77777777" w:rsidR="00CA4A24" w:rsidRPr="0067404B" w:rsidRDefault="00CA4A24">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left w:val="single" w:sz="8" w:space="0" w:color="000000"/>
              <w:bottom w:val="single" w:sz="8" w:space="0" w:color="000000"/>
              <w:right w:val="single" w:sz="8" w:space="0" w:color="000000"/>
            </w:tcBorders>
            <w:shd w:val="clear" w:color="auto" w:fill="F6F6EF"/>
          </w:tcPr>
          <w:p w14:paraId="03FC2447" w14:textId="5313385A" w:rsidR="00CA4A24" w:rsidRPr="0067404B" w:rsidRDefault="00EA5666">
            <w:pPr>
              <w:pStyle w:val="NormalWeb"/>
              <w:spacing w:before="0" w:beforeAutospacing="0" w:after="0" w:afterAutospacing="0"/>
              <w:rPr>
                <w:rFonts w:asciiTheme="majorBidi" w:hAnsiTheme="majorBidi" w:cstheme="majorBidi"/>
                <w:sz w:val="22"/>
                <w:szCs w:val="22"/>
              </w:rPr>
            </w:pPr>
            <w:r>
              <w:rPr>
                <w:rFonts w:asciiTheme="majorBidi" w:hAnsiTheme="majorBidi" w:cstheme="majorBidi"/>
              </w:rPr>
              <w:t>Mã phòng</w:t>
            </w:r>
          </w:p>
        </w:tc>
      </w:tr>
    </w:tbl>
    <w:p w14:paraId="6A9E921C" w14:textId="77777777" w:rsidR="00A46B56" w:rsidRDefault="00A46B56" w:rsidP="00A365F7"/>
    <w:p w14:paraId="7F9E31E0" w14:textId="2B3A7FDF" w:rsidR="00A46B56" w:rsidRPr="002C3B1F" w:rsidRDefault="00A46B56" w:rsidP="00A46B56">
      <w:pPr>
        <w:pStyle w:val="Heading3"/>
        <w:numPr>
          <w:ilvl w:val="0"/>
          <w:numId w:val="0"/>
        </w:numPr>
        <w:ind w:left="810"/>
      </w:pPr>
      <w:bookmarkStart w:id="133" w:name="_Toc173188532"/>
      <w:r>
        <w:t>3.2.</w:t>
      </w:r>
      <w:r w:rsidR="00D11C14">
        <w:t>8</w:t>
      </w:r>
      <w:r>
        <w:t xml:space="preserve"> </w:t>
      </w:r>
      <w:r w:rsidRPr="002C3B1F">
        <w:t>Bản</w:t>
      </w:r>
      <w:r>
        <w:t xml:space="preserve">g </w:t>
      </w:r>
      <w:r w:rsidR="002602C6">
        <w:t>TaiKhoan</w:t>
      </w:r>
      <w:bookmarkEnd w:id="133"/>
    </w:p>
    <w:tbl>
      <w:tblPr>
        <w:tblW w:w="5000" w:type="pct"/>
        <w:tblCellMar>
          <w:left w:w="0" w:type="dxa"/>
          <w:right w:w="0" w:type="dxa"/>
        </w:tblCellMar>
        <w:tblLook w:val="0420" w:firstRow="1" w:lastRow="0" w:firstColumn="0" w:lastColumn="0" w:noHBand="0" w:noVBand="1"/>
      </w:tblPr>
      <w:tblGrid>
        <w:gridCol w:w="582"/>
        <w:gridCol w:w="1715"/>
        <w:gridCol w:w="1577"/>
        <w:gridCol w:w="728"/>
        <w:gridCol w:w="900"/>
        <w:gridCol w:w="1627"/>
        <w:gridCol w:w="631"/>
        <w:gridCol w:w="1247"/>
      </w:tblGrid>
      <w:tr w:rsidR="00A46B56" w:rsidRPr="00955DC7" w14:paraId="2BDDA0DE" w14:textId="77777777" w:rsidTr="00E40797">
        <w:trPr>
          <w:trHeight w:val="584"/>
        </w:trPr>
        <w:tc>
          <w:tcPr>
            <w:tcW w:w="32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2EC6398"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TT</w:t>
            </w:r>
          </w:p>
        </w:tc>
        <w:tc>
          <w:tcPr>
            <w:tcW w:w="869"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1B5BCEB"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Tên thuộc tính (Field name)</w:t>
            </w:r>
          </w:p>
        </w:tc>
        <w:tc>
          <w:tcPr>
            <w:tcW w:w="908"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41D8991"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Kiểu dữ liệu</w:t>
            </w:r>
          </w:p>
        </w:tc>
        <w:tc>
          <w:tcPr>
            <w:tcW w:w="40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C3365CD"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Độ rộng</w:t>
            </w:r>
          </w:p>
        </w:tc>
        <w:tc>
          <w:tcPr>
            <w:tcW w:w="50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AD5596B"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Not NULL</w:t>
            </w:r>
          </w:p>
        </w:tc>
        <w:tc>
          <w:tcPr>
            <w:tcW w:w="936"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5D41F96"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5CC7C6E"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Mã hóa</w:t>
            </w:r>
          </w:p>
        </w:tc>
        <w:tc>
          <w:tcPr>
            <w:tcW w:w="709" w:type="pct"/>
            <w:tcBorders>
              <w:top w:val="single" w:sz="8" w:space="0" w:color="000000"/>
              <w:left w:val="single" w:sz="8" w:space="0" w:color="000000"/>
              <w:bottom w:val="single" w:sz="8" w:space="0" w:color="000000"/>
              <w:right w:val="single" w:sz="8" w:space="0" w:color="000000"/>
            </w:tcBorders>
            <w:shd w:val="clear" w:color="auto" w:fill="CCCC99"/>
          </w:tcPr>
          <w:p w14:paraId="20CE77FB" w14:textId="77777777" w:rsidR="00A46B56" w:rsidRPr="00955DC7" w:rsidRDefault="00A46B56" w:rsidP="00605786">
            <w:pPr>
              <w:spacing w:line="240" w:lineRule="auto"/>
              <w:rPr>
                <w:rFonts w:asciiTheme="majorBidi" w:eastAsia="Times New Roman" w:hAnsiTheme="majorBidi" w:cstheme="majorBidi"/>
                <w:b/>
                <w:color w:val="000000" w:themeColor="text1"/>
                <w:kern w:val="24"/>
              </w:rPr>
            </w:pPr>
            <w:r w:rsidRPr="00955DC7">
              <w:rPr>
                <w:rFonts w:asciiTheme="majorBidi" w:eastAsia="Times New Roman" w:hAnsiTheme="majorBidi" w:cstheme="majorBidi"/>
                <w:b/>
                <w:color w:val="000000" w:themeColor="text1"/>
                <w:kern w:val="24"/>
              </w:rPr>
              <w:t>Diễn giải</w:t>
            </w:r>
          </w:p>
        </w:tc>
      </w:tr>
      <w:tr w:rsidR="00364065" w:rsidRPr="00B35464" w14:paraId="3577977A"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0711F77" w14:textId="4A237067"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1</w:t>
            </w:r>
          </w:p>
        </w:tc>
        <w:tc>
          <w:tcPr>
            <w:tcW w:w="869"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ED108A0" w14:textId="168DEC76"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MKhau</w:t>
            </w:r>
          </w:p>
        </w:tc>
        <w:tc>
          <w:tcPr>
            <w:tcW w:w="908"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444A748" w14:textId="04E3F86F" w:rsidR="00364065" w:rsidRPr="00B35464" w:rsidRDefault="00E550E9"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8D2681A" w14:textId="0C12866B"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50</w:t>
            </w:r>
          </w:p>
        </w:tc>
        <w:tc>
          <w:tcPr>
            <w:tcW w:w="50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F05323" w14:textId="5CCB88E5"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0B22734" w14:textId="074FA5C4" w:rsidR="00364065" w:rsidRPr="00B35464" w:rsidRDefault="00364065" w:rsidP="00364065">
            <w:pPr>
              <w:pStyle w:val="NormalWeb"/>
              <w:spacing w:before="0" w:beforeAutospacing="0" w:after="0" w:afterAutospacing="0"/>
              <w:rPr>
                <w:rFonts w:asciiTheme="majorBidi" w:hAnsiTheme="majorBidi" w:cstheme="majorBidi"/>
                <w:sz w:val="22"/>
                <w:szCs w:val="22"/>
              </w:rPr>
            </w:pPr>
          </w:p>
        </w:tc>
        <w:tc>
          <w:tcPr>
            <w:tcW w:w="35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0D96C64B" w14:textId="77777777" w:rsidR="00364065" w:rsidRPr="00B35464" w:rsidRDefault="00364065" w:rsidP="00364065">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ECECDE"/>
          </w:tcPr>
          <w:p w14:paraId="6C41DAE6" w14:textId="5E974ED2"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Mật khẩu</w:t>
            </w:r>
          </w:p>
        </w:tc>
      </w:tr>
      <w:tr w:rsidR="00364065" w:rsidRPr="00B35464" w14:paraId="5871AD1B"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7FAE8C7" w14:textId="3A85E27B"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2</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FC102BD" w14:textId="7F7D6A82"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TenTK</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A9314CE" w14:textId="1104EF62" w:rsidR="00364065" w:rsidRPr="00B35464" w:rsidRDefault="00E550E9" w:rsidP="00364065">
            <w:pPr>
              <w:rPr>
                <w:rFonts w:asciiTheme="majorBidi" w:hAnsiTheme="majorBidi" w:cstheme="majorBidi"/>
              </w:rPr>
            </w:pPr>
            <w:r w:rsidRPr="00B35464">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791FE52" w14:textId="69E745AC" w:rsidR="00364065" w:rsidRPr="00B35464" w:rsidRDefault="00364065" w:rsidP="00364065">
            <w:pPr>
              <w:rPr>
                <w:rFonts w:asciiTheme="majorBidi" w:hAnsiTheme="majorBidi" w:cstheme="majorBidi"/>
              </w:rPr>
            </w:pPr>
            <w:r w:rsidRPr="00B35464">
              <w:rPr>
                <w:rFonts w:asciiTheme="majorBidi" w:hAnsiTheme="majorBidi" w:cstheme="majorBidi"/>
              </w:rPr>
              <w:t>50</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6D687AC" w14:textId="1705252F" w:rsidR="00364065" w:rsidRPr="00B35464" w:rsidRDefault="00364065" w:rsidP="00364065">
            <w:pPr>
              <w:rPr>
                <w:rFonts w:asciiTheme="majorBidi" w:hAnsiTheme="majorBidi" w:cstheme="majorBidi"/>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F1FC34D" w14:textId="3B703ED6" w:rsidR="00364065" w:rsidRPr="00B35464" w:rsidRDefault="00364065" w:rsidP="00364065">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0943771" w14:textId="77777777" w:rsidR="00364065" w:rsidRPr="00B35464" w:rsidRDefault="00364065" w:rsidP="00364065">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211FB50E" w14:textId="5C276B83"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Tên tài khoản</w:t>
            </w:r>
          </w:p>
        </w:tc>
      </w:tr>
      <w:tr w:rsidR="00364065" w:rsidRPr="00B35464" w14:paraId="5779E732"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3EE545B" w14:textId="6F545D46" w:rsidR="00364065" w:rsidRPr="00B35464" w:rsidRDefault="00364065" w:rsidP="00364065">
            <w:pPr>
              <w:pStyle w:val="NormalWeb"/>
              <w:spacing w:before="0" w:beforeAutospacing="0" w:after="0" w:afterAutospacing="0"/>
              <w:rPr>
                <w:rFonts w:asciiTheme="majorBidi" w:hAnsiTheme="majorBidi" w:cstheme="majorBidi"/>
              </w:rPr>
            </w:pPr>
            <w:r w:rsidRPr="00B35464">
              <w:rPr>
                <w:rFonts w:asciiTheme="majorBidi" w:hAnsiTheme="majorBidi" w:cstheme="majorBidi"/>
              </w:rPr>
              <w:t>3</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92700F9" w14:textId="128B3AB9" w:rsidR="00364065" w:rsidRPr="00B35464" w:rsidRDefault="00364065" w:rsidP="00364065">
            <w:pPr>
              <w:pStyle w:val="NormalWeb"/>
              <w:spacing w:before="0" w:beforeAutospacing="0" w:after="0" w:afterAutospacing="0"/>
              <w:rPr>
                <w:rFonts w:asciiTheme="majorBidi" w:hAnsiTheme="majorBidi" w:cstheme="majorBidi"/>
              </w:rPr>
            </w:pPr>
            <w:r w:rsidRPr="00B35464">
              <w:rPr>
                <w:rFonts w:asciiTheme="majorBidi" w:hAnsiTheme="majorBidi" w:cstheme="majorBidi"/>
              </w:rPr>
              <w:t>IDTaiKhoan</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85D2919" w14:textId="02587B17" w:rsidR="00364065" w:rsidRPr="00B35464" w:rsidRDefault="00364065" w:rsidP="00364065">
            <w:pPr>
              <w:rPr>
                <w:rFonts w:asciiTheme="majorBidi" w:hAnsiTheme="majorBidi" w:cstheme="majorBidi"/>
              </w:rPr>
            </w:pPr>
            <w:r w:rsidRPr="00B35464">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8FE795B" w14:textId="77777777" w:rsidR="00364065" w:rsidRPr="00B35464" w:rsidRDefault="00364065" w:rsidP="00364065">
            <w:pPr>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82404C" w14:textId="1776D775" w:rsidR="00364065" w:rsidRPr="00B35464" w:rsidRDefault="00364065" w:rsidP="00364065">
            <w:pPr>
              <w:rPr>
                <w:rFonts w:asciiTheme="majorBidi" w:hAnsiTheme="majorBidi" w:cstheme="majorBidi"/>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B323A47" w14:textId="77777777" w:rsidR="00CA766E" w:rsidRDefault="00364065" w:rsidP="00CA766E">
            <w:pPr>
              <w:pStyle w:val="NormalWeb"/>
              <w:spacing w:before="0" w:beforeAutospacing="0" w:after="0" w:afterAutospacing="0"/>
            </w:pPr>
            <w:r w:rsidRPr="00B35464">
              <w:rPr>
                <w:rFonts w:asciiTheme="majorBidi" w:hAnsiTheme="majorBidi" w:cstheme="majorBidi"/>
              </w:rPr>
              <w:t>PK</w:t>
            </w:r>
            <w:r w:rsidR="00CA766E">
              <w:t>,</w:t>
            </w:r>
          </w:p>
          <w:p w14:paraId="10E96BD8" w14:textId="20F26C45" w:rsidR="00364065" w:rsidRPr="00B35464" w:rsidRDefault="00CA766E" w:rsidP="00364065">
            <w:pPr>
              <w:rPr>
                <w:rFonts w:asciiTheme="majorBidi" w:hAnsiTheme="majorBidi" w:cstheme="majorBidi"/>
              </w:rPr>
            </w:pPr>
            <w:r>
              <w:t>Identity(1,1)</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5DAF4D7" w14:textId="77777777" w:rsidR="00364065" w:rsidRPr="00B35464" w:rsidRDefault="00364065" w:rsidP="00364065">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1BEFBEDD" w14:textId="04CE7A4B" w:rsidR="00364065" w:rsidRPr="00B35464" w:rsidRDefault="00364065" w:rsidP="00364065">
            <w:pPr>
              <w:pStyle w:val="NormalWeb"/>
              <w:spacing w:before="0" w:beforeAutospacing="0" w:after="0" w:afterAutospacing="0"/>
              <w:rPr>
                <w:rFonts w:asciiTheme="majorBidi" w:hAnsiTheme="majorBidi" w:cstheme="majorBidi"/>
                <w:sz w:val="22"/>
                <w:szCs w:val="22"/>
              </w:rPr>
            </w:pPr>
            <w:r w:rsidRPr="00B35464">
              <w:rPr>
                <w:rFonts w:asciiTheme="majorBidi" w:hAnsiTheme="majorBidi" w:cstheme="majorBidi"/>
              </w:rPr>
              <w:t>Mã tài khoản</w:t>
            </w:r>
          </w:p>
        </w:tc>
      </w:tr>
      <w:tr w:rsidR="00CA0DA9" w:rsidRPr="00B35464" w14:paraId="06B32DA6"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A11264B" w14:textId="76CA0DF8"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4</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EF71530" w14:textId="77777777"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HoTen</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7F4BBB6" w14:textId="77777777" w:rsidR="00CA0DA9" w:rsidRPr="00B35464" w:rsidRDefault="00CA0DA9">
            <w:pPr>
              <w:rPr>
                <w:rFonts w:asciiTheme="majorBidi" w:hAnsiTheme="majorBidi" w:cstheme="majorBidi"/>
              </w:rPr>
            </w:pPr>
            <w:r w:rsidRPr="00B35464">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2D216E6" w14:textId="77777777" w:rsidR="00CA0DA9" w:rsidRPr="00B35464" w:rsidRDefault="00CA0DA9">
            <w:pPr>
              <w:rPr>
                <w:rFonts w:asciiTheme="majorBidi" w:hAnsiTheme="majorBidi" w:cstheme="majorBidi"/>
              </w:rPr>
            </w:pPr>
            <w:r w:rsidRPr="00B35464">
              <w:rPr>
                <w:rFonts w:asciiTheme="majorBidi" w:hAnsiTheme="majorBidi" w:cstheme="majorBidi"/>
              </w:rPr>
              <w:t>50</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0C550F8" w14:textId="77777777" w:rsidR="00CA0DA9" w:rsidRPr="00B35464" w:rsidRDefault="00CA0DA9">
            <w:pPr>
              <w:rPr>
                <w:rFonts w:asciiTheme="majorBidi" w:hAnsiTheme="majorBidi" w:cstheme="majorBidi"/>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C004A5" w14:textId="77777777" w:rsidR="00CA0DA9" w:rsidRPr="00B35464" w:rsidRDefault="00CA0DA9">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D7F23E2" w14:textId="77777777" w:rsidR="00CA0DA9" w:rsidRPr="00B35464" w:rsidRDefault="00CA0DA9">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319044FB" w14:textId="4CDA91A6"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Họ tên TK</w:t>
            </w:r>
          </w:p>
        </w:tc>
      </w:tr>
      <w:tr w:rsidR="00CA0DA9" w:rsidRPr="00B35464" w14:paraId="2FF4DB65"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2EAF254" w14:textId="10CAD7F2"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5</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A5F3CC2" w14:textId="77777777"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Email</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2AAB9D1" w14:textId="77777777" w:rsidR="00CA0DA9" w:rsidRPr="00B35464" w:rsidRDefault="00CA0DA9">
            <w:pPr>
              <w:rPr>
                <w:rFonts w:asciiTheme="majorBidi" w:hAnsiTheme="majorBidi" w:cstheme="majorBidi"/>
              </w:rPr>
            </w:pPr>
            <w:r w:rsidRPr="00B35464">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AA74A84" w14:textId="77777777" w:rsidR="00CA0DA9" w:rsidRPr="00B35464" w:rsidRDefault="00CA0DA9">
            <w:pPr>
              <w:rPr>
                <w:rFonts w:asciiTheme="majorBidi" w:hAnsiTheme="majorBidi" w:cstheme="majorBidi"/>
              </w:rPr>
            </w:pPr>
            <w:r w:rsidRPr="00B35464">
              <w:rPr>
                <w:rFonts w:asciiTheme="majorBidi" w:hAnsiTheme="majorBidi" w:cstheme="majorBidi"/>
              </w:rPr>
              <w:t>50</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EE25749" w14:textId="77777777" w:rsidR="00CA0DA9" w:rsidRPr="00B35464" w:rsidRDefault="00CA0DA9">
            <w:pPr>
              <w:rPr>
                <w:rFonts w:asciiTheme="majorBidi" w:hAnsiTheme="majorBidi" w:cstheme="majorBidi"/>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C3B613C" w14:textId="77777777" w:rsidR="00CA0DA9" w:rsidRPr="00B35464" w:rsidRDefault="00CA0DA9">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D0E3334" w14:textId="77777777" w:rsidR="00CA0DA9" w:rsidRPr="00B35464" w:rsidRDefault="00CA0DA9">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54CF4E1F" w14:textId="5F7CDD32"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Email TK</w:t>
            </w:r>
          </w:p>
        </w:tc>
      </w:tr>
      <w:tr w:rsidR="00CA0DA9" w:rsidRPr="00B35464" w14:paraId="078FC1AE"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F918D41" w14:textId="190BFDD3"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lastRenderedPageBreak/>
              <w:t>6</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DE4CF1A" w14:textId="77777777" w:rsidR="00CA0DA9" w:rsidRPr="00B35464" w:rsidRDefault="00CA0DA9">
            <w:pPr>
              <w:pStyle w:val="NormalWeb"/>
              <w:spacing w:before="0" w:beforeAutospacing="0" w:after="0" w:afterAutospacing="0"/>
              <w:rPr>
                <w:rFonts w:asciiTheme="majorBidi" w:hAnsiTheme="majorBidi" w:cstheme="majorBidi"/>
              </w:rPr>
            </w:pPr>
            <w:r w:rsidRPr="00B35464">
              <w:rPr>
                <w:rFonts w:asciiTheme="majorBidi" w:hAnsiTheme="majorBidi" w:cstheme="majorBidi"/>
              </w:rPr>
              <w:t>NgaySinh</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DEA0623" w14:textId="77777777" w:rsidR="00CA0DA9" w:rsidRPr="00B35464" w:rsidRDefault="00CA0DA9">
            <w:pPr>
              <w:rPr>
                <w:rFonts w:asciiTheme="majorBidi" w:hAnsiTheme="majorBidi" w:cstheme="majorBidi"/>
              </w:rPr>
            </w:pPr>
            <w:r w:rsidRPr="00B35464">
              <w:rPr>
                <w:rFonts w:asciiTheme="majorBidi" w:hAnsiTheme="majorBidi" w:cstheme="majorBidi"/>
              </w:rPr>
              <w:t>date</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5FA69EC" w14:textId="77777777" w:rsidR="00CA0DA9" w:rsidRPr="00B35464" w:rsidRDefault="00CA0DA9">
            <w:pPr>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2BE4A4B" w14:textId="77777777" w:rsidR="00CA0DA9" w:rsidRPr="00B35464" w:rsidRDefault="00CA0DA9">
            <w:pPr>
              <w:rPr>
                <w:rFonts w:asciiTheme="majorBidi" w:hAnsiTheme="majorBidi" w:cstheme="majorBidi"/>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934E4A2" w14:textId="77777777" w:rsidR="00CA0DA9" w:rsidRPr="00B35464" w:rsidRDefault="00CA0DA9">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D33D5F9" w14:textId="77777777" w:rsidR="00CA0DA9" w:rsidRPr="00B35464" w:rsidRDefault="00CA0DA9">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68A470FE" w14:textId="6ECC9E64" w:rsidR="00CA0DA9" w:rsidRPr="00B35464" w:rsidRDefault="00B35464">
            <w:pPr>
              <w:pStyle w:val="NormalWeb"/>
              <w:spacing w:before="0" w:beforeAutospacing="0" w:after="0" w:afterAutospacing="0"/>
              <w:rPr>
                <w:rFonts w:asciiTheme="majorBidi" w:hAnsiTheme="majorBidi" w:cstheme="majorBidi"/>
              </w:rPr>
            </w:pPr>
            <w:r w:rsidRPr="00B35464">
              <w:rPr>
                <w:rFonts w:asciiTheme="majorBidi" w:hAnsiTheme="majorBidi" w:cstheme="majorBidi"/>
              </w:rPr>
              <w:t xml:space="preserve">Ngày sinh </w:t>
            </w:r>
          </w:p>
        </w:tc>
      </w:tr>
      <w:tr w:rsidR="00CA0DA9" w:rsidRPr="00B35464" w14:paraId="5EAD4DA5"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79FA5BD" w14:textId="4E334DCD" w:rsidR="00CA0DA9" w:rsidRPr="00B35464" w:rsidRDefault="00CA0DA9" w:rsidP="00364065">
            <w:pPr>
              <w:pStyle w:val="NormalWeb"/>
              <w:spacing w:before="0" w:beforeAutospacing="0" w:after="0" w:afterAutospacing="0"/>
              <w:rPr>
                <w:rFonts w:asciiTheme="majorBidi" w:hAnsiTheme="majorBidi" w:cstheme="majorBidi"/>
              </w:rPr>
            </w:pPr>
            <w:r w:rsidRPr="00B35464">
              <w:rPr>
                <w:rFonts w:asciiTheme="majorBidi" w:hAnsiTheme="majorBidi" w:cstheme="majorBidi"/>
              </w:rPr>
              <w:t>7</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2A629B6" w14:textId="358878DC" w:rsidR="00CA0DA9" w:rsidRPr="00B35464" w:rsidRDefault="00CA0DA9" w:rsidP="00364065">
            <w:pPr>
              <w:pStyle w:val="NormalWeb"/>
              <w:spacing w:before="0" w:beforeAutospacing="0" w:after="0" w:afterAutospacing="0"/>
              <w:rPr>
                <w:rFonts w:asciiTheme="majorBidi" w:hAnsiTheme="majorBidi" w:cstheme="majorBidi"/>
              </w:rPr>
            </w:pPr>
            <w:r w:rsidRPr="00B35464">
              <w:rPr>
                <w:rFonts w:asciiTheme="majorBidi" w:hAnsiTheme="majorBidi" w:cstheme="majorBidi"/>
              </w:rPr>
              <w:t>Sdt</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B9B1417" w14:textId="7B505ACD" w:rsidR="00CA0DA9" w:rsidRPr="00B35464" w:rsidRDefault="00CA0DA9" w:rsidP="00364065">
            <w:pPr>
              <w:rPr>
                <w:rFonts w:asciiTheme="majorBidi" w:hAnsiTheme="majorBidi" w:cstheme="majorBidi"/>
              </w:rPr>
            </w:pPr>
            <w:r w:rsidRPr="00B35464">
              <w:rPr>
                <w:rFonts w:asciiTheme="majorBidi" w:hAnsiTheme="majorBidi" w:cstheme="majorBidi"/>
              </w:rPr>
              <w:t>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75EA2A1" w14:textId="416E45C5" w:rsidR="00CA0DA9" w:rsidRPr="00B35464" w:rsidRDefault="00CA0DA9" w:rsidP="00364065">
            <w:pPr>
              <w:rPr>
                <w:rFonts w:asciiTheme="majorBidi" w:hAnsiTheme="majorBidi" w:cstheme="majorBidi"/>
              </w:rPr>
            </w:pPr>
            <w:r w:rsidRPr="00B35464">
              <w:rPr>
                <w:rFonts w:asciiTheme="majorBidi" w:hAnsiTheme="majorBidi" w:cstheme="majorBidi"/>
              </w:rPr>
              <w:t>12</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491C019" w14:textId="61C22F3F" w:rsidR="00CA0DA9" w:rsidRPr="00B35464" w:rsidRDefault="00CA0DA9" w:rsidP="00364065">
            <w:pPr>
              <w:rPr>
                <w:rFonts w:asciiTheme="majorBidi" w:hAnsiTheme="majorBidi" w:cstheme="majorBidi"/>
              </w:rPr>
            </w:pPr>
            <w:r w:rsidRPr="00B35464">
              <w:rPr>
                <w:rFonts w:asciiTheme="majorBidi" w:hAnsiTheme="majorBidi" w:cstheme="majorBidi"/>
              </w:rPr>
              <w:t>Yes</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6834F1B" w14:textId="77777777" w:rsidR="00CA0DA9" w:rsidRPr="00B35464" w:rsidRDefault="00CA0DA9" w:rsidP="00364065">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67E985A" w14:textId="77777777" w:rsidR="00CA0DA9" w:rsidRPr="00B35464" w:rsidRDefault="00CA0DA9" w:rsidP="00364065">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11A76A7F" w14:textId="44E5D603" w:rsidR="00CA0DA9" w:rsidRPr="00B35464" w:rsidRDefault="00B35464" w:rsidP="00364065">
            <w:pPr>
              <w:pStyle w:val="NormalWeb"/>
              <w:spacing w:before="0" w:beforeAutospacing="0" w:after="0" w:afterAutospacing="0"/>
              <w:rPr>
                <w:rFonts w:asciiTheme="majorBidi" w:hAnsiTheme="majorBidi" w:cstheme="majorBidi"/>
              </w:rPr>
            </w:pPr>
            <w:r w:rsidRPr="00B35464">
              <w:rPr>
                <w:rFonts w:asciiTheme="majorBidi" w:hAnsiTheme="majorBidi" w:cstheme="majorBidi"/>
              </w:rPr>
              <w:t>Số điện thoại</w:t>
            </w:r>
          </w:p>
        </w:tc>
      </w:tr>
      <w:tr w:rsidR="00B24DDB" w:rsidRPr="00B35464" w14:paraId="16A93529" w14:textId="77777777" w:rsidTr="00E40797">
        <w:trPr>
          <w:trHeight w:val="20"/>
        </w:trPr>
        <w:tc>
          <w:tcPr>
            <w:tcW w:w="32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1354DAE" w14:textId="41B41A49" w:rsidR="00B24DDB" w:rsidRPr="00B35464" w:rsidRDefault="00B24DDB" w:rsidP="00364065">
            <w:pPr>
              <w:pStyle w:val="NormalWeb"/>
              <w:spacing w:before="0" w:beforeAutospacing="0" w:after="0" w:afterAutospacing="0"/>
              <w:rPr>
                <w:rFonts w:asciiTheme="majorBidi" w:hAnsiTheme="majorBidi" w:cstheme="majorBidi"/>
              </w:rPr>
            </w:pPr>
            <w:r>
              <w:rPr>
                <w:rFonts w:asciiTheme="majorBidi" w:hAnsiTheme="majorBidi" w:cstheme="majorBidi"/>
              </w:rPr>
              <w:t>8</w:t>
            </w:r>
          </w:p>
        </w:tc>
        <w:tc>
          <w:tcPr>
            <w:tcW w:w="869"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4F1E1A1" w14:textId="72D6D0F7" w:rsidR="00B24DDB" w:rsidRPr="00B35464" w:rsidRDefault="00B24DDB" w:rsidP="00364065">
            <w:pPr>
              <w:pStyle w:val="NormalWeb"/>
              <w:spacing w:before="0" w:beforeAutospacing="0" w:after="0" w:afterAutospacing="0"/>
              <w:rPr>
                <w:rFonts w:asciiTheme="majorBidi" w:hAnsiTheme="majorBidi" w:cstheme="majorBidi"/>
              </w:rPr>
            </w:pPr>
            <w:r>
              <w:rPr>
                <w:rFonts w:asciiTheme="majorBidi" w:hAnsiTheme="majorBidi" w:cstheme="majorBidi"/>
              </w:rPr>
              <w:t>QuyenSuDung</w:t>
            </w:r>
          </w:p>
        </w:tc>
        <w:tc>
          <w:tcPr>
            <w:tcW w:w="908"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E69BA07" w14:textId="5C54BD03" w:rsidR="00B24DDB" w:rsidRPr="00B35464" w:rsidRDefault="00B24DDB" w:rsidP="00364065">
            <w:pPr>
              <w:rPr>
                <w:rFonts w:asciiTheme="majorBidi" w:hAnsiTheme="majorBidi" w:cstheme="majorBidi"/>
              </w:rPr>
            </w:pPr>
            <w:r>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9125E89" w14:textId="7E3B2522" w:rsidR="00B24DDB" w:rsidRPr="00B35464" w:rsidRDefault="00B24DDB" w:rsidP="00364065">
            <w:pPr>
              <w:rPr>
                <w:rFonts w:asciiTheme="majorBidi" w:hAnsiTheme="majorBidi" w:cstheme="majorBidi"/>
              </w:rPr>
            </w:pPr>
            <w:r>
              <w:rPr>
                <w:rFonts w:asciiTheme="majorBidi" w:hAnsiTheme="majorBidi" w:cstheme="majorBidi"/>
              </w:rPr>
              <w:t>10</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0C165E4" w14:textId="7F00A131" w:rsidR="00B24DDB" w:rsidRPr="00B35464" w:rsidRDefault="00B24DDB" w:rsidP="00364065">
            <w:pPr>
              <w:rPr>
                <w:rFonts w:asciiTheme="majorBidi" w:hAnsiTheme="majorBidi" w:cstheme="majorBidi"/>
              </w:rPr>
            </w:pPr>
            <w:r>
              <w:rPr>
                <w:rFonts w:asciiTheme="majorBidi" w:hAnsiTheme="majorBidi" w:cstheme="majorBidi"/>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66EB78A" w14:textId="7970A631" w:rsidR="00B24DDB" w:rsidRPr="00B35464" w:rsidRDefault="00B24DDB" w:rsidP="00364065">
            <w:pPr>
              <w:rPr>
                <w:rFonts w:asciiTheme="majorBidi" w:hAnsiTheme="majorBidi" w:cstheme="majorBidi"/>
              </w:rPr>
            </w:pPr>
            <w:r>
              <w:rPr>
                <w:rFonts w:asciiTheme="majorBidi" w:hAnsiTheme="majorBidi" w:cstheme="majorBidi"/>
              </w:rPr>
              <w:t>Default: ‘</w:t>
            </w:r>
            <w:r w:rsidR="00F96554">
              <w:rPr>
                <w:rFonts w:asciiTheme="majorBidi" w:hAnsiTheme="majorBidi" w:cstheme="majorBidi"/>
              </w:rPr>
              <w:t>O</w:t>
            </w:r>
            <w:r>
              <w:rPr>
                <w:rFonts w:asciiTheme="majorBidi" w:hAnsiTheme="majorBidi" w:cstheme="majorBidi"/>
              </w:rPr>
              <w:t>wner’</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0840F8F" w14:textId="77777777" w:rsidR="00B24DDB" w:rsidRPr="00B35464" w:rsidRDefault="00B24DDB" w:rsidP="00364065">
            <w:pPr>
              <w:pStyle w:val="NormalWeb"/>
              <w:spacing w:before="0" w:beforeAutospacing="0" w:after="0" w:afterAutospacing="0"/>
              <w:rPr>
                <w:rFonts w:asciiTheme="majorBidi" w:hAnsiTheme="majorBidi" w:cstheme="majorBidi"/>
                <w:sz w:val="22"/>
                <w:szCs w:val="22"/>
              </w:rPr>
            </w:pPr>
          </w:p>
        </w:tc>
        <w:tc>
          <w:tcPr>
            <w:tcW w:w="709" w:type="pct"/>
            <w:tcBorders>
              <w:top w:val="single" w:sz="8" w:space="0" w:color="000000"/>
              <w:left w:val="single" w:sz="8" w:space="0" w:color="000000"/>
              <w:bottom w:val="single" w:sz="8" w:space="0" w:color="000000"/>
              <w:right w:val="single" w:sz="8" w:space="0" w:color="000000"/>
            </w:tcBorders>
            <w:shd w:val="clear" w:color="auto" w:fill="F6F6EF"/>
          </w:tcPr>
          <w:p w14:paraId="1555C668" w14:textId="5BCC5834" w:rsidR="00B24DDB" w:rsidRPr="00B35464" w:rsidRDefault="00B24DDB" w:rsidP="00364065">
            <w:pPr>
              <w:pStyle w:val="NormalWeb"/>
              <w:spacing w:before="0" w:beforeAutospacing="0" w:after="0" w:afterAutospacing="0"/>
              <w:rPr>
                <w:rFonts w:asciiTheme="majorBidi" w:hAnsiTheme="majorBidi" w:cstheme="majorBidi"/>
              </w:rPr>
            </w:pPr>
            <w:r>
              <w:rPr>
                <w:rFonts w:asciiTheme="majorBidi" w:hAnsiTheme="majorBidi" w:cstheme="majorBidi"/>
              </w:rPr>
              <w:t>Quyền sử dụng tài khoản</w:t>
            </w:r>
          </w:p>
        </w:tc>
      </w:tr>
    </w:tbl>
    <w:p w14:paraId="03B987DF" w14:textId="77777777" w:rsidR="00A46B56" w:rsidRDefault="00A46B56" w:rsidP="00A365F7"/>
    <w:p w14:paraId="18AF80EB" w14:textId="03E2C1DF" w:rsidR="00A46B56" w:rsidRPr="002C3B1F" w:rsidRDefault="00A46B56" w:rsidP="00A46B56">
      <w:pPr>
        <w:pStyle w:val="Heading3"/>
        <w:numPr>
          <w:ilvl w:val="0"/>
          <w:numId w:val="0"/>
        </w:numPr>
        <w:ind w:left="810"/>
      </w:pPr>
      <w:bookmarkStart w:id="134" w:name="_Toc173188533"/>
      <w:r>
        <w:t>3.2.</w:t>
      </w:r>
      <w:r w:rsidR="00D11C14">
        <w:t>9</w:t>
      </w:r>
      <w:r>
        <w:t xml:space="preserve"> </w:t>
      </w:r>
      <w:r w:rsidRPr="002C3B1F">
        <w:t>Bản</w:t>
      </w:r>
      <w:r>
        <w:t xml:space="preserve">g </w:t>
      </w:r>
      <w:r w:rsidR="002602C6">
        <w:t>NhanVien</w:t>
      </w:r>
      <w:bookmarkEnd w:id="134"/>
    </w:p>
    <w:tbl>
      <w:tblPr>
        <w:tblW w:w="5000" w:type="pct"/>
        <w:tblCellMar>
          <w:left w:w="0" w:type="dxa"/>
          <w:right w:w="0" w:type="dxa"/>
        </w:tblCellMar>
        <w:tblLook w:val="0420" w:firstRow="1" w:lastRow="0" w:firstColumn="0" w:lastColumn="0" w:noHBand="0" w:noVBand="1"/>
      </w:tblPr>
      <w:tblGrid>
        <w:gridCol w:w="582"/>
        <w:gridCol w:w="1591"/>
        <w:gridCol w:w="1523"/>
        <w:gridCol w:w="728"/>
        <w:gridCol w:w="901"/>
        <w:gridCol w:w="1731"/>
        <w:gridCol w:w="631"/>
        <w:gridCol w:w="1320"/>
      </w:tblGrid>
      <w:tr w:rsidR="00A46B56" w:rsidRPr="00955DC7" w14:paraId="5BB1F825" w14:textId="77777777" w:rsidTr="00CB73FC">
        <w:trPr>
          <w:trHeight w:val="584"/>
        </w:trPr>
        <w:tc>
          <w:tcPr>
            <w:tcW w:w="32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FF1805B"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TT</w:t>
            </w:r>
          </w:p>
        </w:tc>
        <w:tc>
          <w:tcPr>
            <w:tcW w:w="88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0ED5D364"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Tên thuộc tính (Field name)</w:t>
            </w:r>
          </w:p>
        </w:tc>
        <w:tc>
          <w:tcPr>
            <w:tcW w:w="845"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1B5CE0"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Kiểu dữ liệu</w:t>
            </w:r>
          </w:p>
        </w:tc>
        <w:tc>
          <w:tcPr>
            <w:tcW w:w="40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00C6C409"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Độ rộng</w:t>
            </w:r>
          </w:p>
        </w:tc>
        <w:tc>
          <w:tcPr>
            <w:tcW w:w="50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45B4BC2"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Not NULL</w:t>
            </w:r>
          </w:p>
        </w:tc>
        <w:tc>
          <w:tcPr>
            <w:tcW w:w="961"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D763E0D"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C373F3B" w14:textId="77777777" w:rsidR="00A46B56" w:rsidRPr="00955DC7" w:rsidRDefault="00A46B56" w:rsidP="00605786">
            <w:pPr>
              <w:spacing w:line="240" w:lineRule="auto"/>
              <w:rPr>
                <w:rFonts w:asciiTheme="majorBidi" w:eastAsia="Times New Roman" w:hAnsiTheme="majorBidi" w:cstheme="majorBidi"/>
              </w:rPr>
            </w:pPr>
            <w:r w:rsidRPr="00955DC7">
              <w:rPr>
                <w:rFonts w:asciiTheme="majorBidi" w:eastAsia="Times New Roman" w:hAnsiTheme="majorBidi" w:cstheme="majorBidi"/>
                <w:b/>
                <w:color w:val="000000" w:themeColor="text1"/>
                <w:kern w:val="24"/>
              </w:rPr>
              <w:t>Mã hóa</w:t>
            </w:r>
          </w:p>
        </w:tc>
        <w:tc>
          <w:tcPr>
            <w:tcW w:w="733" w:type="pct"/>
            <w:tcBorders>
              <w:top w:val="single" w:sz="8" w:space="0" w:color="000000"/>
              <w:left w:val="single" w:sz="8" w:space="0" w:color="000000"/>
              <w:bottom w:val="single" w:sz="8" w:space="0" w:color="000000"/>
              <w:right w:val="single" w:sz="8" w:space="0" w:color="000000"/>
            </w:tcBorders>
            <w:shd w:val="clear" w:color="auto" w:fill="CCCC99"/>
          </w:tcPr>
          <w:p w14:paraId="4E81915A" w14:textId="77777777" w:rsidR="00A46B56" w:rsidRPr="00955DC7" w:rsidRDefault="00A46B56" w:rsidP="00605786">
            <w:pPr>
              <w:spacing w:line="240" w:lineRule="auto"/>
              <w:rPr>
                <w:rFonts w:asciiTheme="majorBidi" w:eastAsia="Times New Roman" w:hAnsiTheme="majorBidi" w:cstheme="majorBidi"/>
                <w:b/>
                <w:color w:val="000000" w:themeColor="text1"/>
                <w:kern w:val="24"/>
              </w:rPr>
            </w:pPr>
            <w:r w:rsidRPr="00955DC7">
              <w:rPr>
                <w:rFonts w:asciiTheme="majorBidi" w:eastAsia="Times New Roman" w:hAnsiTheme="majorBidi" w:cstheme="majorBidi"/>
                <w:b/>
                <w:color w:val="000000" w:themeColor="text1"/>
                <w:kern w:val="24"/>
              </w:rPr>
              <w:t>Diễn giải</w:t>
            </w:r>
          </w:p>
        </w:tc>
      </w:tr>
      <w:tr w:rsidR="00EF7DDC" w:rsidRPr="00EF7DDC" w14:paraId="2A44FE62" w14:textId="77777777" w:rsidTr="00CB73FC">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5898419" w14:textId="13E7E42A"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1</w:t>
            </w:r>
          </w:p>
        </w:tc>
        <w:tc>
          <w:tcPr>
            <w:tcW w:w="88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79D9910" w14:textId="338B0393"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MaNV</w:t>
            </w:r>
          </w:p>
        </w:tc>
        <w:tc>
          <w:tcPr>
            <w:tcW w:w="845"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405B675" w14:textId="76B2E02A"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A357075" w14:textId="474E98E1" w:rsidR="00EF7DDC" w:rsidRPr="00EF7DDC" w:rsidRDefault="00EF7DDC" w:rsidP="00EF7DDC">
            <w:pPr>
              <w:pStyle w:val="NormalWeb"/>
              <w:spacing w:before="0" w:beforeAutospacing="0" w:after="0" w:afterAutospacing="0"/>
              <w:rPr>
                <w:rFonts w:asciiTheme="majorBidi" w:hAnsiTheme="majorBidi" w:cstheme="majorBidi"/>
                <w:sz w:val="22"/>
                <w:szCs w:val="22"/>
              </w:rPr>
            </w:pPr>
          </w:p>
        </w:tc>
        <w:tc>
          <w:tcPr>
            <w:tcW w:w="50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F281D0F" w14:textId="4E059582"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Yes</w:t>
            </w:r>
          </w:p>
        </w:tc>
        <w:tc>
          <w:tcPr>
            <w:tcW w:w="961"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B48002D" w14:textId="77777777" w:rsidR="00CA766E" w:rsidRDefault="00EF7DDC" w:rsidP="00CA766E">
            <w:pPr>
              <w:pStyle w:val="NormalWeb"/>
              <w:spacing w:before="0" w:beforeAutospacing="0" w:after="0" w:afterAutospacing="0"/>
            </w:pPr>
            <w:r w:rsidRPr="00EF7DDC">
              <w:rPr>
                <w:rFonts w:asciiTheme="majorBidi" w:hAnsiTheme="majorBidi" w:cstheme="majorBidi"/>
              </w:rPr>
              <w:t>PK</w:t>
            </w:r>
            <w:r w:rsidR="00CA766E">
              <w:t>,</w:t>
            </w:r>
          </w:p>
          <w:p w14:paraId="30EF9926" w14:textId="543B9B08" w:rsidR="00EF7DDC" w:rsidRPr="00EF7DDC" w:rsidRDefault="00CA766E" w:rsidP="00EF7DDC">
            <w:pPr>
              <w:pStyle w:val="NormalWeb"/>
              <w:spacing w:before="0" w:beforeAutospacing="0" w:after="0" w:afterAutospacing="0"/>
              <w:rPr>
                <w:rFonts w:asciiTheme="majorBidi" w:hAnsiTheme="majorBidi" w:cstheme="majorBidi"/>
                <w:sz w:val="22"/>
                <w:szCs w:val="22"/>
              </w:rPr>
            </w:pPr>
            <w:r>
              <w:t>Identity(1,1)</w:t>
            </w:r>
          </w:p>
        </w:tc>
        <w:tc>
          <w:tcPr>
            <w:tcW w:w="35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72D31254" w14:textId="77777777" w:rsidR="00EF7DDC" w:rsidRPr="00EF7DDC" w:rsidRDefault="00EF7DDC" w:rsidP="00EF7DDC">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left w:val="single" w:sz="8" w:space="0" w:color="000000"/>
              <w:bottom w:val="single" w:sz="8" w:space="0" w:color="000000"/>
              <w:right w:val="single" w:sz="8" w:space="0" w:color="000000"/>
            </w:tcBorders>
            <w:shd w:val="clear" w:color="auto" w:fill="ECECDE"/>
          </w:tcPr>
          <w:p w14:paraId="26732451" w14:textId="366BC35F"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Mã nhân viên</w:t>
            </w:r>
          </w:p>
        </w:tc>
      </w:tr>
      <w:tr w:rsidR="00EF7DDC" w:rsidRPr="00EF7DDC" w14:paraId="6102DB96" w14:textId="77777777" w:rsidTr="00CB73FC">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A6D7B" w14:textId="0F3F3993" w:rsidR="00EF7DDC" w:rsidRPr="00EF7DDC" w:rsidRDefault="00CB73FC" w:rsidP="00EF7DDC">
            <w:pPr>
              <w:pStyle w:val="NormalWeb"/>
              <w:spacing w:before="0" w:beforeAutospacing="0" w:after="0" w:afterAutospacing="0"/>
              <w:rPr>
                <w:rFonts w:asciiTheme="majorBidi" w:hAnsiTheme="majorBidi" w:cstheme="majorBidi"/>
              </w:rPr>
            </w:pPr>
            <w:r>
              <w:rPr>
                <w:rFonts w:asciiTheme="majorBidi" w:hAnsiTheme="majorBidi" w:cstheme="majorBidi"/>
              </w:rPr>
              <w:t>2</w:t>
            </w:r>
          </w:p>
        </w:tc>
        <w:tc>
          <w:tcPr>
            <w:tcW w:w="8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3D6FD79" w14:textId="4B2FA878" w:rsidR="00EF7DDC" w:rsidRPr="00EF7DDC" w:rsidRDefault="00EF7DDC" w:rsidP="00EF7DDC">
            <w:pPr>
              <w:pStyle w:val="NormalWeb"/>
              <w:spacing w:before="0" w:beforeAutospacing="0" w:after="0" w:afterAutospacing="0"/>
              <w:rPr>
                <w:rFonts w:asciiTheme="majorBidi" w:hAnsiTheme="majorBidi" w:cstheme="majorBidi"/>
              </w:rPr>
            </w:pPr>
            <w:r w:rsidRPr="00EF7DDC">
              <w:rPr>
                <w:rFonts w:asciiTheme="majorBidi" w:hAnsiTheme="majorBidi" w:cstheme="majorBidi"/>
              </w:rPr>
              <w:t>ChucVu</w:t>
            </w:r>
          </w:p>
        </w:tc>
        <w:tc>
          <w:tcPr>
            <w:tcW w:w="84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9C6D31D" w14:textId="7E5EE765" w:rsidR="00EF7DDC" w:rsidRPr="00EF7DDC" w:rsidRDefault="00EF7DDC" w:rsidP="00EF7DDC">
            <w:pPr>
              <w:rPr>
                <w:rFonts w:asciiTheme="majorBidi" w:hAnsiTheme="majorBidi" w:cstheme="majorBidi"/>
              </w:rPr>
            </w:pPr>
            <w:r w:rsidRPr="00EF7DDC">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B9DD64E" w14:textId="19E00BCC" w:rsidR="00EF7DDC" w:rsidRPr="00EF7DDC" w:rsidRDefault="00EF7DDC" w:rsidP="00EF7DDC">
            <w:pPr>
              <w:rPr>
                <w:rFonts w:asciiTheme="majorBidi" w:hAnsiTheme="majorBidi" w:cstheme="majorBidi"/>
              </w:rPr>
            </w:pPr>
            <w:r w:rsidRPr="00EF7DDC">
              <w:rPr>
                <w:rFonts w:asciiTheme="majorBidi" w:hAnsiTheme="majorBidi" w:cstheme="majorBidi"/>
              </w:rPr>
              <w:t>50</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1332EDA" w14:textId="43315F8F" w:rsidR="00EF7DDC" w:rsidRPr="00EF7DDC" w:rsidRDefault="00EF7DDC" w:rsidP="00EF7DDC">
            <w:pPr>
              <w:rPr>
                <w:rFonts w:asciiTheme="majorBidi" w:hAnsiTheme="majorBidi" w:cstheme="majorBidi"/>
              </w:rPr>
            </w:pPr>
            <w:r w:rsidRPr="00EF7DDC">
              <w:rPr>
                <w:rFonts w:asciiTheme="majorBidi" w:hAnsiTheme="majorBidi" w:cstheme="majorBidi"/>
              </w:rPr>
              <w:t>Yes</w:t>
            </w:r>
          </w:p>
        </w:tc>
        <w:tc>
          <w:tcPr>
            <w:tcW w:w="96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9923BB" w14:textId="77777777" w:rsidR="00EF7DDC" w:rsidRPr="00EF7DDC" w:rsidRDefault="00EF7DDC" w:rsidP="00EF7DDC">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4FCA229" w14:textId="77777777" w:rsidR="00EF7DDC" w:rsidRPr="00EF7DDC" w:rsidRDefault="00EF7DDC" w:rsidP="00EF7DDC">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left w:val="single" w:sz="8" w:space="0" w:color="000000"/>
              <w:bottom w:val="single" w:sz="8" w:space="0" w:color="000000"/>
              <w:right w:val="single" w:sz="8" w:space="0" w:color="000000"/>
            </w:tcBorders>
            <w:shd w:val="clear" w:color="auto" w:fill="F6F6EF"/>
          </w:tcPr>
          <w:p w14:paraId="7AE5E804" w14:textId="582BD19B"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Chức vụ</w:t>
            </w:r>
          </w:p>
        </w:tc>
      </w:tr>
      <w:tr w:rsidR="00EF7DDC" w:rsidRPr="00EF7DDC" w14:paraId="17C83031" w14:textId="77777777" w:rsidTr="00CB73FC">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1F50B39" w14:textId="4B9996FA" w:rsidR="00EF7DDC" w:rsidRPr="00EF7DDC" w:rsidRDefault="00CB73FC" w:rsidP="00EF7DDC">
            <w:pPr>
              <w:pStyle w:val="NormalWeb"/>
              <w:spacing w:before="0" w:beforeAutospacing="0" w:after="0" w:afterAutospacing="0"/>
              <w:rPr>
                <w:rFonts w:asciiTheme="majorBidi" w:hAnsiTheme="majorBidi" w:cstheme="majorBidi"/>
              </w:rPr>
            </w:pPr>
            <w:r>
              <w:rPr>
                <w:rFonts w:asciiTheme="majorBidi" w:hAnsiTheme="majorBidi" w:cstheme="majorBidi"/>
              </w:rPr>
              <w:t>3</w:t>
            </w:r>
          </w:p>
        </w:tc>
        <w:tc>
          <w:tcPr>
            <w:tcW w:w="8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0BC46FF" w14:textId="56AB8B86" w:rsidR="00EF7DDC" w:rsidRPr="00EF7DDC" w:rsidRDefault="00EF7DDC" w:rsidP="00EF7DDC">
            <w:pPr>
              <w:pStyle w:val="NormalWeb"/>
              <w:spacing w:before="0" w:beforeAutospacing="0" w:after="0" w:afterAutospacing="0"/>
              <w:rPr>
                <w:rFonts w:asciiTheme="majorBidi" w:hAnsiTheme="majorBidi" w:cstheme="majorBidi"/>
              </w:rPr>
            </w:pPr>
            <w:r w:rsidRPr="00EF7DDC">
              <w:rPr>
                <w:rFonts w:asciiTheme="majorBidi" w:hAnsiTheme="majorBidi" w:cstheme="majorBidi"/>
              </w:rPr>
              <w:t>PhongBan</w:t>
            </w:r>
          </w:p>
        </w:tc>
        <w:tc>
          <w:tcPr>
            <w:tcW w:w="84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1FC94CD" w14:textId="0E148400" w:rsidR="00EF7DDC" w:rsidRPr="00EF7DDC" w:rsidRDefault="00EF7DDC" w:rsidP="00EF7DDC">
            <w:pPr>
              <w:rPr>
                <w:rFonts w:asciiTheme="majorBidi" w:hAnsiTheme="majorBidi" w:cstheme="majorBidi"/>
              </w:rPr>
            </w:pPr>
            <w:r w:rsidRPr="00EF7DDC">
              <w:rPr>
                <w:rFonts w:asciiTheme="majorBidi" w:hAnsiTheme="majorBidi" w:cstheme="majorBidi"/>
              </w:rPr>
              <w:t>NVARCHAR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1E57974" w14:textId="4418B231" w:rsidR="00EF7DDC" w:rsidRPr="00EF7DDC" w:rsidRDefault="00EF7DDC" w:rsidP="00EF7DDC">
            <w:pPr>
              <w:rPr>
                <w:rFonts w:asciiTheme="majorBidi" w:hAnsiTheme="majorBidi" w:cstheme="majorBidi"/>
              </w:rPr>
            </w:pPr>
            <w:r w:rsidRPr="00EF7DDC">
              <w:rPr>
                <w:rFonts w:asciiTheme="majorBidi" w:hAnsiTheme="majorBidi" w:cstheme="majorBidi"/>
              </w:rPr>
              <w:t>50</w:t>
            </w: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713015" w14:textId="0278D281" w:rsidR="00EF7DDC" w:rsidRPr="00EF7DDC" w:rsidRDefault="00EF7DDC" w:rsidP="00EF7DDC">
            <w:pPr>
              <w:rPr>
                <w:rFonts w:asciiTheme="majorBidi" w:hAnsiTheme="majorBidi" w:cstheme="majorBidi"/>
              </w:rPr>
            </w:pPr>
            <w:r w:rsidRPr="00EF7DDC">
              <w:rPr>
                <w:rFonts w:asciiTheme="majorBidi" w:hAnsiTheme="majorBidi" w:cstheme="majorBidi"/>
              </w:rPr>
              <w:t>Yes</w:t>
            </w:r>
          </w:p>
        </w:tc>
        <w:tc>
          <w:tcPr>
            <w:tcW w:w="96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04E6068" w14:textId="77777777" w:rsidR="00EF7DDC" w:rsidRPr="00EF7DDC" w:rsidRDefault="00EF7DDC" w:rsidP="00EF7DDC">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D55A42" w14:textId="77777777" w:rsidR="00EF7DDC" w:rsidRPr="00EF7DDC" w:rsidRDefault="00EF7DDC" w:rsidP="00EF7DDC">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left w:val="single" w:sz="8" w:space="0" w:color="000000"/>
              <w:bottom w:val="single" w:sz="8" w:space="0" w:color="000000"/>
              <w:right w:val="single" w:sz="8" w:space="0" w:color="000000"/>
            </w:tcBorders>
            <w:shd w:val="clear" w:color="auto" w:fill="F6F6EF"/>
          </w:tcPr>
          <w:p w14:paraId="38F48612" w14:textId="70304406" w:rsidR="00EF7DDC" w:rsidRPr="00EF7DDC" w:rsidRDefault="00EF7DDC" w:rsidP="00EF7DDC">
            <w:pPr>
              <w:pStyle w:val="NormalWeb"/>
              <w:spacing w:before="0" w:beforeAutospacing="0" w:after="0" w:afterAutospacing="0"/>
              <w:rPr>
                <w:rFonts w:asciiTheme="majorBidi" w:hAnsiTheme="majorBidi" w:cstheme="majorBidi"/>
                <w:sz w:val="22"/>
                <w:szCs w:val="22"/>
              </w:rPr>
            </w:pPr>
            <w:r w:rsidRPr="00EF7DDC">
              <w:rPr>
                <w:rFonts w:asciiTheme="majorBidi" w:hAnsiTheme="majorBidi" w:cstheme="majorBidi"/>
              </w:rPr>
              <w:t>Phòng ban</w:t>
            </w:r>
          </w:p>
        </w:tc>
      </w:tr>
      <w:tr w:rsidR="00CB73FC" w:rsidRPr="00EF7DDC" w14:paraId="1056F7E0" w14:textId="77777777" w:rsidTr="00CB73FC">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764AB95" w14:textId="73700325" w:rsidR="00CB73FC" w:rsidRDefault="00CB73FC" w:rsidP="00EF7DDC">
            <w:pPr>
              <w:pStyle w:val="NormalWeb"/>
              <w:spacing w:before="0" w:beforeAutospacing="0" w:after="0" w:afterAutospacing="0"/>
              <w:rPr>
                <w:rFonts w:asciiTheme="majorBidi" w:hAnsiTheme="majorBidi" w:cstheme="majorBidi"/>
              </w:rPr>
            </w:pPr>
            <w:r>
              <w:rPr>
                <w:rFonts w:asciiTheme="majorBidi" w:hAnsiTheme="majorBidi" w:cstheme="majorBidi"/>
              </w:rPr>
              <w:t>4</w:t>
            </w:r>
          </w:p>
        </w:tc>
        <w:tc>
          <w:tcPr>
            <w:tcW w:w="8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C175090" w14:textId="326C411E" w:rsidR="00CB73FC" w:rsidRPr="00EF7DDC" w:rsidRDefault="00CB73FC" w:rsidP="00EF7DDC">
            <w:pPr>
              <w:pStyle w:val="NormalWeb"/>
              <w:spacing w:before="0" w:beforeAutospacing="0" w:after="0" w:afterAutospacing="0"/>
              <w:rPr>
                <w:rFonts w:asciiTheme="majorBidi" w:hAnsiTheme="majorBidi" w:cstheme="majorBidi"/>
              </w:rPr>
            </w:pPr>
            <w:r>
              <w:rPr>
                <w:rFonts w:asciiTheme="majorBidi" w:hAnsiTheme="majorBidi" w:cstheme="majorBidi"/>
              </w:rPr>
              <w:t>IDTaiKhoan</w:t>
            </w:r>
          </w:p>
        </w:tc>
        <w:tc>
          <w:tcPr>
            <w:tcW w:w="845"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7A918F" w14:textId="5D4A8F83" w:rsidR="00CB73FC" w:rsidRPr="00EF7DDC" w:rsidRDefault="00CB73FC" w:rsidP="00EF7DDC">
            <w:pPr>
              <w:rPr>
                <w:rFonts w:asciiTheme="majorBidi" w:hAnsiTheme="majorBidi" w:cstheme="majorBidi"/>
              </w:rPr>
            </w:pPr>
            <w:r>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A2EEE7E" w14:textId="77777777" w:rsidR="00CB73FC" w:rsidRPr="00EF7DDC" w:rsidRDefault="00CB73FC" w:rsidP="00EF7DDC">
            <w:pPr>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8045EC" w14:textId="292732C1" w:rsidR="00CB73FC" w:rsidRPr="00EF7DDC" w:rsidRDefault="00CB73FC" w:rsidP="00EF7DDC">
            <w:pPr>
              <w:rPr>
                <w:rFonts w:asciiTheme="majorBidi" w:hAnsiTheme="majorBidi" w:cstheme="majorBidi"/>
              </w:rPr>
            </w:pPr>
            <w:r>
              <w:rPr>
                <w:rFonts w:asciiTheme="majorBidi" w:hAnsiTheme="majorBidi" w:cstheme="majorBidi"/>
              </w:rPr>
              <w:t>Yes</w:t>
            </w:r>
          </w:p>
        </w:tc>
        <w:tc>
          <w:tcPr>
            <w:tcW w:w="961"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50722A9" w14:textId="716AD62D" w:rsidR="00CB73FC" w:rsidRPr="00EF7DDC" w:rsidRDefault="00CB73FC" w:rsidP="00EF7DDC">
            <w:pPr>
              <w:rPr>
                <w:rFonts w:asciiTheme="majorBidi" w:hAnsiTheme="majorBidi" w:cstheme="majorBidi"/>
              </w:rPr>
            </w:pPr>
            <w:r>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DC98283" w14:textId="77777777" w:rsidR="00CB73FC" w:rsidRPr="00EF7DDC" w:rsidRDefault="00CB73FC" w:rsidP="00EF7DDC">
            <w:pPr>
              <w:pStyle w:val="NormalWeb"/>
              <w:spacing w:before="0" w:beforeAutospacing="0" w:after="0" w:afterAutospacing="0"/>
              <w:rPr>
                <w:rFonts w:asciiTheme="majorBidi" w:hAnsiTheme="majorBidi" w:cstheme="majorBidi"/>
                <w:sz w:val="22"/>
                <w:szCs w:val="22"/>
              </w:rPr>
            </w:pPr>
          </w:p>
        </w:tc>
        <w:tc>
          <w:tcPr>
            <w:tcW w:w="733" w:type="pct"/>
            <w:tcBorders>
              <w:top w:val="single" w:sz="8" w:space="0" w:color="000000"/>
              <w:left w:val="single" w:sz="8" w:space="0" w:color="000000"/>
              <w:bottom w:val="single" w:sz="8" w:space="0" w:color="000000"/>
              <w:right w:val="single" w:sz="8" w:space="0" w:color="000000"/>
            </w:tcBorders>
            <w:shd w:val="clear" w:color="auto" w:fill="F6F6EF"/>
          </w:tcPr>
          <w:p w14:paraId="76A0C29D" w14:textId="2AA4C1DC" w:rsidR="00CB73FC" w:rsidRPr="00EF7DDC" w:rsidRDefault="00CB73FC" w:rsidP="00EF7DDC">
            <w:pPr>
              <w:pStyle w:val="NormalWeb"/>
              <w:spacing w:before="0" w:beforeAutospacing="0" w:after="0" w:afterAutospacing="0"/>
              <w:rPr>
                <w:rFonts w:asciiTheme="majorBidi" w:hAnsiTheme="majorBidi" w:cstheme="majorBidi"/>
              </w:rPr>
            </w:pPr>
            <w:r>
              <w:rPr>
                <w:rFonts w:asciiTheme="majorBidi" w:hAnsiTheme="majorBidi" w:cstheme="majorBidi"/>
              </w:rPr>
              <w:t>Id tài khoản</w:t>
            </w:r>
          </w:p>
        </w:tc>
      </w:tr>
    </w:tbl>
    <w:p w14:paraId="0C78FDDB" w14:textId="77777777" w:rsidR="00A46B56" w:rsidRDefault="00A46B56" w:rsidP="00A365F7"/>
    <w:p w14:paraId="77DC8486" w14:textId="77777777" w:rsidR="00A365F7" w:rsidRDefault="00A365F7" w:rsidP="005A29E5"/>
    <w:p w14:paraId="29E20D70" w14:textId="487914F8" w:rsidR="00EF7DDC" w:rsidRPr="002C3B1F" w:rsidRDefault="00EF7DDC" w:rsidP="00EF7DDC">
      <w:pPr>
        <w:pStyle w:val="Heading3"/>
        <w:numPr>
          <w:ilvl w:val="0"/>
          <w:numId w:val="0"/>
        </w:numPr>
        <w:ind w:left="810"/>
      </w:pPr>
      <w:bookmarkStart w:id="135" w:name="_Toc173188534"/>
      <w:r>
        <w:t>3.2.1</w:t>
      </w:r>
      <w:r w:rsidR="00D11C14">
        <w:t>0</w:t>
      </w:r>
      <w:r>
        <w:t xml:space="preserve"> </w:t>
      </w:r>
      <w:r w:rsidRPr="002C3B1F">
        <w:t>Bản</w:t>
      </w:r>
      <w:r>
        <w:t xml:space="preserve">g </w:t>
      </w:r>
      <w:r w:rsidR="007F7D26">
        <w:t>YeuCauHuyDatPhong</w:t>
      </w:r>
      <w:bookmarkEnd w:id="135"/>
    </w:p>
    <w:tbl>
      <w:tblPr>
        <w:tblW w:w="5000" w:type="pct"/>
        <w:tblCellMar>
          <w:left w:w="0" w:type="dxa"/>
          <w:right w:w="0" w:type="dxa"/>
        </w:tblCellMar>
        <w:tblLook w:val="0420" w:firstRow="1" w:lastRow="0" w:firstColumn="0" w:lastColumn="0" w:noHBand="0" w:noVBand="1"/>
      </w:tblPr>
      <w:tblGrid>
        <w:gridCol w:w="582"/>
        <w:gridCol w:w="2088"/>
        <w:gridCol w:w="1095"/>
        <w:gridCol w:w="728"/>
        <w:gridCol w:w="900"/>
        <w:gridCol w:w="1668"/>
        <w:gridCol w:w="631"/>
        <w:gridCol w:w="1315"/>
      </w:tblGrid>
      <w:tr w:rsidR="009C0F26" w:rsidRPr="00051BC7" w14:paraId="707C9F38" w14:textId="77777777" w:rsidTr="009C0F26">
        <w:trPr>
          <w:trHeight w:val="584"/>
        </w:trPr>
        <w:tc>
          <w:tcPr>
            <w:tcW w:w="32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02A3FBA"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TT</w:t>
            </w:r>
          </w:p>
        </w:tc>
        <w:tc>
          <w:tcPr>
            <w:tcW w:w="10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FDBABB2"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Tên thuộc tính (Field name)</w:t>
            </w:r>
          </w:p>
        </w:tc>
        <w:tc>
          <w:tcPr>
            <w:tcW w:w="62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9569F6F"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Kiểu dữ liệu</w:t>
            </w:r>
          </w:p>
        </w:tc>
        <w:tc>
          <w:tcPr>
            <w:tcW w:w="40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B2F4203"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Độ rộng</w:t>
            </w:r>
          </w:p>
        </w:tc>
        <w:tc>
          <w:tcPr>
            <w:tcW w:w="50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F043B03"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Not NULL</w:t>
            </w:r>
          </w:p>
        </w:tc>
        <w:tc>
          <w:tcPr>
            <w:tcW w:w="98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058DEB3"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642F33"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Mã hóa</w:t>
            </w:r>
          </w:p>
        </w:tc>
        <w:tc>
          <w:tcPr>
            <w:tcW w:w="754" w:type="pct"/>
            <w:tcBorders>
              <w:top w:val="single" w:sz="8" w:space="0" w:color="000000"/>
              <w:left w:val="single" w:sz="8" w:space="0" w:color="000000"/>
              <w:bottom w:val="single" w:sz="8" w:space="0" w:color="000000"/>
              <w:right w:val="single" w:sz="8" w:space="0" w:color="000000"/>
            </w:tcBorders>
            <w:shd w:val="clear" w:color="auto" w:fill="CCCC99"/>
          </w:tcPr>
          <w:p w14:paraId="6A739DE1" w14:textId="77777777" w:rsidR="00EF7DDC" w:rsidRPr="00051BC7" w:rsidRDefault="00EF7DDC" w:rsidP="00605786">
            <w:pPr>
              <w:spacing w:line="240" w:lineRule="auto"/>
              <w:rPr>
                <w:rFonts w:asciiTheme="majorBidi" w:eastAsia="Times New Roman" w:hAnsiTheme="majorBidi" w:cstheme="majorBidi"/>
                <w:b/>
                <w:color w:val="000000" w:themeColor="text1"/>
                <w:kern w:val="24"/>
              </w:rPr>
            </w:pPr>
            <w:r w:rsidRPr="00051BC7">
              <w:rPr>
                <w:rFonts w:asciiTheme="majorBidi" w:eastAsia="Times New Roman" w:hAnsiTheme="majorBidi" w:cstheme="majorBidi"/>
                <w:b/>
                <w:color w:val="000000" w:themeColor="text1"/>
                <w:kern w:val="24"/>
              </w:rPr>
              <w:t>Diễn giải</w:t>
            </w:r>
          </w:p>
        </w:tc>
      </w:tr>
      <w:tr w:rsidR="009C0F26" w:rsidRPr="00EC7D27" w14:paraId="486CD471"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7F5296B" w14:textId="72177F80"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1</w:t>
            </w:r>
          </w:p>
        </w:tc>
        <w:tc>
          <w:tcPr>
            <w:tcW w:w="10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342D44D" w14:textId="68139877"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MaYeuCau</w:t>
            </w:r>
          </w:p>
        </w:tc>
        <w:tc>
          <w:tcPr>
            <w:tcW w:w="62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5D74D24" w14:textId="1FAE8B51"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FB71647"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DDE5E1D" w14:textId="180A4968"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2DD3592" w14:textId="77777777" w:rsidR="00CA766E" w:rsidRDefault="009C0F26" w:rsidP="00CA766E">
            <w:pPr>
              <w:pStyle w:val="NormalWeb"/>
              <w:spacing w:before="0" w:beforeAutospacing="0" w:after="0" w:afterAutospacing="0"/>
            </w:pPr>
            <w:r w:rsidRPr="00EC7D27">
              <w:rPr>
                <w:rFonts w:asciiTheme="majorBidi" w:hAnsiTheme="majorBidi" w:cstheme="majorBidi"/>
              </w:rPr>
              <w:t>PK</w:t>
            </w:r>
            <w:r w:rsidR="00CA766E">
              <w:t>,</w:t>
            </w:r>
          </w:p>
          <w:p w14:paraId="76CD3A7A" w14:textId="0B5CFC2E" w:rsidR="009C0F26" w:rsidRPr="00EC7D27" w:rsidRDefault="00CA766E" w:rsidP="009C0F26">
            <w:pPr>
              <w:pStyle w:val="NormalWeb"/>
              <w:spacing w:before="0" w:beforeAutospacing="0" w:after="0" w:afterAutospacing="0"/>
              <w:rPr>
                <w:rFonts w:asciiTheme="majorBidi" w:hAnsiTheme="majorBidi" w:cstheme="majorBidi"/>
              </w:rPr>
            </w:pPr>
            <w:r>
              <w:t>Identity(1,1)</w:t>
            </w:r>
          </w:p>
        </w:tc>
        <w:tc>
          <w:tcPr>
            <w:tcW w:w="35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3A494026"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ECECDE"/>
          </w:tcPr>
          <w:p w14:paraId="272EC5F3" w14:textId="3A335083"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Mã yêu cầu</w:t>
            </w:r>
          </w:p>
        </w:tc>
      </w:tr>
      <w:tr w:rsidR="009C0F26" w:rsidRPr="00EC7D27" w14:paraId="13DEE3EB"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21ED2BD" w14:textId="0C662E0F"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2</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3874E6A" w14:textId="26B47285"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NgayYeuCau</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8D8035D" w14:textId="7B74F1DE" w:rsidR="009C0F26" w:rsidRPr="00EC7D27" w:rsidRDefault="009C0F26" w:rsidP="009C0F26">
            <w:pPr>
              <w:rPr>
                <w:rFonts w:asciiTheme="majorBidi" w:hAnsiTheme="majorBidi" w:cstheme="majorBidi"/>
                <w:sz w:val="24"/>
                <w:szCs w:val="24"/>
              </w:rPr>
            </w:pPr>
            <w:r w:rsidRPr="00EC7D27">
              <w:rPr>
                <w:rFonts w:asciiTheme="majorBidi" w:hAnsiTheme="majorBidi" w:cstheme="majorBidi"/>
              </w:rPr>
              <w:t>Datetime</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205CBDE" w14:textId="77777777" w:rsidR="009C0F26" w:rsidRPr="00EC7D27" w:rsidRDefault="009C0F26" w:rsidP="009C0F26">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36AEF9F" w14:textId="6ACD0138" w:rsidR="009C0F26" w:rsidRPr="00EC7D27" w:rsidRDefault="009C0F26" w:rsidP="009C0F26">
            <w:pPr>
              <w:rPr>
                <w:rFonts w:asciiTheme="majorBidi" w:hAnsiTheme="majorBidi" w:cstheme="majorBidi"/>
                <w:sz w:val="24"/>
                <w:szCs w:val="24"/>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87776C8" w14:textId="55B4AE97" w:rsidR="009C0F26" w:rsidRPr="00EC7D27" w:rsidRDefault="009C0F26" w:rsidP="009C0F26">
            <w:pPr>
              <w:rPr>
                <w:rFonts w:asciiTheme="majorBidi" w:hAnsiTheme="majorBidi" w:cstheme="majorBidi"/>
                <w:sz w:val="24"/>
                <w:szCs w:val="24"/>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A14D690"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2C780830" w14:textId="3B87F933"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Ngày yêu cầu</w:t>
            </w:r>
          </w:p>
        </w:tc>
      </w:tr>
      <w:tr w:rsidR="009C0F26" w:rsidRPr="00EC7D27" w14:paraId="452E3C3F"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456C5A3" w14:textId="6A6FF3D0"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3</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E8D281" w14:textId="6AB5FF10" w:rsidR="009C0F26" w:rsidRPr="00EC7D27" w:rsidRDefault="00834BDE" w:rsidP="009C0F26">
            <w:pPr>
              <w:pStyle w:val="NormalWeb"/>
              <w:spacing w:before="0" w:beforeAutospacing="0" w:after="0" w:afterAutospacing="0"/>
              <w:rPr>
                <w:rFonts w:asciiTheme="majorBidi" w:hAnsiTheme="majorBidi" w:cstheme="majorBidi"/>
              </w:rPr>
            </w:pPr>
            <w:r>
              <w:rPr>
                <w:rFonts w:asciiTheme="majorBidi" w:hAnsiTheme="majorBidi" w:cstheme="majorBidi"/>
              </w:rPr>
              <w:t>TrangThaiYeuCau</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1E0AC54" w14:textId="0D2F8307" w:rsidR="009C0F26" w:rsidRPr="00EC7D27" w:rsidRDefault="009C0F26" w:rsidP="009C0F26">
            <w:pPr>
              <w:rPr>
                <w:rFonts w:asciiTheme="majorBidi" w:hAnsiTheme="majorBidi" w:cstheme="majorBidi"/>
              </w:rPr>
            </w:pPr>
            <w:r w:rsidRPr="00EC7D27">
              <w:rPr>
                <w:rFonts w:asciiTheme="majorBidi" w:hAnsiTheme="majorBidi" w:cstheme="majorBidi"/>
              </w:rPr>
              <w:t>Bit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33FE9F5" w14:textId="77777777" w:rsidR="009C0F26" w:rsidRPr="00EC7D27" w:rsidRDefault="009C0F26" w:rsidP="009C0F26">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5FF34DF" w14:textId="72C24DA6" w:rsidR="009C0F26" w:rsidRPr="00EC7D27" w:rsidRDefault="009C0F26" w:rsidP="009C0F26">
            <w:pPr>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A9C12D3" w14:textId="77777777" w:rsidR="009C0F26" w:rsidRPr="00EC7D27" w:rsidRDefault="009C0F26" w:rsidP="009C0F26">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08AEAE4"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2C61F62F" w14:textId="2329DCA8"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Trạng thái phòng</w:t>
            </w:r>
          </w:p>
        </w:tc>
      </w:tr>
      <w:tr w:rsidR="009C0F26" w:rsidRPr="00EC7D27" w14:paraId="72D19D24"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D4BCB3B" w14:textId="1802DC8B"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4</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FC06496" w14:textId="40D38D39"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NgayXetDuyet</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2DF9347" w14:textId="0EDD9D8D" w:rsidR="009C0F26" w:rsidRPr="00EC7D27" w:rsidRDefault="009C0F26" w:rsidP="009C0F26">
            <w:pPr>
              <w:rPr>
                <w:rFonts w:asciiTheme="majorBidi" w:hAnsiTheme="majorBidi" w:cstheme="majorBidi"/>
              </w:rPr>
            </w:pPr>
            <w:r w:rsidRPr="00EC7D27">
              <w:rPr>
                <w:rFonts w:asciiTheme="majorBidi" w:hAnsiTheme="majorBidi" w:cstheme="majorBidi"/>
              </w:rPr>
              <w:t>Datetime</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21DAE4" w14:textId="77777777" w:rsidR="009C0F26" w:rsidRPr="00EC7D27" w:rsidRDefault="009C0F26" w:rsidP="009C0F26">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BD73D57" w14:textId="66F1D587" w:rsidR="009C0F26" w:rsidRPr="00EC7D27" w:rsidRDefault="009C0F26" w:rsidP="009C0F26">
            <w:pPr>
              <w:rPr>
                <w:rFonts w:asciiTheme="majorBidi" w:hAnsiTheme="majorBidi" w:cstheme="majorBidi"/>
              </w:rPr>
            </w:pPr>
            <w:r w:rsidRPr="00EC7D27">
              <w:rPr>
                <w:rFonts w:asciiTheme="majorBidi" w:hAnsiTheme="majorBidi" w:cstheme="majorBidi"/>
              </w:rPr>
              <w:t>No</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B58E449" w14:textId="77777777" w:rsidR="009C0F26" w:rsidRPr="00EC7D27" w:rsidRDefault="009C0F26" w:rsidP="009C0F26">
            <w:pPr>
              <w:rPr>
                <w:rFonts w:asciiTheme="majorBidi" w:hAnsiTheme="majorBidi" w:cstheme="majorBidi"/>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C3A8868"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3C8FC6FD" w14:textId="66999BCB"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Ngày xét duyệt</w:t>
            </w:r>
          </w:p>
        </w:tc>
      </w:tr>
      <w:tr w:rsidR="009C0F26" w:rsidRPr="00EC7D27" w14:paraId="3B82AE84"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63ECB3C" w14:textId="2DFAAF56"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5</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2078A80" w14:textId="05254200"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MaKH</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65911D6" w14:textId="01619F9E" w:rsidR="009C0F26" w:rsidRPr="00EC7D27" w:rsidRDefault="009C0F26" w:rsidP="009C0F26">
            <w:pPr>
              <w:rPr>
                <w:rFonts w:asciiTheme="majorBidi" w:hAnsiTheme="majorBidi" w:cstheme="majorBidi"/>
              </w:rPr>
            </w:pPr>
            <w:r w:rsidRPr="00EC7D27">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20E2792" w14:textId="77777777" w:rsidR="009C0F26" w:rsidRPr="00EC7D27" w:rsidRDefault="009C0F26" w:rsidP="009C0F26">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410DAF1" w14:textId="19352AEC" w:rsidR="009C0F26" w:rsidRPr="00EC7D27" w:rsidRDefault="009C0F26" w:rsidP="009C0F26">
            <w:pPr>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5AC0D4B" w14:textId="27BC4DE5" w:rsidR="009C0F26" w:rsidRPr="00EC7D27" w:rsidRDefault="009C0F26" w:rsidP="009C0F26">
            <w:pPr>
              <w:rPr>
                <w:rFonts w:asciiTheme="majorBidi" w:hAnsiTheme="majorBidi" w:cstheme="majorBidi"/>
              </w:rPr>
            </w:pPr>
            <w:r w:rsidRPr="00EC7D27">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486C380"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4106C364" w14:textId="7E0504F8"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Mã khách thuê</w:t>
            </w:r>
          </w:p>
        </w:tc>
      </w:tr>
      <w:tr w:rsidR="009C0F26" w:rsidRPr="00EC7D27" w14:paraId="47C756EE"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CA3FBF6" w14:textId="219C9E30"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6</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A05DA24" w14:textId="7C7DB814" w:rsidR="009C0F26" w:rsidRPr="00EC7D27" w:rsidRDefault="00EC7D27"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MaHoaDon</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D8E85BF" w14:textId="4BF6C3A5" w:rsidR="009C0F26" w:rsidRPr="00EC7D27" w:rsidRDefault="009C0F26" w:rsidP="009C0F26">
            <w:pPr>
              <w:rPr>
                <w:rFonts w:asciiTheme="majorBidi" w:hAnsiTheme="majorBidi" w:cstheme="majorBidi"/>
              </w:rPr>
            </w:pPr>
            <w:r w:rsidRPr="00EC7D27">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FADD52A" w14:textId="77777777" w:rsidR="009C0F26" w:rsidRPr="00EC7D27" w:rsidRDefault="009C0F26" w:rsidP="009C0F26">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AD791DB" w14:textId="54BC6FBA" w:rsidR="009C0F26" w:rsidRPr="00EC7D27" w:rsidRDefault="009C0F26" w:rsidP="009C0F26">
            <w:pPr>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B038A73" w14:textId="5C1703CB" w:rsidR="009C0F26" w:rsidRPr="00EC7D27" w:rsidRDefault="009C0F26" w:rsidP="009C0F26">
            <w:pPr>
              <w:rPr>
                <w:rFonts w:asciiTheme="majorBidi" w:hAnsiTheme="majorBidi" w:cstheme="majorBidi"/>
              </w:rPr>
            </w:pPr>
            <w:r w:rsidRPr="00EC7D27">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1E33C6A"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559171CB" w14:textId="1123CE9D"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 xml:space="preserve">Mã </w:t>
            </w:r>
            <w:r w:rsidR="00EC7D27" w:rsidRPr="00EC7D27">
              <w:rPr>
                <w:rFonts w:asciiTheme="majorBidi" w:hAnsiTheme="majorBidi" w:cstheme="majorBidi"/>
              </w:rPr>
              <w:t>hóa đơn</w:t>
            </w:r>
          </w:p>
        </w:tc>
      </w:tr>
      <w:tr w:rsidR="009C0F26" w:rsidRPr="00EC7D27" w14:paraId="76575F53" w14:textId="77777777" w:rsidTr="009C0F26">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95CC3" w14:textId="6DCC3EE3"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lastRenderedPageBreak/>
              <w:t>7</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E78A112" w14:textId="4F957A7B"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MaNV</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4C80F86" w14:textId="3488AFCE" w:rsidR="009C0F26" w:rsidRPr="00EC7D27" w:rsidRDefault="009C0F26" w:rsidP="009C0F26">
            <w:pPr>
              <w:rPr>
                <w:rFonts w:asciiTheme="majorBidi" w:hAnsiTheme="majorBidi" w:cstheme="majorBidi"/>
              </w:rPr>
            </w:pPr>
            <w:r w:rsidRPr="00EC7D27">
              <w:rPr>
                <w:rFonts w:asciiTheme="majorBidi" w:hAnsiTheme="majorBidi" w:cstheme="majorBidi"/>
              </w:rPr>
              <w:t>Int</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A08554D" w14:textId="77777777" w:rsidR="009C0F26" w:rsidRPr="00EC7D27" w:rsidRDefault="009C0F26" w:rsidP="009C0F26">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CBD7212" w14:textId="7ACD339F" w:rsidR="009C0F26" w:rsidRPr="00EC7D27" w:rsidRDefault="009C0F26" w:rsidP="009C0F26">
            <w:pPr>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ACDE331" w14:textId="2D424709" w:rsidR="009C0F26" w:rsidRPr="00EC7D27" w:rsidRDefault="009C0F26" w:rsidP="009C0F26">
            <w:pPr>
              <w:rPr>
                <w:rFonts w:asciiTheme="majorBidi" w:hAnsiTheme="majorBidi" w:cstheme="majorBidi"/>
              </w:rPr>
            </w:pPr>
            <w:r w:rsidRPr="00EC7D27">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791DA04" w14:textId="77777777" w:rsidR="009C0F26" w:rsidRPr="00EC7D27" w:rsidRDefault="009C0F26" w:rsidP="009C0F26">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4165B82D" w14:textId="62ABE9E0" w:rsidR="009C0F26" w:rsidRPr="00EC7D27" w:rsidRDefault="009C0F26" w:rsidP="009C0F26">
            <w:pPr>
              <w:pStyle w:val="NormalWeb"/>
              <w:spacing w:before="0" w:beforeAutospacing="0" w:after="0" w:afterAutospacing="0"/>
              <w:rPr>
                <w:rFonts w:asciiTheme="majorBidi" w:hAnsiTheme="majorBidi" w:cstheme="majorBidi"/>
              </w:rPr>
            </w:pPr>
            <w:r w:rsidRPr="00EC7D27">
              <w:rPr>
                <w:rFonts w:asciiTheme="majorBidi" w:hAnsiTheme="majorBidi" w:cstheme="majorBidi"/>
              </w:rPr>
              <w:t>Mã nhân viên</w:t>
            </w:r>
          </w:p>
        </w:tc>
      </w:tr>
    </w:tbl>
    <w:p w14:paraId="739A86B3" w14:textId="77777777" w:rsidR="005A29E5" w:rsidRDefault="005A29E5" w:rsidP="005A29E5"/>
    <w:p w14:paraId="43A6BE66" w14:textId="3F6D5B70" w:rsidR="00F34B97" w:rsidRPr="002C3B1F" w:rsidRDefault="00F34B97" w:rsidP="00F34B97">
      <w:pPr>
        <w:pStyle w:val="Heading3"/>
        <w:numPr>
          <w:ilvl w:val="0"/>
          <w:numId w:val="0"/>
        </w:numPr>
        <w:ind w:left="810"/>
      </w:pPr>
      <w:bookmarkStart w:id="136" w:name="_Toc173188535"/>
      <w:r>
        <w:t xml:space="preserve">3.2.10 </w:t>
      </w:r>
      <w:r w:rsidRPr="002C3B1F">
        <w:t>Bản</w:t>
      </w:r>
      <w:r>
        <w:t xml:space="preserve">g </w:t>
      </w:r>
      <w:r w:rsidR="00851BF0">
        <w:t>HoanTien</w:t>
      </w:r>
      <w:bookmarkEnd w:id="136"/>
    </w:p>
    <w:tbl>
      <w:tblPr>
        <w:tblW w:w="5000" w:type="pct"/>
        <w:tblCellMar>
          <w:left w:w="0" w:type="dxa"/>
          <w:right w:w="0" w:type="dxa"/>
        </w:tblCellMar>
        <w:tblLook w:val="0420" w:firstRow="1" w:lastRow="0" w:firstColumn="0" w:lastColumn="0" w:noHBand="0" w:noVBand="1"/>
      </w:tblPr>
      <w:tblGrid>
        <w:gridCol w:w="582"/>
        <w:gridCol w:w="1791"/>
        <w:gridCol w:w="1617"/>
        <w:gridCol w:w="728"/>
        <w:gridCol w:w="900"/>
        <w:gridCol w:w="1524"/>
        <w:gridCol w:w="631"/>
        <w:gridCol w:w="1234"/>
      </w:tblGrid>
      <w:tr w:rsidR="003E44CF" w:rsidRPr="00051BC7" w14:paraId="4B11AED4" w14:textId="77777777" w:rsidTr="003E44CF">
        <w:trPr>
          <w:trHeight w:val="757"/>
        </w:trPr>
        <w:tc>
          <w:tcPr>
            <w:tcW w:w="32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EE32ECF"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TT</w:t>
            </w:r>
          </w:p>
        </w:tc>
        <w:tc>
          <w:tcPr>
            <w:tcW w:w="106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C87C0A6"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Tên thuộc tính (Field name)</w:t>
            </w:r>
          </w:p>
        </w:tc>
        <w:tc>
          <w:tcPr>
            <w:tcW w:w="62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EF6671D"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Kiểu dữ liệu</w:t>
            </w:r>
          </w:p>
        </w:tc>
        <w:tc>
          <w:tcPr>
            <w:tcW w:w="404"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DDE8FF6"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Độ rộng</w:t>
            </w:r>
          </w:p>
        </w:tc>
        <w:tc>
          <w:tcPr>
            <w:tcW w:w="50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0E45B4B3"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Not NULL</w:t>
            </w:r>
          </w:p>
        </w:tc>
        <w:tc>
          <w:tcPr>
            <w:tcW w:w="983"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331F2E6"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Ràng buộc / Miền giá trị</w:t>
            </w:r>
          </w:p>
        </w:tc>
        <w:tc>
          <w:tcPr>
            <w:tcW w:w="350" w:type="pct"/>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E401A0D" w14:textId="77777777" w:rsidR="00F34B97" w:rsidRPr="00051BC7" w:rsidRDefault="00F34B97">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Mã hóa</w:t>
            </w:r>
          </w:p>
        </w:tc>
        <w:tc>
          <w:tcPr>
            <w:tcW w:w="754" w:type="pct"/>
            <w:tcBorders>
              <w:top w:val="single" w:sz="8" w:space="0" w:color="000000"/>
              <w:left w:val="single" w:sz="8" w:space="0" w:color="000000"/>
              <w:bottom w:val="single" w:sz="8" w:space="0" w:color="000000"/>
              <w:right w:val="single" w:sz="8" w:space="0" w:color="000000"/>
            </w:tcBorders>
            <w:shd w:val="clear" w:color="auto" w:fill="CCCC99"/>
          </w:tcPr>
          <w:p w14:paraId="0C343CEB" w14:textId="77777777" w:rsidR="00F34B97" w:rsidRPr="00051BC7" w:rsidRDefault="00F34B97">
            <w:pPr>
              <w:spacing w:line="240" w:lineRule="auto"/>
              <w:rPr>
                <w:rFonts w:asciiTheme="majorBidi" w:eastAsia="Times New Roman" w:hAnsiTheme="majorBidi" w:cstheme="majorBidi"/>
                <w:b/>
                <w:color w:val="000000" w:themeColor="text1"/>
                <w:kern w:val="24"/>
              </w:rPr>
            </w:pPr>
            <w:r w:rsidRPr="00051BC7">
              <w:rPr>
                <w:rFonts w:asciiTheme="majorBidi" w:eastAsia="Times New Roman" w:hAnsiTheme="majorBidi" w:cstheme="majorBidi"/>
                <w:b/>
                <w:color w:val="000000" w:themeColor="text1"/>
                <w:kern w:val="24"/>
              </w:rPr>
              <w:t>Diễn giải</w:t>
            </w:r>
          </w:p>
        </w:tc>
      </w:tr>
      <w:tr w:rsidR="003E44CF" w:rsidRPr="00EC7D27" w14:paraId="4DB5B954" w14:textId="77777777">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06CE259"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1</w:t>
            </w:r>
          </w:p>
        </w:tc>
        <w:tc>
          <w:tcPr>
            <w:tcW w:w="106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C340FF3" w14:textId="42AB4EE4" w:rsidR="00F34B97" w:rsidRPr="00EC7D27" w:rsidRDefault="00435EB7">
            <w:pPr>
              <w:pStyle w:val="NormalWeb"/>
              <w:spacing w:before="0" w:beforeAutospacing="0" w:after="0" w:afterAutospacing="0"/>
              <w:rPr>
                <w:rFonts w:asciiTheme="majorBidi" w:hAnsiTheme="majorBidi" w:cstheme="majorBidi"/>
              </w:rPr>
            </w:pPr>
            <w:r>
              <w:rPr>
                <w:rFonts w:asciiTheme="majorBidi" w:hAnsiTheme="majorBidi" w:cstheme="majorBidi"/>
              </w:rPr>
              <w:t>NgayHoan</w:t>
            </w:r>
          </w:p>
        </w:tc>
        <w:tc>
          <w:tcPr>
            <w:tcW w:w="62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454D025" w14:textId="45E705A4" w:rsidR="00F34B97" w:rsidRPr="003E44CF" w:rsidRDefault="00F34B97">
            <w:pPr>
              <w:pStyle w:val="NormalWeb"/>
              <w:spacing w:before="0" w:beforeAutospacing="0" w:after="0" w:afterAutospacing="0"/>
              <w:rPr>
                <w:rFonts w:asciiTheme="majorBidi" w:hAnsiTheme="majorBidi" w:cstheme="majorBidi"/>
                <w:sz w:val="26"/>
                <w:szCs w:val="26"/>
              </w:rPr>
            </w:pPr>
            <w:r w:rsidRPr="003E44CF">
              <w:rPr>
                <w:rFonts w:asciiTheme="majorBidi" w:hAnsiTheme="majorBidi" w:cstheme="majorBidi"/>
                <w:sz w:val="26"/>
                <w:szCs w:val="26"/>
              </w:rPr>
              <w:t>I</w:t>
            </w:r>
            <w:r w:rsidR="003E44CF" w:rsidRPr="003E44CF">
              <w:rPr>
                <w:rFonts w:asciiTheme="majorBidi" w:hAnsiTheme="majorBidi" w:cstheme="majorBidi"/>
                <w:sz w:val="26"/>
                <w:szCs w:val="26"/>
              </w:rPr>
              <w:t>NTEGER</w:t>
            </w:r>
          </w:p>
        </w:tc>
        <w:tc>
          <w:tcPr>
            <w:tcW w:w="404"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4C1EBFD" w14:textId="77777777" w:rsidR="00F34B97" w:rsidRPr="00EC7D27" w:rsidRDefault="00F34B97">
            <w:pPr>
              <w:pStyle w:val="NormalWeb"/>
              <w:spacing w:before="0" w:beforeAutospacing="0" w:after="0" w:afterAutospacing="0"/>
              <w:rPr>
                <w:rFonts w:asciiTheme="majorBidi" w:hAnsiTheme="majorBidi" w:cstheme="majorBidi"/>
              </w:rPr>
            </w:pPr>
          </w:p>
        </w:tc>
        <w:tc>
          <w:tcPr>
            <w:tcW w:w="50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E872CDC"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2D0FFF7" w14:textId="77777777" w:rsidR="00F34B97" w:rsidRDefault="00F34B97">
            <w:pPr>
              <w:pStyle w:val="NormalWeb"/>
              <w:spacing w:before="0" w:beforeAutospacing="0" w:after="0" w:afterAutospacing="0"/>
            </w:pPr>
            <w:r w:rsidRPr="00EC7D27">
              <w:rPr>
                <w:rFonts w:asciiTheme="majorBidi" w:hAnsiTheme="majorBidi" w:cstheme="majorBidi"/>
              </w:rPr>
              <w:t>PK</w:t>
            </w:r>
            <w:r>
              <w:t>,</w:t>
            </w:r>
          </w:p>
          <w:p w14:paraId="46F86CF0" w14:textId="77777777" w:rsidR="00F34B97" w:rsidRPr="00EC7D27" w:rsidRDefault="00F34B97">
            <w:pPr>
              <w:pStyle w:val="NormalWeb"/>
              <w:spacing w:before="0" w:beforeAutospacing="0" w:after="0" w:afterAutospacing="0"/>
              <w:rPr>
                <w:rFonts w:asciiTheme="majorBidi" w:hAnsiTheme="majorBidi" w:cstheme="majorBidi"/>
              </w:rPr>
            </w:pPr>
            <w:r>
              <w:t>Identity(1,1)</w:t>
            </w:r>
          </w:p>
        </w:tc>
        <w:tc>
          <w:tcPr>
            <w:tcW w:w="350" w:type="pct"/>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43781498" w14:textId="77777777" w:rsidR="00F34B97" w:rsidRPr="00EC7D27" w:rsidRDefault="00F34B97">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ECECDE"/>
          </w:tcPr>
          <w:p w14:paraId="70BAEA26"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Mã yêu cầu</w:t>
            </w:r>
          </w:p>
        </w:tc>
      </w:tr>
      <w:tr w:rsidR="003E44CF" w:rsidRPr="00EC7D27" w14:paraId="1D642DE9" w14:textId="77777777">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F93995E"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2</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C6F7A6C" w14:textId="0D8F2ACF" w:rsidR="00F34B97" w:rsidRPr="00EC7D27" w:rsidRDefault="00EA0A64">
            <w:pPr>
              <w:pStyle w:val="NormalWeb"/>
              <w:spacing w:before="0" w:beforeAutospacing="0" w:after="0" w:afterAutospacing="0"/>
              <w:rPr>
                <w:rFonts w:asciiTheme="majorBidi" w:hAnsiTheme="majorBidi" w:cstheme="majorBidi"/>
              </w:rPr>
            </w:pPr>
            <w:r>
              <w:rPr>
                <w:rFonts w:asciiTheme="majorBidi" w:hAnsiTheme="majorBidi" w:cstheme="majorBidi"/>
              </w:rPr>
              <w:t>SoTienHoan</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BB861D2" w14:textId="523E5C39" w:rsidR="00F34B97" w:rsidRPr="003E44CF" w:rsidRDefault="003E44CF">
            <w:pPr>
              <w:rPr>
                <w:rFonts w:asciiTheme="majorBidi" w:hAnsiTheme="majorBidi" w:cstheme="majorBidi"/>
                <w:sz w:val="26"/>
                <w:szCs w:val="26"/>
              </w:rPr>
            </w:pPr>
            <w:r w:rsidRPr="003E44CF">
              <w:rPr>
                <w:rFonts w:asciiTheme="majorBidi" w:hAnsiTheme="majorBidi" w:cstheme="majorBidi"/>
                <w:sz w:val="26"/>
                <w:szCs w:val="26"/>
              </w:rPr>
              <w:t>DATETIME</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B8D6E03" w14:textId="77777777" w:rsidR="00F34B97" w:rsidRPr="00EC7D27" w:rsidRDefault="00F34B97">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BC22FD3" w14:textId="77777777" w:rsidR="00F34B97" w:rsidRPr="00EC7D27" w:rsidRDefault="00F34B97">
            <w:pPr>
              <w:rPr>
                <w:rFonts w:asciiTheme="majorBidi" w:hAnsiTheme="majorBidi" w:cstheme="majorBidi"/>
                <w:sz w:val="24"/>
                <w:szCs w:val="24"/>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3B1771D" w14:textId="77777777" w:rsidR="00F34B97" w:rsidRPr="00EC7D27" w:rsidRDefault="00F34B97">
            <w:pPr>
              <w:rPr>
                <w:rFonts w:asciiTheme="majorBidi" w:hAnsiTheme="majorBidi" w:cstheme="majorBidi"/>
                <w:sz w:val="24"/>
                <w:szCs w:val="24"/>
              </w:rPr>
            </w:pP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A33559F" w14:textId="77777777" w:rsidR="00F34B97" w:rsidRPr="00EC7D27" w:rsidRDefault="00F34B97">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4E68968B"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Ngày yêu cầu</w:t>
            </w:r>
          </w:p>
        </w:tc>
      </w:tr>
      <w:tr w:rsidR="003E44CF" w:rsidRPr="00EC7D27" w14:paraId="269F55DF" w14:textId="77777777">
        <w:trPr>
          <w:trHeight w:val="20"/>
        </w:trPr>
        <w:tc>
          <w:tcPr>
            <w:tcW w:w="3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FEFDE75" w14:textId="06C806B9" w:rsidR="00F34B97" w:rsidRPr="00EC7D27" w:rsidRDefault="003E44CF">
            <w:pPr>
              <w:pStyle w:val="NormalWeb"/>
              <w:spacing w:before="0" w:beforeAutospacing="0" w:after="0" w:afterAutospacing="0"/>
              <w:rPr>
                <w:rFonts w:asciiTheme="majorBidi" w:hAnsiTheme="majorBidi" w:cstheme="majorBidi"/>
              </w:rPr>
            </w:pPr>
            <w:r>
              <w:rPr>
                <w:rFonts w:asciiTheme="majorBidi" w:hAnsiTheme="majorBidi" w:cstheme="majorBidi"/>
              </w:rPr>
              <w:t>3</w:t>
            </w:r>
          </w:p>
        </w:tc>
        <w:tc>
          <w:tcPr>
            <w:tcW w:w="106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0362A37"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MaNV</w:t>
            </w:r>
          </w:p>
        </w:tc>
        <w:tc>
          <w:tcPr>
            <w:tcW w:w="62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8FE2F30" w14:textId="4622A932" w:rsidR="00F34B97" w:rsidRPr="003E44CF" w:rsidRDefault="003E44CF">
            <w:pPr>
              <w:rPr>
                <w:rFonts w:asciiTheme="majorBidi" w:hAnsiTheme="majorBidi" w:cstheme="majorBidi"/>
                <w:sz w:val="26"/>
                <w:szCs w:val="26"/>
              </w:rPr>
            </w:pPr>
            <w:r w:rsidRPr="003E44CF">
              <w:rPr>
                <w:rFonts w:asciiTheme="majorBidi" w:hAnsiTheme="majorBidi" w:cstheme="majorBidi"/>
                <w:sz w:val="26"/>
                <w:szCs w:val="26"/>
              </w:rPr>
              <w:t>INTEGER</w:t>
            </w:r>
          </w:p>
        </w:tc>
        <w:tc>
          <w:tcPr>
            <w:tcW w:w="404"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1A65088D" w14:textId="77777777" w:rsidR="00F34B97" w:rsidRPr="00EC7D27" w:rsidRDefault="00F34B97">
            <w:pPr>
              <w:rPr>
                <w:rFonts w:asciiTheme="majorBidi" w:hAnsiTheme="majorBidi" w:cstheme="majorBidi"/>
                <w:sz w:val="24"/>
                <w:szCs w:val="24"/>
              </w:rPr>
            </w:pPr>
          </w:p>
        </w:tc>
        <w:tc>
          <w:tcPr>
            <w:tcW w:w="50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105C0F8" w14:textId="77777777" w:rsidR="00F34B97" w:rsidRPr="00EC7D27" w:rsidRDefault="00F34B97">
            <w:pPr>
              <w:rPr>
                <w:rFonts w:asciiTheme="majorBidi" w:hAnsiTheme="majorBidi" w:cstheme="majorBidi"/>
              </w:rPr>
            </w:pPr>
            <w:r w:rsidRPr="00EC7D27">
              <w:rPr>
                <w:rFonts w:asciiTheme="majorBidi" w:hAnsiTheme="majorBidi" w:cstheme="majorBidi"/>
              </w:rPr>
              <w:t>Yes</w:t>
            </w:r>
          </w:p>
        </w:tc>
        <w:tc>
          <w:tcPr>
            <w:tcW w:w="983"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4C8C954" w14:textId="77777777" w:rsidR="00F34B97" w:rsidRPr="00EC7D27" w:rsidRDefault="00F34B97">
            <w:pPr>
              <w:rPr>
                <w:rFonts w:asciiTheme="majorBidi" w:hAnsiTheme="majorBidi" w:cstheme="majorBidi"/>
              </w:rPr>
            </w:pPr>
            <w:r w:rsidRPr="00EC7D27">
              <w:rPr>
                <w:rFonts w:asciiTheme="majorBidi" w:hAnsiTheme="majorBidi" w:cstheme="majorBidi"/>
              </w:rPr>
              <w:t>FK</w:t>
            </w:r>
          </w:p>
        </w:tc>
        <w:tc>
          <w:tcPr>
            <w:tcW w:w="350" w:type="pct"/>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5E0702F" w14:textId="77777777" w:rsidR="00F34B97" w:rsidRPr="00EC7D27" w:rsidRDefault="00F34B97">
            <w:pPr>
              <w:pStyle w:val="NormalWeb"/>
              <w:spacing w:before="0" w:beforeAutospacing="0" w:after="0" w:afterAutospacing="0"/>
              <w:rPr>
                <w:rFonts w:asciiTheme="majorBidi" w:hAnsiTheme="majorBidi" w:cstheme="majorBidi"/>
              </w:rPr>
            </w:pPr>
          </w:p>
        </w:tc>
        <w:tc>
          <w:tcPr>
            <w:tcW w:w="754" w:type="pct"/>
            <w:tcBorders>
              <w:top w:val="single" w:sz="8" w:space="0" w:color="000000"/>
              <w:left w:val="single" w:sz="8" w:space="0" w:color="000000"/>
              <w:bottom w:val="single" w:sz="8" w:space="0" w:color="000000"/>
              <w:right w:val="single" w:sz="8" w:space="0" w:color="000000"/>
            </w:tcBorders>
            <w:shd w:val="clear" w:color="auto" w:fill="F6F6EF"/>
          </w:tcPr>
          <w:p w14:paraId="6E3C9EA7" w14:textId="77777777" w:rsidR="00F34B97" w:rsidRPr="00EC7D27" w:rsidRDefault="00F34B97">
            <w:pPr>
              <w:pStyle w:val="NormalWeb"/>
              <w:spacing w:before="0" w:beforeAutospacing="0" w:after="0" w:afterAutospacing="0"/>
              <w:rPr>
                <w:rFonts w:asciiTheme="majorBidi" w:hAnsiTheme="majorBidi" w:cstheme="majorBidi"/>
              </w:rPr>
            </w:pPr>
            <w:r w:rsidRPr="00EC7D27">
              <w:rPr>
                <w:rFonts w:asciiTheme="majorBidi" w:hAnsiTheme="majorBidi" w:cstheme="majorBidi"/>
              </w:rPr>
              <w:t>Mã nhân viên</w:t>
            </w:r>
          </w:p>
        </w:tc>
      </w:tr>
    </w:tbl>
    <w:p w14:paraId="47131F5B" w14:textId="77777777" w:rsidR="00F34B97" w:rsidRDefault="00F34B97" w:rsidP="005A29E5"/>
    <w:p w14:paraId="606371EA" w14:textId="3CAAE2D2" w:rsidR="00CB73FC" w:rsidRDefault="00C90202" w:rsidP="00C90202">
      <w:pPr>
        <w:pStyle w:val="Heading3"/>
        <w:numPr>
          <w:ilvl w:val="0"/>
          <w:numId w:val="0"/>
        </w:numPr>
        <w:ind w:left="810"/>
      </w:pPr>
      <w:bookmarkStart w:id="137" w:name="_Toc173188536"/>
      <w:r>
        <w:t xml:space="preserve">3.2.11 </w:t>
      </w:r>
      <w:r w:rsidR="00EF7DDC" w:rsidRPr="002C3B1F">
        <w:t>Bản</w:t>
      </w:r>
      <w:r w:rsidR="00EF7DDC">
        <w:t xml:space="preserve">g </w:t>
      </w:r>
      <w:r w:rsidR="007F7D26">
        <w:t>BienLai</w:t>
      </w:r>
      <w:bookmarkEnd w:id="137"/>
    </w:p>
    <w:p w14:paraId="7099B0B6" w14:textId="77777777" w:rsidR="00CB73FC" w:rsidRPr="00CB73FC" w:rsidRDefault="00CB73FC" w:rsidP="00CB73FC"/>
    <w:tbl>
      <w:tblPr>
        <w:tblW w:w="9007" w:type="dxa"/>
        <w:tblCellMar>
          <w:left w:w="0" w:type="dxa"/>
          <w:right w:w="0" w:type="dxa"/>
        </w:tblCellMar>
        <w:tblLook w:val="0420" w:firstRow="1" w:lastRow="0" w:firstColumn="0" w:lastColumn="0" w:noHBand="0" w:noVBand="1"/>
      </w:tblPr>
      <w:tblGrid>
        <w:gridCol w:w="582"/>
        <w:gridCol w:w="2074"/>
        <w:gridCol w:w="1523"/>
        <w:gridCol w:w="736"/>
        <w:gridCol w:w="930"/>
        <w:gridCol w:w="1495"/>
        <w:gridCol w:w="701"/>
        <w:gridCol w:w="966"/>
      </w:tblGrid>
      <w:tr w:rsidR="00EC45DD" w:rsidRPr="00051BC7" w14:paraId="1228D3C5" w14:textId="77777777" w:rsidTr="763FAD7B">
        <w:trPr>
          <w:trHeight w:val="584"/>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BD532C7"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TT</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D09D42E"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Tên thuộc tính (Field name)</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D1DEB62"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Kiểu dữ liệu</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FDC0669"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Độ rộng</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EED511"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Not NULL</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0370CED0"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Ràng buộc / Miền giá trị</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9BAA8AE" w14:textId="77777777" w:rsidR="00EF7DDC" w:rsidRPr="00051BC7" w:rsidRDefault="00EF7DDC"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Mã hóa</w:t>
            </w: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E5C7A5" w14:textId="77777777" w:rsidR="00EF7DDC" w:rsidRPr="00051BC7" w:rsidRDefault="00EF7DDC" w:rsidP="00605786">
            <w:pPr>
              <w:spacing w:line="240" w:lineRule="auto"/>
              <w:rPr>
                <w:rFonts w:asciiTheme="majorBidi" w:eastAsia="Times New Roman" w:hAnsiTheme="majorBidi" w:cstheme="majorBidi"/>
                <w:b/>
                <w:color w:val="000000" w:themeColor="text1"/>
                <w:kern w:val="24"/>
              </w:rPr>
            </w:pPr>
            <w:r w:rsidRPr="00051BC7">
              <w:rPr>
                <w:rFonts w:asciiTheme="majorBidi" w:eastAsia="Times New Roman" w:hAnsiTheme="majorBidi" w:cstheme="majorBidi"/>
                <w:b/>
                <w:color w:val="000000" w:themeColor="text1"/>
                <w:kern w:val="24"/>
              </w:rPr>
              <w:t>Diễn giải</w:t>
            </w:r>
          </w:p>
        </w:tc>
      </w:tr>
      <w:tr w:rsidR="00EC45DD" w:rsidRPr="00051BC7" w14:paraId="69BB7272"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4350E357" w14:textId="2BC11A72"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1</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112E51FB" w14:textId="34294FDA"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MaBienLai</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90BC7B3" w14:textId="0604334A" w:rsidR="00C652FD" w:rsidRPr="00C652FD" w:rsidRDefault="5C0345C6" w:rsidP="00C652FD">
            <w:pPr>
              <w:pStyle w:val="NormalWeb"/>
              <w:spacing w:before="0" w:beforeAutospacing="0" w:after="0" w:afterAutospacing="0"/>
              <w:rPr>
                <w:rFonts w:asciiTheme="majorBidi" w:hAnsiTheme="majorBidi" w:cstheme="majorBidi"/>
              </w:rPr>
            </w:pPr>
            <w:r w:rsidRPr="763FAD7B">
              <w:rPr>
                <w:rFonts w:asciiTheme="majorBidi" w:hAnsiTheme="majorBidi" w:cstheme="majorBidi"/>
              </w:rPr>
              <w:t>I</w:t>
            </w:r>
            <w:r w:rsidR="6D7E4AB0" w:rsidRPr="763FAD7B">
              <w:rPr>
                <w:rFonts w:asciiTheme="majorBidi" w:hAnsiTheme="majorBidi" w:cstheme="majorBidi"/>
              </w:rPr>
              <w:t>NT</w:t>
            </w:r>
            <w:r w:rsidR="6656E680" w:rsidRPr="763FAD7B">
              <w:rPr>
                <w:rFonts w:asciiTheme="majorBidi" w:hAnsiTheme="majorBidi" w:cstheme="majorBidi"/>
              </w:rPr>
              <w:t>EGER</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13F8FCBD" w14:textId="77777777" w:rsidR="00C652FD" w:rsidRPr="00C652FD" w:rsidRDefault="00C652FD" w:rsidP="00C652FD">
            <w:pPr>
              <w:pStyle w:val="NormalWeb"/>
              <w:spacing w:before="0" w:beforeAutospacing="0" w:after="0" w:afterAutospacing="0"/>
              <w:rPr>
                <w:rFonts w:asciiTheme="majorBidi" w:hAnsiTheme="majorBidi" w:cstheme="majorBidi"/>
              </w:rPr>
            </w:pP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204A8EA" w14:textId="7A15DAE8"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Yes</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911BC49" w14:textId="77777777" w:rsidR="00CA766E" w:rsidRDefault="00C652FD" w:rsidP="00CA766E">
            <w:pPr>
              <w:pStyle w:val="NormalWeb"/>
              <w:spacing w:before="0" w:beforeAutospacing="0" w:after="0" w:afterAutospacing="0"/>
            </w:pPr>
            <w:r w:rsidRPr="00C652FD">
              <w:rPr>
                <w:rFonts w:asciiTheme="majorBidi" w:hAnsiTheme="majorBidi" w:cstheme="majorBidi"/>
              </w:rPr>
              <w:t>PK</w:t>
            </w:r>
            <w:r w:rsidR="00CA766E">
              <w:t>,</w:t>
            </w:r>
          </w:p>
          <w:p w14:paraId="17D0F313" w14:textId="18711F34" w:rsidR="00C652FD" w:rsidRPr="00C652FD" w:rsidRDefault="00CA766E" w:rsidP="00C652FD">
            <w:pPr>
              <w:pStyle w:val="NormalWeb"/>
              <w:spacing w:before="0" w:beforeAutospacing="0" w:after="0" w:afterAutospacing="0"/>
              <w:rPr>
                <w:rFonts w:asciiTheme="majorBidi" w:hAnsiTheme="majorBidi" w:cstheme="majorBidi"/>
              </w:rPr>
            </w:pPr>
            <w:r>
              <w:t>Identity(1,1)</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9E01E" w14:textId="77777777" w:rsidR="00C652FD" w:rsidRPr="00C652FD" w:rsidRDefault="00C652FD"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3E7ABEE" w14:textId="68A79675"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Mã biên lai</w:t>
            </w:r>
          </w:p>
        </w:tc>
      </w:tr>
      <w:tr w:rsidR="00EC45DD" w:rsidRPr="00051BC7" w14:paraId="0009EDD5"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9FC7A3" w14:textId="534AAFC1" w:rsidR="00C652FD" w:rsidRPr="00C652FD" w:rsidRDefault="005257F1" w:rsidP="00C652FD">
            <w:pPr>
              <w:pStyle w:val="NormalWeb"/>
              <w:spacing w:before="0" w:beforeAutospacing="0" w:after="0" w:afterAutospacing="0"/>
              <w:rPr>
                <w:rFonts w:asciiTheme="majorBidi" w:hAnsiTheme="majorBidi" w:cstheme="majorBidi"/>
              </w:rPr>
            </w:pPr>
            <w:r>
              <w:rPr>
                <w:rFonts w:asciiTheme="majorBidi" w:hAnsiTheme="majorBidi" w:cstheme="majorBidi"/>
              </w:rPr>
              <w:t>2</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BA7C8C" w14:textId="3060637D"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NgayLap</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48F9E0" w14:textId="56425F1B" w:rsidR="00C652FD" w:rsidRPr="00C652FD" w:rsidRDefault="1431F6E5" w:rsidP="00C652FD">
            <w:pPr>
              <w:rPr>
                <w:rFonts w:asciiTheme="majorBidi" w:hAnsiTheme="majorBidi" w:cstheme="majorBidi"/>
              </w:rPr>
            </w:pPr>
            <w:r w:rsidRPr="763FAD7B">
              <w:rPr>
                <w:rFonts w:asciiTheme="majorBidi" w:hAnsiTheme="majorBidi" w:cstheme="majorBidi"/>
              </w:rPr>
              <w:t>DATE</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A6D93E" w14:textId="77777777" w:rsidR="00C652FD" w:rsidRPr="00C652FD" w:rsidRDefault="00C652FD" w:rsidP="00C652FD">
            <w:pPr>
              <w:rPr>
                <w:rFonts w:asciiTheme="majorBidi" w:hAnsiTheme="majorBidi" w:cstheme="majorBidi"/>
                <w:sz w:val="24"/>
                <w:szCs w:val="24"/>
              </w:rPr>
            </w:pP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E91BAE" w14:textId="27F95ED8" w:rsidR="00C652FD" w:rsidRPr="00C652FD" w:rsidRDefault="00C652FD" w:rsidP="00C652FD">
            <w:pPr>
              <w:rPr>
                <w:rFonts w:asciiTheme="majorBidi" w:hAnsiTheme="majorBidi" w:cstheme="majorBidi"/>
                <w:sz w:val="24"/>
                <w:szCs w:val="24"/>
              </w:rPr>
            </w:pPr>
            <w:r w:rsidRPr="00C652FD">
              <w:rPr>
                <w:rFonts w:asciiTheme="majorBidi" w:hAnsiTheme="majorBidi" w:cstheme="majorBidi"/>
              </w:rPr>
              <w:t>Yes</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7BB4C" w14:textId="77777777" w:rsidR="00C652FD" w:rsidRPr="00C652FD" w:rsidRDefault="00C652FD" w:rsidP="00C652FD">
            <w:pPr>
              <w:rPr>
                <w:rFonts w:asciiTheme="majorBidi" w:hAnsiTheme="majorBidi" w:cstheme="majorBidi"/>
                <w:sz w:val="24"/>
                <w:szCs w:val="24"/>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3951B1" w14:textId="77777777" w:rsidR="00C652FD" w:rsidRPr="00C652FD" w:rsidRDefault="00C652FD"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9FFA92D" w14:textId="24B85C10"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Ngày lập</w:t>
            </w:r>
          </w:p>
        </w:tc>
      </w:tr>
      <w:tr w:rsidR="00BD7A97" w:rsidRPr="00051BC7" w14:paraId="05E9998D"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1ED0EF" w14:textId="73454F82" w:rsidR="00BD7A97" w:rsidRPr="00C652FD" w:rsidRDefault="005257F1" w:rsidP="00C652FD">
            <w:pPr>
              <w:pStyle w:val="NormalWeb"/>
              <w:spacing w:before="0" w:beforeAutospacing="0" w:after="0" w:afterAutospacing="0"/>
              <w:rPr>
                <w:rFonts w:asciiTheme="majorBidi" w:hAnsiTheme="majorBidi" w:cstheme="majorBidi"/>
              </w:rPr>
            </w:pPr>
            <w:r>
              <w:rPr>
                <w:rFonts w:asciiTheme="majorBidi" w:hAnsiTheme="majorBidi" w:cstheme="majorBidi"/>
              </w:rPr>
              <w:t>3</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42386B" w14:textId="21BFC169" w:rsidR="00BD7A97" w:rsidRPr="00C652FD" w:rsidRDefault="00431198" w:rsidP="00C652FD">
            <w:pPr>
              <w:pStyle w:val="NormalWeb"/>
              <w:spacing w:before="0" w:beforeAutospacing="0" w:after="0" w:afterAutospacing="0"/>
              <w:rPr>
                <w:rFonts w:asciiTheme="majorBidi" w:hAnsiTheme="majorBidi" w:cstheme="majorBidi"/>
              </w:rPr>
            </w:pPr>
            <w:r>
              <w:rPr>
                <w:rFonts w:asciiTheme="majorBidi" w:hAnsiTheme="majorBidi" w:cstheme="majorBidi"/>
              </w:rPr>
              <w:t>TongTien</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7B214F" w14:textId="7554C34B" w:rsidR="00BD7A97" w:rsidRPr="00C652FD" w:rsidRDefault="5EC8EF9B" w:rsidP="00C652FD">
            <w:r w:rsidRPr="763FAD7B">
              <w:rPr>
                <w:rFonts w:asciiTheme="majorBidi" w:hAnsiTheme="majorBidi" w:cstheme="majorBidi"/>
              </w:rPr>
              <w:t>INTEGER</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B9B5A2" w14:textId="77777777" w:rsidR="00BD7A97" w:rsidRPr="00C652FD" w:rsidRDefault="00BD7A97" w:rsidP="00C652FD">
            <w:pPr>
              <w:rPr>
                <w:rFonts w:asciiTheme="majorBidi" w:hAnsiTheme="majorBidi" w:cstheme="majorBidi"/>
                <w:sz w:val="24"/>
                <w:szCs w:val="24"/>
              </w:rPr>
            </w:pP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79CAD6" w14:textId="3F0EC044" w:rsidR="00BD7A97" w:rsidRPr="00C652FD" w:rsidRDefault="00431198" w:rsidP="00C652FD">
            <w:pPr>
              <w:rPr>
                <w:rFonts w:asciiTheme="majorBidi" w:hAnsiTheme="majorBidi" w:cstheme="majorBidi"/>
              </w:rPr>
            </w:pPr>
            <w:r>
              <w:rPr>
                <w:rFonts w:asciiTheme="majorBidi" w:hAnsiTheme="majorBidi" w:cstheme="majorBidi"/>
              </w:rPr>
              <w:t>Yes</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675C6B" w14:textId="77777777" w:rsidR="00BD7A97" w:rsidRPr="00C652FD" w:rsidRDefault="00BD7A97" w:rsidP="00C652FD">
            <w:pPr>
              <w:rPr>
                <w:rFonts w:asciiTheme="majorBidi" w:hAnsiTheme="majorBidi" w:cstheme="majorBidi"/>
                <w:sz w:val="24"/>
                <w:szCs w:val="24"/>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514545" w14:textId="77777777" w:rsidR="00BD7A97" w:rsidRPr="00C652FD" w:rsidRDefault="00BD7A97"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0DB3E15" w14:textId="778B348B" w:rsidR="00BD7A97" w:rsidRPr="00C652FD" w:rsidRDefault="00431198" w:rsidP="00C652FD">
            <w:pPr>
              <w:pStyle w:val="NormalWeb"/>
              <w:spacing w:before="0" w:beforeAutospacing="0" w:after="0" w:afterAutospacing="0"/>
              <w:rPr>
                <w:rFonts w:asciiTheme="majorBidi" w:hAnsiTheme="majorBidi" w:cstheme="majorBidi"/>
              </w:rPr>
            </w:pPr>
            <w:r>
              <w:rPr>
                <w:rFonts w:asciiTheme="majorBidi" w:hAnsiTheme="majorBidi" w:cstheme="majorBidi"/>
              </w:rPr>
              <w:t>Tổng tiền</w:t>
            </w:r>
          </w:p>
        </w:tc>
      </w:tr>
      <w:tr w:rsidR="00EC45DD" w:rsidRPr="00051BC7" w14:paraId="355B8CED"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055082" w14:textId="143A2E2D" w:rsidR="00EC45DD" w:rsidRDefault="00EC45DD" w:rsidP="00C652FD">
            <w:pPr>
              <w:pStyle w:val="NormalWeb"/>
              <w:spacing w:before="0" w:beforeAutospacing="0" w:after="0" w:afterAutospacing="0"/>
              <w:rPr>
                <w:rFonts w:asciiTheme="majorBidi" w:hAnsiTheme="majorBidi" w:cstheme="majorBidi"/>
              </w:rPr>
            </w:pPr>
            <w:r>
              <w:rPr>
                <w:rFonts w:asciiTheme="majorBidi" w:hAnsiTheme="majorBidi" w:cstheme="majorBidi"/>
              </w:rPr>
              <w:t>4</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EE3D5B" w14:textId="4E49D88A" w:rsidR="00EC45DD" w:rsidRDefault="00EC45DD" w:rsidP="00C652FD">
            <w:pPr>
              <w:pStyle w:val="NormalWeb"/>
              <w:spacing w:before="0" w:beforeAutospacing="0" w:after="0" w:afterAutospacing="0"/>
              <w:rPr>
                <w:rFonts w:asciiTheme="majorBidi" w:hAnsiTheme="majorBidi" w:cstheme="majorBidi"/>
              </w:rPr>
            </w:pPr>
            <w:r>
              <w:rPr>
                <w:rFonts w:asciiTheme="majorBidi" w:hAnsiTheme="majorBidi" w:cstheme="majorBidi"/>
              </w:rPr>
              <w:t>PTTT</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B49363" w14:textId="083A20AE" w:rsidR="00EC45DD" w:rsidRDefault="1A0C9C4E" w:rsidP="00C652FD">
            <w:pPr>
              <w:rPr>
                <w:rFonts w:asciiTheme="majorBidi" w:hAnsiTheme="majorBidi" w:cstheme="majorBidi"/>
              </w:rPr>
            </w:pPr>
            <w:r w:rsidRPr="763FAD7B">
              <w:rPr>
                <w:rFonts w:asciiTheme="majorBidi" w:hAnsiTheme="majorBidi" w:cstheme="majorBidi"/>
              </w:rPr>
              <w:t>NVARCHAR</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873A2C" w14:textId="18DB1D4B" w:rsidR="00EC45DD" w:rsidRPr="00C652FD" w:rsidRDefault="00EC45DD" w:rsidP="00C652FD">
            <w:pPr>
              <w:rPr>
                <w:rFonts w:asciiTheme="majorBidi" w:hAnsiTheme="majorBidi" w:cstheme="majorBidi"/>
                <w:sz w:val="24"/>
                <w:szCs w:val="24"/>
              </w:rPr>
            </w:pPr>
            <w:r>
              <w:rPr>
                <w:rFonts w:asciiTheme="majorBidi" w:hAnsiTheme="majorBidi" w:cstheme="majorBidi"/>
                <w:sz w:val="24"/>
                <w:szCs w:val="24"/>
              </w:rPr>
              <w:t>50</w:t>
            </w: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CF718B" w14:textId="77777777" w:rsidR="00EC45DD" w:rsidRDefault="00EC45DD" w:rsidP="00C652FD">
            <w:pPr>
              <w:rPr>
                <w:rFonts w:asciiTheme="majorBidi" w:hAnsiTheme="majorBidi" w:cstheme="majorBidi"/>
              </w:rPr>
            </w:pP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43A6E1" w14:textId="77777777" w:rsidR="00EC45DD" w:rsidRPr="00C652FD" w:rsidRDefault="00EC45DD" w:rsidP="00C652FD">
            <w:pPr>
              <w:rPr>
                <w:rFonts w:asciiTheme="majorBidi" w:hAnsiTheme="majorBidi" w:cstheme="majorBidi"/>
                <w:sz w:val="24"/>
                <w:szCs w:val="24"/>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65E739" w14:textId="77777777" w:rsidR="00EC45DD" w:rsidRPr="00C652FD" w:rsidRDefault="00EC45DD"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E643540" w14:textId="17186888" w:rsidR="00EC45DD" w:rsidRDefault="00EC45DD" w:rsidP="00C652FD">
            <w:pPr>
              <w:pStyle w:val="NormalWeb"/>
              <w:spacing w:before="0" w:beforeAutospacing="0" w:after="0" w:afterAutospacing="0"/>
              <w:rPr>
                <w:rFonts w:asciiTheme="majorBidi" w:hAnsiTheme="majorBidi" w:cstheme="majorBidi"/>
              </w:rPr>
            </w:pPr>
            <w:r>
              <w:rPr>
                <w:rFonts w:asciiTheme="majorBidi" w:hAnsiTheme="majorBidi" w:cstheme="majorBidi"/>
              </w:rPr>
              <w:t>Phương thức thanh toán</w:t>
            </w:r>
          </w:p>
        </w:tc>
      </w:tr>
      <w:tr w:rsidR="00EC45DD" w:rsidRPr="00051BC7" w14:paraId="266492FA"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DEBC3E" w14:textId="7D334979" w:rsidR="00C652FD" w:rsidRPr="00C652FD" w:rsidRDefault="00EC45DD" w:rsidP="00C652FD">
            <w:pPr>
              <w:pStyle w:val="NormalWeb"/>
              <w:spacing w:before="0" w:beforeAutospacing="0" w:after="0" w:afterAutospacing="0"/>
              <w:rPr>
                <w:rFonts w:asciiTheme="majorBidi" w:hAnsiTheme="majorBidi" w:cstheme="majorBidi"/>
              </w:rPr>
            </w:pPr>
            <w:r>
              <w:rPr>
                <w:rFonts w:asciiTheme="majorBidi" w:hAnsiTheme="majorBidi" w:cstheme="majorBidi"/>
              </w:rPr>
              <w:t>5</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E88232" w14:textId="43E7832E"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MaKH</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D792AD" w14:textId="7900E6D0" w:rsidR="00C652FD" w:rsidRPr="00C652FD" w:rsidRDefault="5C0345C6" w:rsidP="00C652FD">
            <w:pPr>
              <w:rPr>
                <w:rFonts w:asciiTheme="majorBidi" w:hAnsiTheme="majorBidi" w:cstheme="majorBidi"/>
              </w:rPr>
            </w:pPr>
            <w:r w:rsidRPr="763FAD7B">
              <w:rPr>
                <w:rFonts w:asciiTheme="majorBidi" w:hAnsiTheme="majorBidi" w:cstheme="majorBidi"/>
              </w:rPr>
              <w:t>I</w:t>
            </w:r>
            <w:r w:rsidR="59F650AC" w:rsidRPr="763FAD7B">
              <w:rPr>
                <w:rFonts w:asciiTheme="majorBidi" w:hAnsiTheme="majorBidi" w:cstheme="majorBidi"/>
              </w:rPr>
              <w:t>NTEGER</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2E0DF" w14:textId="77777777" w:rsidR="00C652FD" w:rsidRPr="00C652FD" w:rsidRDefault="00C652FD" w:rsidP="00C652FD">
            <w:pPr>
              <w:rPr>
                <w:rFonts w:asciiTheme="majorBidi" w:hAnsiTheme="majorBidi" w:cstheme="majorBidi"/>
                <w:sz w:val="24"/>
                <w:szCs w:val="24"/>
              </w:rPr>
            </w:pP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19A5C0" w14:textId="5B51D91F" w:rsidR="00C652FD" w:rsidRPr="00C652FD" w:rsidRDefault="00C652FD" w:rsidP="00C652FD">
            <w:pPr>
              <w:rPr>
                <w:rFonts w:asciiTheme="majorBidi" w:hAnsiTheme="majorBidi" w:cstheme="majorBidi"/>
                <w:sz w:val="24"/>
                <w:szCs w:val="24"/>
              </w:rPr>
            </w:pPr>
            <w:r w:rsidRPr="00C652FD">
              <w:rPr>
                <w:rFonts w:asciiTheme="majorBidi" w:hAnsiTheme="majorBidi" w:cstheme="majorBidi"/>
              </w:rPr>
              <w:t>Yes</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F88F50" w14:textId="6E0370F2" w:rsidR="00C652FD" w:rsidRPr="00C652FD" w:rsidRDefault="00C652FD" w:rsidP="00C652FD">
            <w:pPr>
              <w:rPr>
                <w:rFonts w:asciiTheme="majorBidi" w:hAnsiTheme="majorBidi" w:cstheme="majorBidi"/>
                <w:sz w:val="24"/>
                <w:szCs w:val="24"/>
              </w:rPr>
            </w:pPr>
            <w:r w:rsidRPr="00C652FD">
              <w:rPr>
                <w:rFonts w:asciiTheme="majorBidi" w:hAnsiTheme="majorBidi" w:cstheme="majorBidi"/>
              </w:rPr>
              <w:t>FK</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9EE4B9" w14:textId="77777777" w:rsidR="00C652FD" w:rsidRPr="00C652FD" w:rsidRDefault="00C652FD"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6B9865D" w14:textId="1510E954"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Mã khách thuê</w:t>
            </w:r>
          </w:p>
        </w:tc>
      </w:tr>
      <w:tr w:rsidR="00EC45DD" w:rsidRPr="00051BC7" w14:paraId="3EF1153C"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36D25E" w14:textId="368916C7" w:rsidR="00C652FD" w:rsidRPr="00C652FD" w:rsidRDefault="00EC45DD" w:rsidP="00C652FD">
            <w:pPr>
              <w:pStyle w:val="NormalWeb"/>
              <w:spacing w:before="0" w:beforeAutospacing="0" w:after="0" w:afterAutospacing="0"/>
              <w:rPr>
                <w:rFonts w:asciiTheme="majorBidi" w:hAnsiTheme="majorBidi" w:cstheme="majorBidi"/>
              </w:rPr>
            </w:pPr>
            <w:r>
              <w:rPr>
                <w:rFonts w:asciiTheme="majorBidi" w:hAnsiTheme="majorBidi" w:cstheme="majorBidi"/>
              </w:rPr>
              <w:t>6</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31321F" w14:textId="1527AE0C"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MaPhong</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5C9E29" w14:textId="35731609" w:rsidR="00C652FD" w:rsidRPr="00C652FD" w:rsidRDefault="5C0345C6" w:rsidP="00C652FD">
            <w:pPr>
              <w:rPr>
                <w:rFonts w:asciiTheme="majorBidi" w:hAnsiTheme="majorBidi" w:cstheme="majorBidi"/>
              </w:rPr>
            </w:pPr>
            <w:r w:rsidRPr="763FAD7B">
              <w:rPr>
                <w:rFonts w:asciiTheme="majorBidi" w:hAnsiTheme="majorBidi" w:cstheme="majorBidi"/>
              </w:rPr>
              <w:t>I</w:t>
            </w:r>
            <w:r w:rsidR="59AB0B6A" w:rsidRPr="763FAD7B">
              <w:rPr>
                <w:rFonts w:asciiTheme="majorBidi" w:hAnsiTheme="majorBidi" w:cstheme="majorBidi"/>
              </w:rPr>
              <w:t>NTEGER</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2C6EFF" w14:textId="77777777" w:rsidR="00C652FD" w:rsidRPr="00C652FD" w:rsidRDefault="00C652FD" w:rsidP="00C652FD">
            <w:pPr>
              <w:rPr>
                <w:rFonts w:asciiTheme="majorBidi" w:hAnsiTheme="majorBidi" w:cstheme="majorBidi"/>
                <w:sz w:val="24"/>
                <w:szCs w:val="24"/>
              </w:rPr>
            </w:pP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AB2041" w14:textId="50F6D842" w:rsidR="00C652FD" w:rsidRPr="00C652FD" w:rsidRDefault="00C652FD" w:rsidP="00C652FD">
            <w:pPr>
              <w:rPr>
                <w:rFonts w:asciiTheme="majorBidi" w:hAnsiTheme="majorBidi" w:cstheme="majorBidi"/>
                <w:sz w:val="24"/>
                <w:szCs w:val="24"/>
              </w:rPr>
            </w:pPr>
            <w:r w:rsidRPr="00C652FD">
              <w:rPr>
                <w:rFonts w:asciiTheme="majorBidi" w:hAnsiTheme="majorBidi" w:cstheme="majorBidi"/>
              </w:rPr>
              <w:t>Yes</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011B81" w14:textId="28D3319F" w:rsidR="00C652FD" w:rsidRPr="00C652FD" w:rsidRDefault="00C652FD" w:rsidP="00C652FD">
            <w:pPr>
              <w:rPr>
                <w:rFonts w:asciiTheme="majorBidi" w:hAnsiTheme="majorBidi" w:cstheme="majorBidi"/>
                <w:sz w:val="24"/>
                <w:szCs w:val="24"/>
              </w:rPr>
            </w:pPr>
            <w:r w:rsidRPr="00C652FD">
              <w:rPr>
                <w:rFonts w:asciiTheme="majorBidi" w:hAnsiTheme="majorBidi" w:cstheme="majorBidi"/>
              </w:rPr>
              <w:t>FK</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C88FF0C" w14:textId="77777777" w:rsidR="00C652FD" w:rsidRPr="00C652FD" w:rsidRDefault="00C652FD"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EAD71BC" w14:textId="49236BD7" w:rsidR="00C652FD" w:rsidRPr="00C652FD" w:rsidRDefault="00C652FD" w:rsidP="00C652FD">
            <w:pPr>
              <w:pStyle w:val="NormalWeb"/>
              <w:spacing w:before="0" w:beforeAutospacing="0" w:after="0" w:afterAutospacing="0"/>
              <w:rPr>
                <w:rFonts w:asciiTheme="majorBidi" w:hAnsiTheme="majorBidi" w:cstheme="majorBidi"/>
              </w:rPr>
            </w:pPr>
            <w:r w:rsidRPr="00C652FD">
              <w:rPr>
                <w:rFonts w:asciiTheme="majorBidi" w:hAnsiTheme="majorBidi" w:cstheme="majorBidi"/>
              </w:rPr>
              <w:t>Mã phòng</w:t>
            </w:r>
          </w:p>
        </w:tc>
      </w:tr>
      <w:tr w:rsidR="00444A19" w:rsidRPr="00051BC7" w14:paraId="2FF0FA89" w14:textId="77777777" w:rsidTr="763FAD7B">
        <w:trPr>
          <w:trHeight w:val="20"/>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E960E7" w14:textId="4AC82E5D" w:rsidR="00444A19" w:rsidRDefault="00444A19" w:rsidP="00C652FD">
            <w:pPr>
              <w:pStyle w:val="NormalWeb"/>
              <w:spacing w:before="0" w:beforeAutospacing="0" w:after="0" w:afterAutospacing="0"/>
              <w:rPr>
                <w:rFonts w:asciiTheme="majorBidi" w:hAnsiTheme="majorBidi" w:cstheme="majorBidi"/>
              </w:rPr>
            </w:pPr>
            <w:r>
              <w:rPr>
                <w:rFonts w:asciiTheme="majorBidi" w:hAnsiTheme="majorBidi" w:cstheme="majorBidi"/>
              </w:rPr>
              <w:t>7</w:t>
            </w:r>
          </w:p>
        </w:tc>
        <w:tc>
          <w:tcPr>
            <w:tcW w:w="20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377641" w14:textId="00ECC967" w:rsidR="00444A19" w:rsidRPr="00C652FD" w:rsidRDefault="00444A19" w:rsidP="00C652FD">
            <w:pPr>
              <w:pStyle w:val="NormalWeb"/>
              <w:spacing w:before="0" w:beforeAutospacing="0" w:after="0" w:afterAutospacing="0"/>
              <w:rPr>
                <w:rFonts w:asciiTheme="majorBidi" w:hAnsiTheme="majorBidi" w:cstheme="majorBidi"/>
              </w:rPr>
            </w:pPr>
            <w:r>
              <w:rPr>
                <w:rFonts w:asciiTheme="majorBidi" w:hAnsiTheme="majorBidi" w:cstheme="majorBidi"/>
              </w:rPr>
              <w:t>TrangThaiBienLai</w:t>
            </w:r>
          </w:p>
        </w:tc>
        <w:tc>
          <w:tcPr>
            <w:tcW w:w="13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C06AAA" w14:textId="2DD7399F" w:rsidR="00444A19" w:rsidRPr="00C652FD" w:rsidRDefault="7F80EF67" w:rsidP="00C652FD">
            <w:pPr>
              <w:rPr>
                <w:rFonts w:asciiTheme="majorBidi" w:hAnsiTheme="majorBidi" w:cstheme="majorBidi"/>
              </w:rPr>
            </w:pPr>
            <w:r w:rsidRPr="763FAD7B">
              <w:rPr>
                <w:rFonts w:asciiTheme="majorBidi" w:hAnsiTheme="majorBidi" w:cstheme="majorBidi"/>
              </w:rPr>
              <w:t>BIT</w:t>
            </w:r>
          </w:p>
        </w:tc>
        <w:tc>
          <w:tcPr>
            <w:tcW w:w="7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C8C76F" w14:textId="77777777" w:rsidR="00444A19" w:rsidRPr="00C652FD" w:rsidRDefault="00444A19" w:rsidP="00C652FD">
            <w:pPr>
              <w:rPr>
                <w:rFonts w:asciiTheme="majorBidi" w:hAnsiTheme="majorBidi" w:cstheme="majorBidi"/>
                <w:sz w:val="24"/>
                <w:szCs w:val="24"/>
              </w:rPr>
            </w:pPr>
          </w:p>
        </w:tc>
        <w:tc>
          <w:tcPr>
            <w:tcW w:w="9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97D8B3" w14:textId="3BDA2CF0" w:rsidR="00444A19" w:rsidRPr="00C652FD" w:rsidRDefault="00D35B94" w:rsidP="00C652FD">
            <w:pPr>
              <w:rPr>
                <w:rFonts w:asciiTheme="majorBidi" w:hAnsiTheme="majorBidi" w:cstheme="majorBidi"/>
              </w:rPr>
            </w:pPr>
            <w:r>
              <w:rPr>
                <w:rFonts w:asciiTheme="majorBidi" w:hAnsiTheme="majorBidi" w:cstheme="majorBidi"/>
              </w:rPr>
              <w:t>Yes</w:t>
            </w:r>
          </w:p>
        </w:tc>
        <w:tc>
          <w:tcPr>
            <w:tcW w:w="13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BB60EE" w14:textId="14AFE5CF" w:rsidR="00444A19" w:rsidRDefault="00DC1EA5" w:rsidP="00C652FD">
            <w:pPr>
              <w:rPr>
                <w:rFonts w:asciiTheme="majorBidi" w:hAnsiTheme="majorBidi" w:cstheme="majorBidi"/>
              </w:rPr>
            </w:pPr>
            <w:r>
              <w:rPr>
                <w:rFonts w:asciiTheme="majorBidi" w:hAnsiTheme="majorBidi" w:cstheme="majorBidi"/>
              </w:rPr>
              <w:t>0</w:t>
            </w:r>
            <w:r w:rsidR="002839B7">
              <w:rPr>
                <w:rFonts w:asciiTheme="majorBidi" w:hAnsiTheme="majorBidi" w:cstheme="majorBidi"/>
              </w:rPr>
              <w:t>: Đang đợi thanh toán</w:t>
            </w:r>
          </w:p>
          <w:p w14:paraId="320EF08C" w14:textId="6CE8FEFE" w:rsidR="002839B7" w:rsidRDefault="00DC1EA5" w:rsidP="00C652FD">
            <w:pPr>
              <w:rPr>
                <w:rFonts w:asciiTheme="majorBidi" w:hAnsiTheme="majorBidi" w:cstheme="majorBidi"/>
              </w:rPr>
            </w:pPr>
            <w:r>
              <w:rPr>
                <w:rFonts w:asciiTheme="majorBidi" w:hAnsiTheme="majorBidi" w:cstheme="majorBidi"/>
              </w:rPr>
              <w:lastRenderedPageBreak/>
              <w:t>1</w:t>
            </w:r>
            <w:r w:rsidR="002839B7">
              <w:rPr>
                <w:rFonts w:asciiTheme="majorBidi" w:hAnsiTheme="majorBidi" w:cstheme="majorBidi"/>
              </w:rPr>
              <w:t>: Đã thanh toán</w:t>
            </w:r>
          </w:p>
          <w:p w14:paraId="2A6109BE" w14:textId="73558709" w:rsidR="00444A19" w:rsidRPr="00C652FD" w:rsidRDefault="00DC1EA5" w:rsidP="00C652FD">
            <w:pPr>
              <w:rPr>
                <w:rFonts w:asciiTheme="majorBidi" w:hAnsiTheme="majorBidi" w:cstheme="majorBidi"/>
              </w:rPr>
            </w:pPr>
            <w:r>
              <w:rPr>
                <w:rFonts w:asciiTheme="majorBidi" w:hAnsiTheme="majorBidi" w:cstheme="majorBidi"/>
              </w:rPr>
              <w:t>null</w:t>
            </w:r>
            <w:r w:rsidR="00AA1C48">
              <w:rPr>
                <w:rFonts w:asciiTheme="majorBidi" w:hAnsiTheme="majorBidi" w:cstheme="majorBidi"/>
              </w:rPr>
              <w:t>: Đã hủy</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BF9922" w14:textId="77777777" w:rsidR="00444A19" w:rsidRPr="00C652FD" w:rsidRDefault="00444A19" w:rsidP="00C652FD">
            <w:pPr>
              <w:pStyle w:val="NormalWeb"/>
              <w:spacing w:before="0" w:beforeAutospacing="0" w:after="0" w:afterAutospacing="0"/>
              <w:rPr>
                <w:rFonts w:asciiTheme="majorBidi" w:hAnsiTheme="majorBidi" w:cstheme="majorBidi"/>
              </w:rPr>
            </w:pPr>
          </w:p>
        </w:tc>
        <w:tc>
          <w:tcPr>
            <w:tcW w:w="11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62A8C2" w14:textId="72EF275D" w:rsidR="00444A19" w:rsidRPr="00C652FD" w:rsidRDefault="00D35B94" w:rsidP="00C652FD">
            <w:pPr>
              <w:pStyle w:val="NormalWeb"/>
              <w:spacing w:before="0" w:beforeAutospacing="0" w:after="0" w:afterAutospacing="0"/>
              <w:rPr>
                <w:rFonts w:asciiTheme="majorBidi" w:hAnsiTheme="majorBidi" w:cstheme="majorBidi"/>
              </w:rPr>
            </w:pPr>
            <w:r>
              <w:rPr>
                <w:rFonts w:asciiTheme="majorBidi" w:hAnsiTheme="majorBidi" w:cstheme="majorBidi"/>
              </w:rPr>
              <w:t>Trạng thái biên lai</w:t>
            </w:r>
          </w:p>
        </w:tc>
      </w:tr>
    </w:tbl>
    <w:p w14:paraId="03DFA6C4" w14:textId="77777777" w:rsidR="00EF7DDC" w:rsidRDefault="00EF7DDC" w:rsidP="005A29E5"/>
    <w:p w14:paraId="5D2D60FE" w14:textId="77777777" w:rsidR="00EF7DDC" w:rsidRDefault="00EF7DDC" w:rsidP="005A29E5"/>
    <w:p w14:paraId="7123E28E" w14:textId="74913FDC" w:rsidR="00E22A27" w:rsidRPr="002C3B1F" w:rsidRDefault="00E22A27" w:rsidP="00E22A27">
      <w:pPr>
        <w:pStyle w:val="Heading3"/>
        <w:numPr>
          <w:ilvl w:val="0"/>
          <w:numId w:val="0"/>
        </w:numPr>
        <w:ind w:left="810"/>
      </w:pPr>
      <w:bookmarkStart w:id="138" w:name="_Toc173188537"/>
      <w:r>
        <w:t>3.2.</w:t>
      </w:r>
      <w:r w:rsidR="00391B46">
        <w:t>1</w:t>
      </w:r>
      <w:r w:rsidR="00C90202">
        <w:t>2</w:t>
      </w:r>
      <w:r>
        <w:t xml:space="preserve"> </w:t>
      </w:r>
      <w:r w:rsidRPr="002C3B1F">
        <w:t>Bản</w:t>
      </w:r>
      <w:r>
        <w:t>g KhachSan_SDT</w:t>
      </w:r>
      <w:bookmarkEnd w:id="138"/>
    </w:p>
    <w:tbl>
      <w:tblPr>
        <w:tblW w:w="5000" w:type="pct"/>
        <w:tblCellMar>
          <w:left w:w="0" w:type="dxa"/>
          <w:right w:w="0" w:type="dxa"/>
        </w:tblCellMar>
        <w:tblLook w:val="0420" w:firstRow="1" w:lastRow="0" w:firstColumn="0" w:lastColumn="0" w:noHBand="0" w:noVBand="1"/>
      </w:tblPr>
      <w:tblGrid>
        <w:gridCol w:w="582"/>
        <w:gridCol w:w="1649"/>
        <w:gridCol w:w="1229"/>
        <w:gridCol w:w="728"/>
        <w:gridCol w:w="900"/>
        <w:gridCol w:w="1849"/>
        <w:gridCol w:w="652"/>
        <w:gridCol w:w="1418"/>
      </w:tblGrid>
      <w:tr w:rsidR="00E22A27" w:rsidRPr="00051BC7" w14:paraId="7C40FA2A" w14:textId="77777777" w:rsidTr="763FAD7B">
        <w:trPr>
          <w:trHeight w:val="584"/>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08B74B8A"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TT</w:t>
            </w:r>
          </w:p>
        </w:tc>
        <w:tc>
          <w:tcPr>
            <w:tcW w:w="93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7AD99A9C"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Tên thuộc tính (Field name)</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090D5CB2"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Kiểu dữ liệu</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0A9BC41"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Độ rộng</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AA7EE2A"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Not NULL</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768B852"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Ràng buộc / Miền giá trị</w:t>
            </w: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773ED52" w14:textId="77777777" w:rsidR="00E22A27" w:rsidRPr="00051BC7" w:rsidRDefault="00E22A27" w:rsidP="00605786">
            <w:pPr>
              <w:spacing w:line="240" w:lineRule="auto"/>
              <w:rPr>
                <w:rFonts w:asciiTheme="majorBidi" w:eastAsia="Times New Roman" w:hAnsiTheme="majorBidi" w:cstheme="majorBidi"/>
              </w:rPr>
            </w:pPr>
            <w:r w:rsidRPr="00051BC7">
              <w:rPr>
                <w:rFonts w:asciiTheme="majorBidi" w:eastAsia="Times New Roman" w:hAnsiTheme="majorBidi" w:cstheme="majorBidi"/>
                <w:b/>
                <w:color w:val="000000" w:themeColor="text1"/>
                <w:kern w:val="24"/>
              </w:rPr>
              <w:t>Mã hóa</w:t>
            </w: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56419DC" w14:textId="77777777" w:rsidR="00E22A27" w:rsidRPr="00051BC7" w:rsidRDefault="00E22A27" w:rsidP="00605786">
            <w:pPr>
              <w:spacing w:line="240" w:lineRule="auto"/>
              <w:rPr>
                <w:rFonts w:asciiTheme="majorBidi" w:eastAsia="Times New Roman" w:hAnsiTheme="majorBidi" w:cstheme="majorBidi"/>
                <w:b/>
                <w:color w:val="000000" w:themeColor="text1"/>
                <w:kern w:val="24"/>
              </w:rPr>
            </w:pPr>
            <w:r w:rsidRPr="00051BC7">
              <w:rPr>
                <w:rFonts w:asciiTheme="majorBidi" w:eastAsia="Times New Roman" w:hAnsiTheme="majorBidi" w:cstheme="majorBidi"/>
                <w:b/>
                <w:color w:val="000000" w:themeColor="text1"/>
                <w:kern w:val="24"/>
              </w:rPr>
              <w:t>Diễn giải</w:t>
            </w:r>
          </w:p>
        </w:tc>
      </w:tr>
      <w:tr w:rsidR="004B36C6" w:rsidRPr="00051BC7" w14:paraId="5CE355F2"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3CA1704" w14:textId="6ECC7163" w:rsidR="004B36C6" w:rsidRPr="00051BC7" w:rsidRDefault="004B36C6" w:rsidP="004B36C6">
            <w:pPr>
              <w:pStyle w:val="NormalWeb"/>
              <w:spacing w:before="0" w:beforeAutospacing="0" w:after="0" w:afterAutospacing="0"/>
              <w:rPr>
                <w:rFonts w:asciiTheme="majorBidi" w:hAnsiTheme="majorBidi" w:cstheme="majorBidi"/>
              </w:rPr>
            </w:pPr>
            <w:r w:rsidRPr="002C0887">
              <w:t>1</w:t>
            </w:r>
          </w:p>
        </w:tc>
        <w:tc>
          <w:tcPr>
            <w:tcW w:w="93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AE1D4BC" w14:textId="4FBB1ED6" w:rsidR="004B36C6" w:rsidRPr="00051BC7" w:rsidRDefault="004B36C6" w:rsidP="004B36C6">
            <w:pPr>
              <w:pStyle w:val="NormalWeb"/>
              <w:spacing w:before="0" w:beforeAutospacing="0" w:after="0" w:afterAutospacing="0"/>
              <w:rPr>
                <w:rFonts w:asciiTheme="majorBidi" w:hAnsiTheme="majorBidi" w:cstheme="majorBidi"/>
              </w:rPr>
            </w:pPr>
            <w:r w:rsidRPr="002C0887">
              <w:t>SdtKS</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4AB19CC" w14:textId="1729289C" w:rsidR="004B36C6" w:rsidRPr="00051BC7" w:rsidRDefault="0EBA9D21" w:rsidP="004B36C6">
            <w:pPr>
              <w:pStyle w:val="NormalWeb"/>
              <w:spacing w:before="0" w:beforeAutospacing="0" w:after="0" w:afterAutospacing="0"/>
            </w:pPr>
            <w:r>
              <w:t>C</w:t>
            </w:r>
            <w:r w:rsidR="4313008C">
              <w:t>HAR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309775B" w14:textId="127923F4" w:rsidR="004B36C6" w:rsidRPr="00051BC7" w:rsidRDefault="004B36C6" w:rsidP="004B36C6">
            <w:pPr>
              <w:pStyle w:val="NormalWeb"/>
              <w:spacing w:before="0" w:beforeAutospacing="0" w:after="0" w:afterAutospacing="0"/>
              <w:rPr>
                <w:rFonts w:asciiTheme="majorBidi" w:hAnsiTheme="majorBidi" w:cstheme="majorBidi"/>
              </w:rPr>
            </w:pPr>
            <w:r w:rsidRPr="002C0887">
              <w:t>10</w:t>
            </w: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D34CC81" w14:textId="5913BECB" w:rsidR="004B36C6" w:rsidRPr="00051BC7" w:rsidRDefault="004B36C6" w:rsidP="004B36C6">
            <w:pPr>
              <w:pStyle w:val="NormalWeb"/>
              <w:spacing w:before="0" w:beforeAutospacing="0" w:after="0" w:afterAutospacing="0"/>
              <w:rPr>
                <w:rFonts w:asciiTheme="majorBidi" w:hAnsiTheme="majorBidi" w:cstheme="majorBidi"/>
              </w:rPr>
            </w:pPr>
            <w:r w:rsidRPr="002C0887">
              <w:t>Yes</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D9640A9" w14:textId="2DD97467" w:rsidR="004B36C6" w:rsidRPr="00051BC7" w:rsidRDefault="004B36C6" w:rsidP="004B36C6">
            <w:pPr>
              <w:pStyle w:val="NormalWeb"/>
              <w:spacing w:before="0" w:beforeAutospacing="0" w:after="0" w:afterAutospacing="0"/>
              <w:rPr>
                <w:rFonts w:asciiTheme="majorBidi" w:hAnsiTheme="majorBidi" w:cstheme="majorBidi"/>
              </w:rPr>
            </w:pPr>
            <w:r w:rsidRPr="002C0887">
              <w:t>PK</w:t>
            </w: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83B7E64" w14:textId="77777777" w:rsidR="004B36C6" w:rsidRPr="00051BC7" w:rsidRDefault="004B36C6" w:rsidP="004B36C6">
            <w:pPr>
              <w:pStyle w:val="NormalWeb"/>
              <w:spacing w:before="0" w:beforeAutospacing="0" w:after="0" w:afterAutospacing="0"/>
              <w:rPr>
                <w:rFonts w:asciiTheme="majorBidi" w:hAnsiTheme="majorBidi" w:cstheme="majorBidi"/>
              </w:rPr>
            </w:pP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D6CAADA" w14:textId="3E0C0938" w:rsidR="004B36C6" w:rsidRPr="00051BC7" w:rsidRDefault="004B36C6" w:rsidP="004B36C6">
            <w:pPr>
              <w:pStyle w:val="NormalWeb"/>
              <w:spacing w:before="0" w:beforeAutospacing="0" w:after="0" w:afterAutospacing="0"/>
              <w:rPr>
                <w:rFonts w:asciiTheme="majorBidi" w:hAnsiTheme="majorBidi" w:cstheme="majorBidi"/>
              </w:rPr>
            </w:pPr>
            <w:r w:rsidRPr="002C0887">
              <w:t>Số điện thoại khách sạn</w:t>
            </w:r>
          </w:p>
        </w:tc>
      </w:tr>
      <w:tr w:rsidR="004B36C6" w:rsidRPr="00051BC7" w14:paraId="78AA91A8" w14:textId="77777777" w:rsidTr="763FAD7B">
        <w:trPr>
          <w:trHeight w:val="20"/>
        </w:trPr>
        <w:tc>
          <w:tcPr>
            <w:tcW w:w="32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1864FC35" w14:textId="67151667" w:rsidR="004B36C6" w:rsidRPr="00051BC7" w:rsidRDefault="004B36C6" w:rsidP="004B36C6">
            <w:pPr>
              <w:pStyle w:val="NormalWeb"/>
              <w:spacing w:before="0" w:beforeAutospacing="0" w:after="0" w:afterAutospacing="0"/>
              <w:rPr>
                <w:rFonts w:asciiTheme="majorBidi" w:hAnsiTheme="majorBidi" w:cstheme="majorBidi"/>
              </w:rPr>
            </w:pPr>
            <w:r w:rsidRPr="002C0887">
              <w:t>2</w:t>
            </w:r>
          </w:p>
        </w:tc>
        <w:tc>
          <w:tcPr>
            <w:tcW w:w="93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52C482E" w14:textId="167D4CEC" w:rsidR="004B36C6" w:rsidRPr="00051BC7" w:rsidRDefault="004B36C6" w:rsidP="004B36C6">
            <w:pPr>
              <w:pStyle w:val="NormalWeb"/>
              <w:spacing w:before="0" w:beforeAutospacing="0" w:after="0" w:afterAutospacing="0"/>
              <w:rPr>
                <w:rFonts w:asciiTheme="majorBidi" w:hAnsiTheme="majorBidi" w:cstheme="majorBidi"/>
              </w:rPr>
            </w:pPr>
            <w:r w:rsidRPr="002C0887">
              <w:t>MaKS</w:t>
            </w:r>
          </w:p>
        </w:tc>
        <w:tc>
          <w:tcPr>
            <w:tcW w:w="58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3ED9FF20" w14:textId="6C49040F" w:rsidR="004B36C6" w:rsidRPr="00051BC7" w:rsidRDefault="0EBA9D21" w:rsidP="004B36C6">
            <w:pPr>
              <w:rPr>
                <w:rFonts w:ascii="Times New Roman" w:eastAsia="Times New Roman" w:hAnsi="Times New Roman" w:cs="Times New Roman"/>
              </w:rPr>
            </w:pPr>
            <w:r w:rsidRPr="763FAD7B">
              <w:rPr>
                <w:rFonts w:ascii="Times New Roman" w:eastAsia="Times New Roman" w:hAnsi="Times New Roman" w:cs="Times New Roman"/>
              </w:rPr>
              <w:t>I</w:t>
            </w:r>
            <w:r w:rsidR="4DF13FAB" w:rsidRPr="763FAD7B">
              <w:rPr>
                <w:rFonts w:ascii="Times New Roman" w:eastAsia="Times New Roman" w:hAnsi="Times New Roman" w:cs="Times New Roman"/>
              </w:rPr>
              <w:t>NTEGER</w:t>
            </w:r>
          </w:p>
        </w:tc>
        <w:tc>
          <w:tcPr>
            <w:tcW w:w="40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4C1D568D" w14:textId="77777777" w:rsidR="004B36C6" w:rsidRPr="00051BC7" w:rsidRDefault="004B36C6" w:rsidP="004B36C6">
            <w:pPr>
              <w:rPr>
                <w:rFonts w:asciiTheme="majorBidi" w:hAnsiTheme="majorBidi" w:cstheme="majorBidi"/>
                <w:sz w:val="24"/>
                <w:szCs w:val="24"/>
              </w:rPr>
            </w:pPr>
          </w:p>
        </w:tc>
        <w:tc>
          <w:tcPr>
            <w:tcW w:w="50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1C8E3697" w14:textId="09EBEFC3" w:rsidR="004B36C6" w:rsidRPr="00051BC7" w:rsidRDefault="004B36C6" w:rsidP="004B36C6">
            <w:pPr>
              <w:rPr>
                <w:rFonts w:asciiTheme="majorBidi" w:hAnsiTheme="majorBidi" w:cstheme="majorBidi"/>
                <w:sz w:val="24"/>
                <w:szCs w:val="24"/>
              </w:rPr>
            </w:pPr>
            <w:r w:rsidRPr="002C0887">
              <w:t>Yes</w:t>
            </w:r>
          </w:p>
        </w:tc>
        <w:tc>
          <w:tcPr>
            <w:tcW w:w="106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16D110C1" w14:textId="7C74FEF3" w:rsidR="004B36C6" w:rsidRPr="00051BC7" w:rsidRDefault="004B36C6" w:rsidP="004B36C6">
            <w:pPr>
              <w:rPr>
                <w:rFonts w:asciiTheme="majorBidi" w:hAnsiTheme="majorBidi" w:cstheme="majorBidi"/>
                <w:sz w:val="24"/>
                <w:szCs w:val="24"/>
              </w:rPr>
            </w:pPr>
            <w:r w:rsidRPr="002C0887">
              <w:t>PK, FK</w:t>
            </w:r>
          </w:p>
        </w:tc>
        <w:tc>
          <w:tcPr>
            <w:tcW w:w="38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7C840B" w14:textId="77777777" w:rsidR="004B36C6" w:rsidRPr="00051BC7" w:rsidRDefault="004B36C6" w:rsidP="004B36C6">
            <w:pPr>
              <w:pStyle w:val="NormalWeb"/>
              <w:spacing w:before="0" w:beforeAutospacing="0" w:after="0" w:afterAutospacing="0"/>
              <w:rPr>
                <w:rFonts w:asciiTheme="majorBidi" w:hAnsiTheme="majorBidi" w:cstheme="majorBidi"/>
              </w:rPr>
            </w:pPr>
          </w:p>
        </w:tc>
        <w:tc>
          <w:tcPr>
            <w:tcW w:w="80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CE28238" w14:textId="695BA56F" w:rsidR="004B36C6" w:rsidRPr="00051BC7" w:rsidRDefault="004B36C6" w:rsidP="004B36C6">
            <w:pPr>
              <w:pStyle w:val="NormalWeb"/>
              <w:spacing w:before="0" w:beforeAutospacing="0" w:after="0" w:afterAutospacing="0"/>
              <w:rPr>
                <w:rFonts w:asciiTheme="majorBidi" w:hAnsiTheme="majorBidi" w:cstheme="majorBidi"/>
              </w:rPr>
            </w:pPr>
            <w:r w:rsidRPr="002C0887">
              <w:t>Mã khách sạn</w:t>
            </w:r>
          </w:p>
        </w:tc>
      </w:tr>
    </w:tbl>
    <w:p w14:paraId="6E4E9BF6" w14:textId="77777777" w:rsidR="00FD6115" w:rsidRPr="005A29E5" w:rsidRDefault="00FD6115" w:rsidP="005A29E5"/>
    <w:p w14:paraId="672BBC69" w14:textId="634011F9" w:rsidR="00447D4C" w:rsidRPr="00B0521D" w:rsidRDefault="007926C3" w:rsidP="007926C3">
      <w:pPr>
        <w:pStyle w:val="Heading2"/>
      </w:pPr>
      <w:bookmarkStart w:id="139" w:name="_Toc173188538"/>
      <w:r w:rsidRPr="00B0521D">
        <w:t>Nội dung bảng</w:t>
      </w:r>
      <w:r w:rsidR="00447D4C" w:rsidRPr="00B0521D">
        <w:t xml:space="preserve"> tham số</w:t>
      </w:r>
      <w:bookmarkEnd w:id="126"/>
      <w:bookmarkEnd w:id="139"/>
    </w:p>
    <w:tbl>
      <w:tblPr>
        <w:tblW w:w="9007" w:type="dxa"/>
        <w:tblCellMar>
          <w:left w:w="0" w:type="dxa"/>
          <w:right w:w="0" w:type="dxa"/>
        </w:tblCellMar>
        <w:tblLook w:val="0420" w:firstRow="1" w:lastRow="0" w:firstColumn="0" w:lastColumn="0" w:noHBand="0" w:noVBand="1"/>
      </w:tblPr>
      <w:tblGrid>
        <w:gridCol w:w="1487"/>
        <w:gridCol w:w="1246"/>
        <w:gridCol w:w="6274"/>
      </w:tblGrid>
      <w:tr w:rsidR="00447D4C" w:rsidRPr="00B0521D" w14:paraId="680E0B4A" w14:textId="77777777" w:rsidTr="7D2FA06F">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3E801AE" w14:textId="77777777" w:rsidR="00447D4C" w:rsidRPr="00B0521D" w:rsidRDefault="00447D4C" w:rsidP="00447D4C">
            <w:pPr>
              <w:spacing w:line="240" w:lineRule="auto"/>
              <w:rPr>
                <w:rFonts w:ascii="Times New Roman" w:hAnsi="Times New Roman" w:cs="Times New Roman"/>
              </w:rPr>
            </w:pPr>
            <w:r w:rsidRPr="00B0521D">
              <w:rPr>
                <w:rFonts w:ascii="Times New Roman" w:hAnsi="Times New Roman" w:cs="Times New Roman"/>
                <w:b/>
              </w:rPr>
              <w:t>MaThamSo</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6953B84" w14:textId="77777777" w:rsidR="00447D4C" w:rsidRPr="00B0521D" w:rsidRDefault="00447D4C" w:rsidP="00447D4C">
            <w:pPr>
              <w:spacing w:line="240" w:lineRule="auto"/>
              <w:rPr>
                <w:rFonts w:ascii="Times New Roman" w:hAnsi="Times New Roman" w:cs="Times New Roman"/>
              </w:rPr>
            </w:pPr>
            <w:r w:rsidRPr="00B0521D">
              <w:rPr>
                <w:rFonts w:ascii="Times New Roman" w:hAnsi="Times New Roman" w:cs="Times New Roman"/>
                <w:b/>
              </w:rPr>
              <w:t>GiaTri</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618FF7B" w14:textId="77777777" w:rsidR="00447D4C" w:rsidRPr="00B0521D" w:rsidRDefault="00447D4C" w:rsidP="00447D4C">
            <w:pPr>
              <w:spacing w:line="240" w:lineRule="auto"/>
              <w:rPr>
                <w:rFonts w:ascii="Times New Roman" w:hAnsi="Times New Roman" w:cs="Times New Roman"/>
              </w:rPr>
            </w:pPr>
            <w:r w:rsidRPr="00B0521D">
              <w:rPr>
                <w:rFonts w:ascii="Times New Roman" w:hAnsi="Times New Roman" w:cs="Times New Roman"/>
                <w:b/>
              </w:rPr>
              <w:t>GhiChu</w:t>
            </w:r>
          </w:p>
        </w:tc>
      </w:tr>
      <w:tr w:rsidR="003122EC" w:rsidRPr="00B0521D" w14:paraId="49A4032A"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E0C45B" w14:textId="62994CD4" w:rsidR="003122EC" w:rsidRPr="00B0521D" w:rsidRDefault="00EB6FEB"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1</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D99E03" w14:textId="36B4887C" w:rsidR="003122EC" w:rsidRPr="00B0521D" w:rsidRDefault="0037562D"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08FD9D2" w14:textId="6ABBD512" w:rsidR="003122EC" w:rsidRPr="00B0521D" w:rsidRDefault="0037562D" w:rsidP="00447D4C">
            <w:pPr>
              <w:spacing w:line="240" w:lineRule="auto"/>
              <w:rPr>
                <w:rFonts w:ascii="Times New Roman" w:hAnsi="Times New Roman" w:cs="Times New Roman"/>
                <w:b/>
              </w:rPr>
            </w:pPr>
            <w:r>
              <w:rPr>
                <w:rFonts w:ascii="Times New Roman" w:hAnsi="Times New Roman" w:cs="Times New Roman"/>
                <w:b/>
              </w:rPr>
              <w:t>Số người tối thiểu</w:t>
            </w:r>
          </w:p>
        </w:tc>
      </w:tr>
      <w:tr w:rsidR="00EB6FEB" w:rsidRPr="00B0521D" w14:paraId="2757BB63"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3AEAA0F" w14:textId="66C84449" w:rsidR="00EB6FEB" w:rsidRDefault="0037562D"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2</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BEDE70" w14:textId="2C5E95E3" w:rsidR="00EB6FEB" w:rsidRPr="00B0521D" w:rsidRDefault="00340B05" w:rsidP="00447D4C">
            <w:pPr>
              <w:spacing w:line="240" w:lineRule="auto"/>
              <w:rPr>
                <w:rFonts w:ascii="Times New Roman" w:hAnsi="Times New Roman" w:cs="Times New Roman"/>
                <w:b/>
              </w:rPr>
            </w:pPr>
            <w:r>
              <w:rPr>
                <w:rFonts w:ascii="Times New Roman" w:hAnsi="Times New Roman" w:cs="Times New Roman"/>
                <w:b/>
              </w:rPr>
              <w:t>10</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B683220" w14:textId="1496F928" w:rsidR="00EB6FEB" w:rsidRPr="00B0521D" w:rsidRDefault="008B1AD0" w:rsidP="00447D4C">
            <w:pPr>
              <w:spacing w:line="240" w:lineRule="auto"/>
              <w:rPr>
                <w:rFonts w:ascii="Times New Roman" w:hAnsi="Times New Roman" w:cs="Times New Roman"/>
                <w:b/>
              </w:rPr>
            </w:pPr>
            <w:r w:rsidRPr="008B1AD0">
              <w:rPr>
                <w:rFonts w:ascii="Times New Roman" w:hAnsi="Times New Roman" w:cs="Times New Roman"/>
                <w:b/>
              </w:rPr>
              <w:t xml:space="preserve">Khoảng cách bán kính đề xuất khách sạn tối </w:t>
            </w:r>
            <w:r w:rsidR="008C63A7">
              <w:rPr>
                <w:rFonts w:ascii="Times New Roman" w:hAnsi="Times New Roman" w:cs="Times New Roman"/>
                <w:b/>
              </w:rPr>
              <w:t>đa</w:t>
            </w:r>
            <w:r w:rsidR="00F235CA">
              <w:rPr>
                <w:rFonts w:ascii="Times New Roman" w:hAnsi="Times New Roman" w:cs="Times New Roman"/>
                <w:b/>
              </w:rPr>
              <w:t xml:space="preserve"> (km)</w:t>
            </w:r>
          </w:p>
        </w:tc>
      </w:tr>
      <w:tr w:rsidR="00EB6FEB" w:rsidRPr="00B0521D" w14:paraId="4860C6DB"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09899D" w14:textId="49708471" w:rsidR="00EB6FEB"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3</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AF12101" w14:textId="657AAB24" w:rsidR="00EB6FEB" w:rsidRPr="00B0521D" w:rsidRDefault="00F235CA" w:rsidP="00447D4C">
            <w:pPr>
              <w:spacing w:line="240" w:lineRule="auto"/>
              <w:rPr>
                <w:rFonts w:ascii="Times New Roman" w:hAnsi="Times New Roman" w:cs="Times New Roman"/>
                <w:b/>
              </w:rPr>
            </w:pPr>
            <w:r>
              <w:rPr>
                <w:rFonts w:ascii="Times New Roman" w:hAnsi="Times New Roman" w:cs="Times New Roman"/>
                <w:b/>
              </w:rPr>
              <w:t>100</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8BFC74" w14:textId="69C93DAB" w:rsidR="00EB6FEB" w:rsidRPr="00B0521D" w:rsidRDefault="00AF7CA5" w:rsidP="00447D4C">
            <w:pPr>
              <w:spacing w:line="240" w:lineRule="auto"/>
              <w:rPr>
                <w:rFonts w:ascii="Times New Roman" w:hAnsi="Times New Roman" w:cs="Times New Roman"/>
                <w:b/>
              </w:rPr>
            </w:pPr>
            <w:r w:rsidRPr="00AF7CA5">
              <w:rPr>
                <w:rFonts w:ascii="Times New Roman" w:hAnsi="Times New Roman" w:cs="Times New Roman"/>
                <w:b/>
              </w:rPr>
              <w:t>Số tiền đặt phòng bắt buộc phải thanh toán tối thiểu</w:t>
            </w:r>
            <w:r w:rsidR="00F235CA">
              <w:rPr>
                <w:rFonts w:ascii="Times New Roman" w:hAnsi="Times New Roman" w:cs="Times New Roman"/>
                <w:b/>
              </w:rPr>
              <w:t xml:space="preserve"> (%)</w:t>
            </w:r>
          </w:p>
        </w:tc>
      </w:tr>
      <w:tr w:rsidR="00EB6FEB" w:rsidRPr="00B0521D" w14:paraId="5A4F17D1"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DA753C" w14:textId="153A827F" w:rsidR="00EB6FEB"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4</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D04DB3" w14:textId="101AC871" w:rsidR="00EB6FEB" w:rsidRPr="00B0521D" w:rsidRDefault="00BC7B91"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4189C4" w14:textId="6E883F49" w:rsidR="00EB6FEB" w:rsidRPr="00B0521D" w:rsidRDefault="00EF6F70" w:rsidP="00447D4C">
            <w:pPr>
              <w:spacing w:line="240" w:lineRule="auto"/>
              <w:rPr>
                <w:rFonts w:ascii="Times New Roman" w:hAnsi="Times New Roman" w:cs="Times New Roman"/>
                <w:b/>
              </w:rPr>
            </w:pPr>
            <w:r w:rsidRPr="00EF6F70">
              <w:rPr>
                <w:rFonts w:ascii="Times New Roman" w:hAnsi="Times New Roman" w:cs="Times New Roman"/>
                <w:b/>
              </w:rPr>
              <w:t>Thời gian tối đa hóa đơn điện tử gửi tới khách hàng</w:t>
            </w:r>
            <w:r w:rsidR="00FA30DA">
              <w:rPr>
                <w:rFonts w:ascii="Times New Roman" w:hAnsi="Times New Roman" w:cs="Times New Roman"/>
                <w:b/>
              </w:rPr>
              <w:t xml:space="preserve"> (giờ)</w:t>
            </w:r>
            <w:r w:rsidR="00DF544F">
              <w:rPr>
                <w:rFonts w:ascii="Times New Roman" w:hAnsi="Times New Roman" w:cs="Times New Roman"/>
                <w:b/>
              </w:rPr>
              <w:t xml:space="preserve"> </w:t>
            </w:r>
          </w:p>
        </w:tc>
      </w:tr>
      <w:tr w:rsidR="005C2F12" w:rsidRPr="00B0521D" w14:paraId="39360843"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AE8A4B" w14:textId="09AFF32C" w:rsidR="005C2F12"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5</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6FC2682" w14:textId="30203259" w:rsidR="005C2F12" w:rsidRPr="00B0521D" w:rsidRDefault="00190A3F"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5DF2BD" w14:textId="36F0A4B5" w:rsidR="005C2F12" w:rsidRPr="00B0521D" w:rsidRDefault="0028594F" w:rsidP="00447D4C">
            <w:pPr>
              <w:spacing w:line="240" w:lineRule="auto"/>
              <w:rPr>
                <w:rFonts w:ascii="Times New Roman" w:hAnsi="Times New Roman" w:cs="Times New Roman"/>
                <w:b/>
              </w:rPr>
            </w:pPr>
            <w:r w:rsidRPr="0028594F">
              <w:rPr>
                <w:rFonts w:ascii="Times New Roman" w:hAnsi="Times New Roman" w:cs="Times New Roman"/>
                <w:b/>
              </w:rPr>
              <w:t>Thời gian tối đa nếu khách hàng không thanh toán thì hủy biên lai đặt phòng</w:t>
            </w:r>
            <w:r>
              <w:rPr>
                <w:rFonts w:ascii="Times New Roman" w:hAnsi="Times New Roman" w:cs="Times New Roman"/>
                <w:b/>
              </w:rPr>
              <w:t xml:space="preserve"> (</w:t>
            </w:r>
            <w:r w:rsidR="00190A3F">
              <w:rPr>
                <w:rFonts w:ascii="Times New Roman" w:hAnsi="Times New Roman" w:cs="Times New Roman"/>
                <w:b/>
              </w:rPr>
              <w:t>giờ</w:t>
            </w:r>
            <w:r>
              <w:rPr>
                <w:rFonts w:ascii="Times New Roman" w:hAnsi="Times New Roman" w:cs="Times New Roman"/>
                <w:b/>
              </w:rPr>
              <w:t>)</w:t>
            </w:r>
          </w:p>
        </w:tc>
      </w:tr>
      <w:tr w:rsidR="005C2F12" w:rsidRPr="00B0521D" w14:paraId="6948979A"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501C701" w14:textId="376EEEF2" w:rsidR="005C2F12"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6</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03C2178" w14:textId="091E2AC8" w:rsidR="005C2F12" w:rsidRPr="00B0521D" w:rsidRDefault="00F6306E" w:rsidP="00447D4C">
            <w:pPr>
              <w:spacing w:line="240" w:lineRule="auto"/>
              <w:rPr>
                <w:rFonts w:ascii="Times New Roman" w:hAnsi="Times New Roman" w:cs="Times New Roman"/>
                <w:b/>
              </w:rPr>
            </w:pPr>
            <w:r>
              <w:rPr>
                <w:rFonts w:ascii="Times New Roman" w:hAnsi="Times New Roman" w:cs="Times New Roman"/>
                <w:b/>
              </w:rPr>
              <w:t>50</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DCC39A" w14:textId="2207C4F4" w:rsidR="005C2F12" w:rsidRPr="00F6306E" w:rsidRDefault="003F7146" w:rsidP="00F6306E">
            <w:pPr>
              <w:rPr>
                <w:rFonts w:ascii="Times New Roman" w:eastAsia="Times New Roman" w:hAnsi="Times New Roman" w:cs="Times New Roman"/>
                <w:b/>
                <w:color w:val="000000"/>
              </w:rPr>
            </w:pPr>
            <w:r w:rsidRPr="008F6921">
              <w:rPr>
                <w:rFonts w:ascii="Times New Roman" w:eastAsia="Times New Roman" w:hAnsi="Times New Roman" w:cs="Times New Roman"/>
                <w:b/>
                <w:color w:val="000000"/>
              </w:rPr>
              <w:t>Số tiền được hoàn tối đa khi hủy phòng</w:t>
            </w:r>
            <w:r w:rsidR="00F6306E">
              <w:rPr>
                <w:rFonts w:ascii="Times New Roman" w:eastAsia="Times New Roman" w:hAnsi="Times New Roman" w:cs="Times New Roman"/>
                <w:b/>
                <w:bCs/>
                <w:color w:val="000000"/>
              </w:rPr>
              <w:t xml:space="preserve"> (%)</w:t>
            </w:r>
          </w:p>
        </w:tc>
      </w:tr>
      <w:tr w:rsidR="005C2F12" w:rsidRPr="00B0521D" w14:paraId="34724BF0"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1E44726" w14:textId="53760C68" w:rsidR="005C2F12"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7</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8A3407" w14:textId="1CCD3992" w:rsidR="005C2F12" w:rsidRPr="00B0521D" w:rsidRDefault="00B132A6" w:rsidP="00447D4C">
            <w:pPr>
              <w:spacing w:line="240" w:lineRule="auto"/>
              <w:rPr>
                <w:rFonts w:ascii="Times New Roman" w:hAnsi="Times New Roman" w:cs="Times New Roman"/>
                <w:b/>
              </w:rPr>
            </w:pPr>
            <w:r>
              <w:rPr>
                <w:rFonts w:ascii="Times New Roman" w:hAnsi="Times New Roman" w:cs="Times New Roman"/>
                <w:b/>
              </w:rPr>
              <w:t>24</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9FAC55D" w14:textId="30A91914" w:rsidR="005C2F12" w:rsidRPr="00B0521D" w:rsidRDefault="00AA0CA6" w:rsidP="00447D4C">
            <w:pPr>
              <w:spacing w:line="240" w:lineRule="auto"/>
              <w:rPr>
                <w:rFonts w:ascii="Times New Roman" w:hAnsi="Times New Roman" w:cs="Times New Roman"/>
                <w:b/>
              </w:rPr>
            </w:pPr>
            <w:r>
              <w:rPr>
                <w:rFonts w:ascii="Times New Roman" w:hAnsi="Times New Roman" w:cs="Times New Roman"/>
                <w:b/>
              </w:rPr>
              <w:t>Số tiếng</w:t>
            </w:r>
            <w:r w:rsidR="00F6306E" w:rsidRPr="008F6921">
              <w:rPr>
                <w:rFonts w:ascii="Times New Roman" w:hAnsi="Times New Roman" w:cs="Times New Roman"/>
                <w:b/>
              </w:rPr>
              <w:t xml:space="preserve"> tối đa để hoàn tiền trước khi nhận phòng</w:t>
            </w:r>
            <w:r w:rsidR="00B132A6">
              <w:rPr>
                <w:rFonts w:ascii="Times New Roman" w:hAnsi="Times New Roman" w:cs="Times New Roman"/>
                <w:b/>
              </w:rPr>
              <w:t xml:space="preserve"> (giờ)</w:t>
            </w:r>
          </w:p>
        </w:tc>
      </w:tr>
      <w:tr w:rsidR="005C2F12" w:rsidRPr="00B0521D" w14:paraId="1EB08AAA"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78FB3C" w14:textId="07117AC2" w:rsidR="005C2F12"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8</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44B1AA4" w14:textId="7F37B521" w:rsidR="005C2F12" w:rsidRPr="00B0521D" w:rsidRDefault="00BB5860"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049EA5C" w14:textId="49E2071D" w:rsidR="005C2F12" w:rsidRPr="00B0521D" w:rsidRDefault="00B65D0E" w:rsidP="00447D4C">
            <w:pPr>
              <w:spacing w:line="240" w:lineRule="auto"/>
              <w:rPr>
                <w:rFonts w:ascii="Times New Roman" w:hAnsi="Times New Roman" w:cs="Times New Roman"/>
                <w:b/>
              </w:rPr>
            </w:pPr>
            <w:r w:rsidRPr="00B65D0E">
              <w:rPr>
                <w:rFonts w:ascii="Times New Roman" w:hAnsi="Times New Roman" w:cs="Times New Roman"/>
                <w:b/>
              </w:rPr>
              <w:t xml:space="preserve">Thời gian </w:t>
            </w:r>
            <w:r w:rsidR="00BB5860">
              <w:rPr>
                <w:rFonts w:ascii="Times New Roman" w:hAnsi="Times New Roman" w:cs="Times New Roman"/>
                <w:b/>
              </w:rPr>
              <w:t>tối thiểu</w:t>
            </w:r>
            <w:r w:rsidRPr="00B65D0E">
              <w:rPr>
                <w:rFonts w:ascii="Times New Roman" w:hAnsi="Times New Roman" w:cs="Times New Roman"/>
                <w:b/>
              </w:rPr>
              <w:t xml:space="preserve"> áp dụng được giấy phép đăng ký kinh doanh</w:t>
            </w:r>
          </w:p>
        </w:tc>
      </w:tr>
      <w:tr w:rsidR="005C2F12" w:rsidRPr="00B0521D" w14:paraId="6F400B21"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CD34184" w14:textId="5BE8D901" w:rsidR="005C2F12" w:rsidRDefault="005C2F12"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9</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85611B" w14:textId="2A539F4E" w:rsidR="005C2F12" w:rsidRPr="00B0521D" w:rsidRDefault="002B05A1"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AEB4843" w14:textId="6507A31E" w:rsidR="005C2F12" w:rsidRPr="00B0521D" w:rsidRDefault="003379C6" w:rsidP="00447D4C">
            <w:pPr>
              <w:spacing w:line="240" w:lineRule="auto"/>
              <w:rPr>
                <w:rFonts w:ascii="Times New Roman" w:hAnsi="Times New Roman" w:cs="Times New Roman"/>
                <w:b/>
              </w:rPr>
            </w:pPr>
            <w:r w:rsidRPr="003379C6">
              <w:rPr>
                <w:rFonts w:ascii="Times New Roman" w:hAnsi="Times New Roman" w:cs="Times New Roman"/>
                <w:b/>
              </w:rPr>
              <w:t>Thời gian tối thiểu áp dụng được giấy phép phòng cháy chữa cháy</w:t>
            </w:r>
          </w:p>
        </w:tc>
      </w:tr>
      <w:tr w:rsidR="005C2F12" w:rsidRPr="00B0521D" w14:paraId="66F5B801"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CE4AF1" w14:textId="58D75AE7" w:rsidR="005C2F12" w:rsidRDefault="005C2F12" w:rsidP="00447D4C">
            <w:pPr>
              <w:spacing w:line="240" w:lineRule="auto"/>
              <w:rPr>
                <w:rFonts w:ascii="Times New Roman" w:hAnsi="Times New Roman" w:cs="Times New Roman"/>
                <w:b/>
              </w:rPr>
            </w:pPr>
            <w:r>
              <w:rPr>
                <w:rFonts w:ascii="Times New Roman" w:hAnsi="Times New Roman" w:cs="Times New Roman"/>
                <w:b/>
              </w:rPr>
              <w:t>TS1</w:t>
            </w:r>
            <w:r w:rsidR="002E53F3">
              <w:rPr>
                <w:rFonts w:ascii="Times New Roman" w:hAnsi="Times New Roman" w:cs="Times New Roman"/>
                <w:b/>
              </w:rPr>
              <w:t>0</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1DC935" w14:textId="5BE7E575" w:rsidR="005C2F12" w:rsidRPr="00B0521D" w:rsidRDefault="00434871"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BCBEEF" w14:textId="1CB62CC7" w:rsidR="005C2F12" w:rsidRPr="00B0521D" w:rsidRDefault="0006753A" w:rsidP="0006753A">
            <w:pPr>
              <w:spacing w:line="240" w:lineRule="auto"/>
              <w:rPr>
                <w:rFonts w:ascii="Times New Roman" w:hAnsi="Times New Roman" w:cs="Times New Roman"/>
                <w:b/>
              </w:rPr>
            </w:pPr>
            <w:r w:rsidRPr="0006753A">
              <w:rPr>
                <w:rFonts w:ascii="Times New Roman" w:hAnsi="Times New Roman" w:cs="Times New Roman"/>
                <w:b/>
              </w:rPr>
              <w:t>Số lượng tối đa cơ sở</w:t>
            </w:r>
            <w:r>
              <w:rPr>
                <w:rFonts w:ascii="Times New Roman" w:hAnsi="Times New Roman" w:cs="Times New Roman"/>
                <w:b/>
              </w:rPr>
              <w:t xml:space="preserve"> </w:t>
            </w:r>
            <w:r w:rsidRPr="0006753A">
              <w:rPr>
                <w:rFonts w:ascii="Times New Roman" w:hAnsi="Times New Roman" w:cs="Times New Roman"/>
                <w:b/>
              </w:rPr>
              <w:t>trong hồ sơ</w:t>
            </w:r>
          </w:p>
        </w:tc>
      </w:tr>
      <w:tr w:rsidR="005C2F12" w:rsidRPr="00B0521D" w14:paraId="37D2B0CB"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6CFF64C" w14:textId="6CBEFBF4" w:rsidR="005C2F12" w:rsidRDefault="005C2F12" w:rsidP="00447D4C">
            <w:pPr>
              <w:spacing w:line="240" w:lineRule="auto"/>
              <w:rPr>
                <w:rFonts w:ascii="Times New Roman" w:hAnsi="Times New Roman" w:cs="Times New Roman"/>
                <w:b/>
              </w:rPr>
            </w:pPr>
            <w:r>
              <w:rPr>
                <w:rFonts w:ascii="Times New Roman" w:hAnsi="Times New Roman" w:cs="Times New Roman"/>
                <w:b/>
              </w:rPr>
              <w:lastRenderedPageBreak/>
              <w:t>TS1</w:t>
            </w:r>
            <w:r w:rsidR="002E53F3">
              <w:rPr>
                <w:rFonts w:ascii="Times New Roman" w:hAnsi="Times New Roman" w:cs="Times New Roman"/>
                <w:b/>
              </w:rPr>
              <w:t>1</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8B5C1" w14:textId="6A5AB0A3" w:rsidR="005C2F12" w:rsidRPr="00B0521D" w:rsidRDefault="00434871" w:rsidP="00447D4C">
            <w:pPr>
              <w:spacing w:line="240" w:lineRule="auto"/>
              <w:rPr>
                <w:rFonts w:ascii="Times New Roman" w:hAnsi="Times New Roman" w:cs="Times New Roman"/>
                <w:b/>
              </w:rPr>
            </w:pPr>
            <w:r>
              <w:rPr>
                <w:rFonts w:ascii="Times New Roman" w:hAnsi="Times New Roman" w:cs="Times New Roman"/>
                <w:b/>
              </w:rPr>
              <w:t>2</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D14F0E" w14:textId="04E2F982" w:rsidR="005C2F12" w:rsidRPr="00B0521D" w:rsidRDefault="00411CD8" w:rsidP="00447D4C">
            <w:pPr>
              <w:spacing w:line="240" w:lineRule="auto"/>
              <w:rPr>
                <w:rFonts w:ascii="Times New Roman" w:hAnsi="Times New Roman" w:cs="Times New Roman"/>
                <w:b/>
              </w:rPr>
            </w:pPr>
            <w:r w:rsidRPr="00411CD8">
              <w:rPr>
                <w:rFonts w:ascii="Times New Roman" w:hAnsi="Times New Roman" w:cs="Times New Roman"/>
                <w:b/>
              </w:rPr>
              <w:t>Số lần được điều chỉnh tối đa mỗi tháng</w:t>
            </w:r>
          </w:p>
        </w:tc>
      </w:tr>
      <w:tr w:rsidR="005C2F12" w:rsidRPr="00B0521D" w14:paraId="4A8CF648"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3FD429" w14:textId="7DFE9125" w:rsidR="005C2F12" w:rsidRDefault="005C2F12" w:rsidP="00447D4C">
            <w:pPr>
              <w:spacing w:line="240" w:lineRule="auto"/>
              <w:rPr>
                <w:rFonts w:ascii="Times New Roman" w:hAnsi="Times New Roman" w:cs="Times New Roman"/>
                <w:b/>
              </w:rPr>
            </w:pPr>
            <w:r>
              <w:rPr>
                <w:rFonts w:ascii="Times New Roman" w:hAnsi="Times New Roman" w:cs="Times New Roman"/>
                <w:b/>
              </w:rPr>
              <w:t>TS1</w:t>
            </w:r>
            <w:r w:rsidR="002E53F3">
              <w:rPr>
                <w:rFonts w:ascii="Times New Roman" w:hAnsi="Times New Roman" w:cs="Times New Roman"/>
                <w:b/>
              </w:rPr>
              <w:t>2</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BB2AAB" w14:textId="7038A7FD" w:rsidR="005C2F12" w:rsidRPr="00B0521D" w:rsidRDefault="00883C66" w:rsidP="00447D4C">
            <w:pPr>
              <w:spacing w:line="240" w:lineRule="auto"/>
              <w:rPr>
                <w:rFonts w:ascii="Times New Roman" w:hAnsi="Times New Roman" w:cs="Times New Roman"/>
                <w:b/>
              </w:rPr>
            </w:pPr>
            <w:r>
              <w:rPr>
                <w:rFonts w:ascii="Times New Roman" w:hAnsi="Times New Roman" w:cs="Times New Roman"/>
                <w:b/>
              </w:rPr>
              <w:t>200</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60D30B" w14:textId="1A693D00" w:rsidR="005C2F12" w:rsidRPr="00B0521D" w:rsidRDefault="000958A4" w:rsidP="00447D4C">
            <w:pPr>
              <w:spacing w:line="240" w:lineRule="auto"/>
              <w:rPr>
                <w:rFonts w:ascii="Times New Roman" w:hAnsi="Times New Roman" w:cs="Times New Roman"/>
                <w:b/>
              </w:rPr>
            </w:pPr>
            <w:r w:rsidRPr="000958A4">
              <w:rPr>
                <w:rFonts w:ascii="Times New Roman" w:hAnsi="Times New Roman" w:cs="Times New Roman"/>
                <w:b/>
              </w:rPr>
              <w:t>Doanh số tháng tối thiểu đạt được</w:t>
            </w:r>
            <w:r w:rsidR="00883C66">
              <w:rPr>
                <w:rFonts w:ascii="Times New Roman" w:hAnsi="Times New Roman" w:cs="Times New Roman"/>
                <w:b/>
              </w:rPr>
              <w:t xml:space="preserve"> </w:t>
            </w:r>
            <w:r w:rsidR="004E3974">
              <w:rPr>
                <w:rFonts w:ascii="Times New Roman" w:hAnsi="Times New Roman" w:cs="Times New Roman"/>
                <w:b/>
              </w:rPr>
              <w:t xml:space="preserve">của phòng muốn đẩy lên trang nhất </w:t>
            </w:r>
            <w:r w:rsidR="00883C66">
              <w:rPr>
                <w:rFonts w:ascii="Times New Roman" w:hAnsi="Times New Roman" w:cs="Times New Roman"/>
                <w:b/>
              </w:rPr>
              <w:t>(triệu)</w:t>
            </w:r>
          </w:p>
        </w:tc>
      </w:tr>
      <w:tr w:rsidR="000958A4" w:rsidRPr="00B0521D" w14:paraId="530CAD77"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E08908" w14:textId="3B4C07E6" w:rsidR="000958A4" w:rsidRDefault="000958A4" w:rsidP="00447D4C">
            <w:pPr>
              <w:spacing w:line="240" w:lineRule="auto"/>
              <w:rPr>
                <w:rFonts w:ascii="Times New Roman" w:hAnsi="Times New Roman" w:cs="Times New Roman"/>
                <w:b/>
              </w:rPr>
            </w:pPr>
            <w:r>
              <w:rPr>
                <w:rFonts w:ascii="Times New Roman" w:hAnsi="Times New Roman" w:cs="Times New Roman"/>
                <w:b/>
              </w:rPr>
              <w:t>TS1</w:t>
            </w:r>
            <w:r w:rsidR="002E53F3">
              <w:rPr>
                <w:rFonts w:ascii="Times New Roman" w:hAnsi="Times New Roman" w:cs="Times New Roman"/>
                <w:b/>
              </w:rPr>
              <w:t>3</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F5B8A5" w14:textId="16F3E1F2" w:rsidR="000958A4" w:rsidRPr="00B0521D" w:rsidRDefault="00C45210" w:rsidP="00447D4C">
            <w:pPr>
              <w:spacing w:line="240" w:lineRule="auto"/>
              <w:rPr>
                <w:rFonts w:ascii="Times New Roman" w:hAnsi="Times New Roman" w:cs="Times New Roman"/>
                <w:b/>
              </w:rPr>
            </w:pPr>
            <w:r>
              <w:rPr>
                <w:rFonts w:ascii="Times New Roman" w:hAnsi="Times New Roman" w:cs="Times New Roman"/>
                <w:b/>
              </w:rPr>
              <w:t>3</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BB96962" w14:textId="30685658" w:rsidR="000958A4" w:rsidRPr="000958A4" w:rsidRDefault="008A67CB" w:rsidP="00447D4C">
            <w:pPr>
              <w:spacing w:line="240" w:lineRule="auto"/>
              <w:rPr>
                <w:rFonts w:ascii="Times New Roman" w:hAnsi="Times New Roman" w:cs="Times New Roman"/>
                <w:b/>
              </w:rPr>
            </w:pPr>
            <w:r w:rsidRPr="008A67CB">
              <w:rPr>
                <w:rFonts w:ascii="Times New Roman" w:hAnsi="Times New Roman" w:cs="Times New Roman"/>
                <w:b/>
              </w:rPr>
              <w:t>Số sao quy định tối thiểu</w:t>
            </w:r>
            <w:r w:rsidR="00A12A02">
              <w:rPr>
                <w:rFonts w:ascii="Times New Roman" w:hAnsi="Times New Roman" w:cs="Times New Roman"/>
                <w:b/>
              </w:rPr>
              <w:t xml:space="preserve"> của phòng muốn đẩy lên trang nhất</w:t>
            </w:r>
          </w:p>
        </w:tc>
      </w:tr>
      <w:tr w:rsidR="000958A4" w:rsidRPr="00B0521D" w14:paraId="4F2FD168"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DD2CED" w14:textId="6B9BEFF0" w:rsidR="000958A4" w:rsidRDefault="000958A4" w:rsidP="00447D4C">
            <w:pPr>
              <w:spacing w:line="240" w:lineRule="auto"/>
              <w:rPr>
                <w:rFonts w:ascii="Times New Roman" w:hAnsi="Times New Roman" w:cs="Times New Roman"/>
                <w:b/>
              </w:rPr>
            </w:pPr>
            <w:r>
              <w:rPr>
                <w:rFonts w:ascii="Times New Roman" w:hAnsi="Times New Roman" w:cs="Times New Roman"/>
                <w:b/>
              </w:rPr>
              <w:t>TS1</w:t>
            </w:r>
            <w:r w:rsidR="002E53F3">
              <w:rPr>
                <w:rFonts w:ascii="Times New Roman" w:hAnsi="Times New Roman" w:cs="Times New Roman"/>
                <w:b/>
              </w:rPr>
              <w:t>4</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11682D" w14:textId="581568CC" w:rsidR="000958A4" w:rsidRPr="00B0521D" w:rsidRDefault="0019458F"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8D6455C" w14:textId="7CA52504" w:rsidR="000958A4" w:rsidRPr="000958A4" w:rsidRDefault="00634490" w:rsidP="00447D4C">
            <w:pPr>
              <w:spacing w:line="240" w:lineRule="auto"/>
              <w:rPr>
                <w:rFonts w:ascii="Times New Roman" w:hAnsi="Times New Roman" w:cs="Times New Roman"/>
                <w:b/>
              </w:rPr>
            </w:pPr>
            <w:r w:rsidRPr="00634490">
              <w:rPr>
                <w:rFonts w:ascii="Times New Roman" w:hAnsi="Times New Roman" w:cs="Times New Roman"/>
                <w:b/>
              </w:rPr>
              <w:t xml:space="preserve">Số lần đánh giá tối </w:t>
            </w:r>
            <w:r w:rsidR="0019458F">
              <w:rPr>
                <w:rFonts w:ascii="Times New Roman" w:hAnsi="Times New Roman" w:cs="Times New Roman"/>
                <w:b/>
              </w:rPr>
              <w:t>đa cho mỗi phòng/lần đặt</w:t>
            </w:r>
          </w:p>
        </w:tc>
      </w:tr>
      <w:tr w:rsidR="00634490" w:rsidRPr="00B0521D" w14:paraId="19288236"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76E7B40" w14:textId="4F0115B8" w:rsidR="00634490" w:rsidRDefault="00634490"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15</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7B257B" w14:textId="6238E115" w:rsidR="00634490" w:rsidRPr="00B0521D" w:rsidRDefault="00A80E7C"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359DAB8" w14:textId="32F9275F" w:rsidR="00634490" w:rsidRPr="00634490" w:rsidRDefault="00497879" w:rsidP="00447D4C">
            <w:pPr>
              <w:spacing w:line="240" w:lineRule="auto"/>
              <w:rPr>
                <w:rFonts w:ascii="Times New Roman" w:hAnsi="Times New Roman" w:cs="Times New Roman"/>
                <w:b/>
              </w:rPr>
            </w:pPr>
            <w:r w:rsidRPr="00497879">
              <w:rPr>
                <w:rFonts w:ascii="Times New Roman" w:hAnsi="Times New Roman" w:cs="Times New Roman"/>
                <w:b/>
              </w:rPr>
              <w:t>Số lượng tài khoản Email/Số điện thoại/Căn cước công dân tối đa được liên kết với tài khoản chủ nhà</w:t>
            </w:r>
          </w:p>
        </w:tc>
      </w:tr>
      <w:tr w:rsidR="00634490" w:rsidRPr="00B0521D" w14:paraId="43C44E3E" w14:textId="77777777" w:rsidTr="00902009">
        <w:trPr>
          <w:trHeight w:val="20"/>
        </w:trPr>
        <w:tc>
          <w:tcPr>
            <w:tcW w:w="1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317ACC3" w14:textId="49A9A764" w:rsidR="00634490" w:rsidRDefault="00634490" w:rsidP="00447D4C">
            <w:pPr>
              <w:spacing w:line="240" w:lineRule="auto"/>
              <w:rPr>
                <w:rFonts w:ascii="Times New Roman" w:hAnsi="Times New Roman" w:cs="Times New Roman"/>
                <w:b/>
              </w:rPr>
            </w:pPr>
            <w:r>
              <w:rPr>
                <w:rFonts w:ascii="Times New Roman" w:hAnsi="Times New Roman" w:cs="Times New Roman"/>
                <w:b/>
              </w:rPr>
              <w:t>TS</w:t>
            </w:r>
            <w:r w:rsidR="002E53F3">
              <w:rPr>
                <w:rFonts w:ascii="Times New Roman" w:hAnsi="Times New Roman" w:cs="Times New Roman"/>
                <w:b/>
              </w:rPr>
              <w:t>16</w:t>
            </w:r>
          </w:p>
        </w:tc>
        <w:tc>
          <w:tcPr>
            <w:tcW w:w="12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E4B7163" w14:textId="3B1FBC9E" w:rsidR="00634490" w:rsidRPr="00B0521D" w:rsidRDefault="00A80E7C" w:rsidP="00447D4C">
            <w:pPr>
              <w:spacing w:line="240" w:lineRule="auto"/>
              <w:rPr>
                <w:rFonts w:ascii="Times New Roman" w:hAnsi="Times New Roman" w:cs="Times New Roman"/>
                <w:b/>
              </w:rPr>
            </w:pPr>
            <w:r>
              <w:rPr>
                <w:rFonts w:ascii="Times New Roman" w:hAnsi="Times New Roman" w:cs="Times New Roman"/>
                <w:b/>
              </w:rPr>
              <w:t>1</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498D72" w14:textId="55D502CC" w:rsidR="00634490" w:rsidRPr="00634490" w:rsidRDefault="008265B5" w:rsidP="00447D4C">
            <w:pPr>
              <w:spacing w:line="240" w:lineRule="auto"/>
              <w:rPr>
                <w:rFonts w:ascii="Times New Roman" w:hAnsi="Times New Roman" w:cs="Times New Roman"/>
                <w:b/>
              </w:rPr>
            </w:pPr>
            <w:r w:rsidRPr="008265B5">
              <w:rPr>
                <w:rFonts w:ascii="Times New Roman" w:hAnsi="Times New Roman" w:cs="Times New Roman"/>
                <w:b/>
              </w:rPr>
              <w:t>Số lượng tài khoản ngân hàng tối đa liên kết với tài khoản chủ nhà</w:t>
            </w:r>
          </w:p>
        </w:tc>
      </w:tr>
    </w:tbl>
    <w:p w14:paraId="75211C56" w14:textId="77777777" w:rsidR="00447D4C" w:rsidRPr="00B0521D" w:rsidRDefault="00447D4C" w:rsidP="007926C3">
      <w:pPr>
        <w:pStyle w:val="Heading2"/>
      </w:pPr>
      <w:bookmarkStart w:id="140" w:name="_Toc529289736"/>
      <w:bookmarkStart w:id="141" w:name="_Toc173188539"/>
      <w:r w:rsidRPr="00B0521D">
        <w:t>Các thuộc tính tối ưu tốc độ xử lý</w:t>
      </w:r>
      <w:bookmarkEnd w:id="140"/>
      <w:bookmarkEnd w:id="141"/>
    </w:p>
    <w:tbl>
      <w:tblPr>
        <w:tblW w:w="5000" w:type="pct"/>
        <w:tblCellMar>
          <w:left w:w="0" w:type="dxa"/>
          <w:right w:w="0" w:type="dxa"/>
        </w:tblCellMar>
        <w:tblLook w:val="0420" w:firstRow="1" w:lastRow="0" w:firstColumn="0" w:lastColumn="0" w:noHBand="0" w:noVBand="1"/>
      </w:tblPr>
      <w:tblGrid>
        <w:gridCol w:w="566"/>
        <w:gridCol w:w="1010"/>
        <w:gridCol w:w="3874"/>
        <w:gridCol w:w="1984"/>
        <w:gridCol w:w="1573"/>
      </w:tblGrid>
      <w:tr w:rsidR="00447D4C" w:rsidRPr="00B0521D" w14:paraId="7A8F8D98" w14:textId="77777777" w:rsidTr="007564EB">
        <w:trPr>
          <w:trHeight w:val="142"/>
        </w:trPr>
        <w:tc>
          <w:tcPr>
            <w:tcW w:w="3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hideMark/>
          </w:tcPr>
          <w:p w14:paraId="12491837" w14:textId="77777777" w:rsidR="00447D4C" w:rsidRPr="00B0521D" w:rsidRDefault="00447D4C" w:rsidP="00447D4C">
            <w:pPr>
              <w:spacing w:line="240" w:lineRule="auto"/>
              <w:rPr>
                <w:rFonts w:ascii="Times New Roman" w:hAnsi="Times New Roman" w:cs="Times New Roman"/>
                <w:b/>
              </w:rPr>
            </w:pPr>
            <w:r w:rsidRPr="00B0521D">
              <w:rPr>
                <w:rFonts w:ascii="Times New Roman" w:hAnsi="Times New Roman" w:cs="Times New Roman"/>
                <w:b/>
              </w:rPr>
              <w:t>TT</w:t>
            </w:r>
          </w:p>
        </w:tc>
        <w:tc>
          <w:tcPr>
            <w:tcW w:w="56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hideMark/>
          </w:tcPr>
          <w:p w14:paraId="1932AAF5" w14:textId="77777777" w:rsidR="00447D4C" w:rsidRPr="00B0521D" w:rsidRDefault="00447D4C" w:rsidP="00447D4C">
            <w:pPr>
              <w:spacing w:line="240" w:lineRule="auto"/>
              <w:rPr>
                <w:rFonts w:ascii="Times New Roman" w:hAnsi="Times New Roman" w:cs="Times New Roman"/>
                <w:b/>
              </w:rPr>
            </w:pPr>
            <w:r w:rsidRPr="00B0521D">
              <w:rPr>
                <w:rFonts w:ascii="Times New Roman" w:hAnsi="Times New Roman" w:cs="Times New Roman"/>
                <w:b/>
              </w:rPr>
              <w:t>Thuộc tính</w:t>
            </w:r>
          </w:p>
        </w:tc>
        <w:tc>
          <w:tcPr>
            <w:tcW w:w="2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hideMark/>
          </w:tcPr>
          <w:p w14:paraId="47D53C97" w14:textId="77777777" w:rsidR="00447D4C" w:rsidRPr="00B0521D" w:rsidRDefault="00447D4C" w:rsidP="00447D4C">
            <w:pPr>
              <w:spacing w:line="240" w:lineRule="auto"/>
              <w:rPr>
                <w:rFonts w:ascii="Times New Roman" w:hAnsi="Times New Roman" w:cs="Times New Roman"/>
                <w:b/>
              </w:rPr>
            </w:pPr>
            <w:r w:rsidRPr="00B0521D">
              <w:rPr>
                <w:rFonts w:ascii="Times New Roman" w:hAnsi="Times New Roman" w:cs="Times New Roman"/>
                <w:b/>
              </w:rPr>
              <w:t>Bảng của thuộc tính</w:t>
            </w:r>
          </w:p>
        </w:tc>
        <w:tc>
          <w:tcPr>
            <w:tcW w:w="110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hideMark/>
          </w:tcPr>
          <w:p w14:paraId="5A82408D" w14:textId="77777777" w:rsidR="00447D4C" w:rsidRPr="00B0521D" w:rsidRDefault="00447D4C" w:rsidP="00447D4C">
            <w:pPr>
              <w:spacing w:line="240" w:lineRule="auto"/>
              <w:rPr>
                <w:rFonts w:ascii="Times New Roman" w:hAnsi="Times New Roman" w:cs="Times New Roman"/>
                <w:b/>
              </w:rPr>
            </w:pPr>
            <w:r w:rsidRPr="00B0521D">
              <w:rPr>
                <w:rFonts w:ascii="Times New Roman" w:hAnsi="Times New Roman" w:cs="Times New Roman"/>
                <w:b/>
              </w:rPr>
              <w:t>Bảng của thông tin gốc</w:t>
            </w:r>
          </w:p>
        </w:tc>
        <w:tc>
          <w:tcPr>
            <w:tcW w:w="87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hideMark/>
          </w:tcPr>
          <w:p w14:paraId="51F336F1" w14:textId="77777777" w:rsidR="00447D4C" w:rsidRPr="00B0521D" w:rsidRDefault="00447D4C" w:rsidP="00447D4C">
            <w:pPr>
              <w:spacing w:line="240" w:lineRule="auto"/>
              <w:rPr>
                <w:rFonts w:ascii="Times New Roman" w:hAnsi="Times New Roman" w:cs="Times New Roman"/>
                <w:b/>
              </w:rPr>
            </w:pPr>
            <w:r w:rsidRPr="00B0521D">
              <w:rPr>
                <w:rFonts w:ascii="Times New Roman" w:hAnsi="Times New Roman" w:cs="Times New Roman"/>
                <w:b/>
              </w:rPr>
              <w:t>Xử lý tự động cập nhật</w:t>
            </w:r>
          </w:p>
        </w:tc>
      </w:tr>
      <w:tr w:rsidR="009C27BB" w:rsidRPr="00B0521D" w14:paraId="449E5ACD" w14:textId="77777777" w:rsidTr="007564EB">
        <w:trPr>
          <w:trHeight w:val="142"/>
        </w:trPr>
        <w:tc>
          <w:tcPr>
            <w:tcW w:w="3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593740F5" w14:textId="4571F8D6" w:rsidR="00966B02" w:rsidRPr="007933C3" w:rsidRDefault="006A18A5" w:rsidP="00447D4C">
            <w:pPr>
              <w:spacing w:line="240" w:lineRule="auto"/>
              <w:rPr>
                <w:rFonts w:asciiTheme="majorBidi" w:hAnsiTheme="majorBidi" w:cstheme="majorBidi"/>
                <w:b/>
              </w:rPr>
            </w:pPr>
            <w:r w:rsidRPr="007933C3">
              <w:rPr>
                <w:rFonts w:asciiTheme="majorBidi" w:hAnsiTheme="majorBidi" w:cstheme="majorBidi"/>
                <w:b/>
              </w:rPr>
              <w:t>1</w:t>
            </w:r>
          </w:p>
        </w:tc>
        <w:tc>
          <w:tcPr>
            <w:tcW w:w="56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37C3E825" w14:textId="29DB9062" w:rsidR="00966B02" w:rsidRPr="007933C3" w:rsidRDefault="00B12638" w:rsidP="00447D4C">
            <w:pPr>
              <w:spacing w:line="240" w:lineRule="auto"/>
              <w:rPr>
                <w:rFonts w:asciiTheme="majorBidi" w:hAnsiTheme="majorBidi" w:cstheme="majorBidi"/>
                <w:b/>
              </w:rPr>
            </w:pPr>
            <w:r w:rsidRPr="007933C3">
              <w:rPr>
                <w:rFonts w:asciiTheme="majorBidi" w:hAnsiTheme="majorBidi" w:cstheme="majorBidi"/>
                <w:b/>
              </w:rPr>
              <w:t>Tổng tiền</w:t>
            </w:r>
          </w:p>
        </w:tc>
        <w:tc>
          <w:tcPr>
            <w:tcW w:w="2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71ADB7EB" w14:textId="67501882" w:rsidR="00891167" w:rsidRPr="007933C3" w:rsidRDefault="009C27BB" w:rsidP="009C27BB">
            <w:pPr>
              <w:spacing w:line="240" w:lineRule="auto"/>
              <w:rPr>
                <w:rFonts w:asciiTheme="majorBidi" w:hAnsiTheme="majorBidi" w:cstheme="majorBidi"/>
                <w:b/>
              </w:rPr>
            </w:pPr>
            <w:r w:rsidRPr="007933C3">
              <w:rPr>
                <w:rFonts w:asciiTheme="majorBidi" w:hAnsiTheme="majorBidi" w:cstheme="majorBidi"/>
                <w:b/>
              </w:rPr>
              <w:t>TongTien= SoTien(Phong)+SoTien*(8/100)</w:t>
            </w:r>
          </w:p>
        </w:tc>
        <w:tc>
          <w:tcPr>
            <w:tcW w:w="110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3075A277" w14:textId="60976254" w:rsidR="00966B02" w:rsidRPr="007933C3" w:rsidRDefault="006064F5" w:rsidP="00447D4C">
            <w:pPr>
              <w:spacing w:line="240" w:lineRule="auto"/>
              <w:rPr>
                <w:rFonts w:asciiTheme="majorBidi" w:hAnsiTheme="majorBidi" w:cstheme="majorBidi"/>
                <w:b/>
              </w:rPr>
            </w:pPr>
            <w:r w:rsidRPr="007933C3">
              <w:rPr>
                <w:rFonts w:asciiTheme="majorBidi" w:hAnsiTheme="majorBidi" w:cstheme="majorBidi"/>
                <w:b/>
              </w:rPr>
              <w:t>BienLai</w:t>
            </w:r>
          </w:p>
        </w:tc>
        <w:tc>
          <w:tcPr>
            <w:tcW w:w="87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2BE67EE1" w14:textId="194CA4E6" w:rsidR="00966B02" w:rsidRPr="007933C3" w:rsidRDefault="00EC781D" w:rsidP="00447D4C">
            <w:pPr>
              <w:spacing w:line="240" w:lineRule="auto"/>
              <w:rPr>
                <w:rFonts w:asciiTheme="majorBidi" w:hAnsiTheme="majorBidi" w:cstheme="majorBidi"/>
                <w:b/>
              </w:rPr>
            </w:pPr>
            <w:r>
              <w:rPr>
                <w:rFonts w:asciiTheme="majorBidi" w:hAnsiTheme="majorBidi" w:cstheme="majorBidi"/>
                <w:b/>
              </w:rPr>
              <w:t>Đặt phòng khách sạn</w:t>
            </w:r>
          </w:p>
        </w:tc>
      </w:tr>
      <w:tr w:rsidR="009C27BB" w:rsidRPr="007933C3" w14:paraId="1815F86A" w14:textId="77777777" w:rsidTr="007564EB">
        <w:trPr>
          <w:trHeight w:val="142"/>
        </w:trPr>
        <w:tc>
          <w:tcPr>
            <w:tcW w:w="3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41E44560" w14:textId="1DE7AE5C" w:rsidR="00B85C7A" w:rsidRPr="007933C3" w:rsidRDefault="00B85C7A" w:rsidP="00447D4C">
            <w:pPr>
              <w:spacing w:line="240" w:lineRule="auto"/>
              <w:rPr>
                <w:rFonts w:asciiTheme="majorBidi" w:hAnsiTheme="majorBidi" w:cstheme="majorBidi"/>
                <w:b/>
              </w:rPr>
            </w:pPr>
            <w:r w:rsidRPr="007933C3">
              <w:rPr>
                <w:rFonts w:asciiTheme="majorBidi" w:hAnsiTheme="majorBidi" w:cstheme="majorBidi"/>
                <w:b/>
              </w:rPr>
              <w:t>2</w:t>
            </w:r>
          </w:p>
        </w:tc>
        <w:tc>
          <w:tcPr>
            <w:tcW w:w="56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6D464CF6" w14:textId="55DEF20E" w:rsidR="00B85C7A" w:rsidRPr="007933C3" w:rsidRDefault="00F151FD" w:rsidP="00447D4C">
            <w:pPr>
              <w:spacing w:line="240" w:lineRule="auto"/>
              <w:rPr>
                <w:rFonts w:asciiTheme="majorBidi" w:hAnsiTheme="majorBidi" w:cstheme="majorBidi"/>
                <w:b/>
              </w:rPr>
            </w:pPr>
            <w:r w:rsidRPr="007933C3">
              <w:rPr>
                <w:rFonts w:asciiTheme="majorBidi" w:hAnsiTheme="majorBidi" w:cstheme="majorBidi"/>
                <w:b/>
              </w:rPr>
              <w:t>Doanh thu theo tháng</w:t>
            </w:r>
          </w:p>
        </w:tc>
        <w:tc>
          <w:tcPr>
            <w:tcW w:w="2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3D037872" w14:textId="4E8106F8" w:rsidR="00B85C7A" w:rsidRPr="007933C3" w:rsidRDefault="009C27BB" w:rsidP="00447D4C">
            <w:pPr>
              <w:spacing w:line="240" w:lineRule="auto"/>
              <w:rPr>
                <w:rFonts w:asciiTheme="majorBidi" w:hAnsiTheme="majorBidi" w:cstheme="majorBidi"/>
                <w:b/>
              </w:rPr>
            </w:pPr>
            <w:r w:rsidRPr="007933C3">
              <w:rPr>
                <w:rFonts w:asciiTheme="majorBidi" w:hAnsiTheme="majorBidi" w:cstheme="majorBidi"/>
                <w:b/>
              </w:rPr>
              <w:t xml:space="preserve">DoanhThu </w:t>
            </w:r>
            <w:r w:rsidR="005D45FC" w:rsidRPr="007933C3">
              <w:rPr>
                <w:rFonts w:asciiTheme="majorBidi" w:hAnsiTheme="majorBidi" w:cstheme="majorBidi"/>
                <w:b/>
              </w:rPr>
              <w:t>=</w:t>
            </w:r>
            <w:r w:rsidR="00F24D24">
              <w:rPr>
                <w:rFonts w:asciiTheme="majorBidi" w:hAnsiTheme="majorBidi" w:cstheme="majorBidi"/>
                <w:b/>
              </w:rPr>
              <w:t>sum(</w:t>
            </w:r>
            <w:r w:rsidR="005D45FC" w:rsidRPr="007933C3">
              <w:rPr>
                <w:rFonts w:asciiTheme="majorBidi" w:hAnsiTheme="majorBidi" w:cstheme="majorBidi"/>
                <w:b/>
              </w:rPr>
              <w:t xml:space="preserve">TongTien </w:t>
            </w:r>
            <w:r w:rsidR="00DE5D37" w:rsidRPr="007933C3">
              <w:rPr>
                <w:rFonts w:ascii="Cambria Math" w:hAnsi="Cambria Math" w:cs="Cambria Math"/>
                <w:b/>
              </w:rPr>
              <w:t>∈</w:t>
            </w:r>
            <w:r w:rsidR="00DE5D37" w:rsidRPr="007933C3">
              <w:rPr>
                <w:rFonts w:asciiTheme="majorBidi" w:hAnsiTheme="majorBidi" w:cstheme="majorBidi"/>
                <w:b/>
              </w:rPr>
              <w:t xml:space="preserve"> BienLai</w:t>
            </w:r>
            <w:r w:rsidR="00F24D24">
              <w:rPr>
                <w:rFonts w:asciiTheme="majorBidi" w:hAnsiTheme="majorBidi" w:cstheme="majorBidi"/>
                <w:b/>
              </w:rPr>
              <w:t>)</w:t>
            </w:r>
            <w:r w:rsidR="00D35B94" w:rsidRPr="007933C3">
              <w:rPr>
                <w:rFonts w:asciiTheme="majorBidi" w:hAnsiTheme="majorBidi" w:cstheme="majorBidi"/>
                <w:b/>
              </w:rPr>
              <w:t xml:space="preserve"> where TrangThaiBienLai = </w:t>
            </w:r>
            <w:r w:rsidR="00A013A4" w:rsidRPr="007933C3">
              <w:rPr>
                <w:rFonts w:asciiTheme="majorBidi" w:hAnsiTheme="majorBidi" w:cstheme="majorBidi"/>
                <w:b/>
              </w:rPr>
              <w:t>‘</w:t>
            </w:r>
            <w:r w:rsidR="00D35B94" w:rsidRPr="007933C3">
              <w:rPr>
                <w:rFonts w:asciiTheme="majorBidi" w:hAnsiTheme="majorBidi" w:cstheme="majorBidi"/>
                <w:b/>
              </w:rPr>
              <w:t>đã thanh toán</w:t>
            </w:r>
            <w:r w:rsidR="00A013A4" w:rsidRPr="007933C3">
              <w:rPr>
                <w:rFonts w:asciiTheme="majorBidi" w:hAnsiTheme="majorBidi" w:cstheme="majorBidi"/>
                <w:b/>
              </w:rPr>
              <w:t>’</w:t>
            </w:r>
            <w:r w:rsidR="00315665" w:rsidRPr="007933C3">
              <w:rPr>
                <w:rFonts w:asciiTheme="majorBidi" w:hAnsiTheme="majorBidi" w:cstheme="majorBidi"/>
                <w:b/>
              </w:rPr>
              <w:t xml:space="preserve"> </w:t>
            </w:r>
            <w:r w:rsidR="00835E3C" w:rsidRPr="007933C3">
              <w:rPr>
                <w:rFonts w:asciiTheme="majorBidi" w:hAnsiTheme="majorBidi" w:cstheme="majorBidi"/>
                <w:b/>
              </w:rPr>
              <w:t xml:space="preserve">and </w:t>
            </w:r>
            <w:r w:rsidR="001525F9" w:rsidRPr="001525F9">
              <w:rPr>
                <w:rFonts w:ascii="Cambria Math" w:hAnsi="Cambria Math" w:cs="Cambria Math"/>
                <w:b/>
              </w:rPr>
              <w:t>∃</w:t>
            </w:r>
            <w:r w:rsidR="00835E3C" w:rsidRPr="007933C3">
              <w:rPr>
                <w:rFonts w:asciiTheme="majorBidi" w:hAnsiTheme="majorBidi" w:cstheme="majorBidi"/>
                <w:b/>
              </w:rPr>
              <w:t xml:space="preserve"> Ma</w:t>
            </w:r>
            <w:r w:rsidR="00C014BA" w:rsidRPr="007933C3">
              <w:rPr>
                <w:rFonts w:asciiTheme="majorBidi" w:hAnsiTheme="majorBidi" w:cstheme="majorBidi"/>
                <w:b/>
              </w:rPr>
              <w:t xml:space="preserve">HoaDon </w:t>
            </w:r>
            <w:r w:rsidR="00BD3577" w:rsidRPr="007933C3">
              <w:rPr>
                <w:rFonts w:ascii="Cambria Math" w:hAnsi="Cambria Math" w:cs="Cambria Math"/>
                <w:b/>
              </w:rPr>
              <w:t>⊂</w:t>
            </w:r>
            <w:r w:rsidR="00BD3577" w:rsidRPr="007933C3">
              <w:rPr>
                <w:rFonts w:asciiTheme="majorBidi" w:hAnsiTheme="majorBidi" w:cstheme="majorBidi"/>
                <w:b/>
              </w:rPr>
              <w:t xml:space="preserve"> </w:t>
            </w:r>
            <w:r w:rsidR="00FC0471">
              <w:rPr>
                <w:rFonts w:asciiTheme="majorBidi" w:hAnsiTheme="majorBidi" w:cstheme="majorBidi"/>
                <w:b/>
              </w:rPr>
              <w:t>(</w:t>
            </w:r>
            <w:r w:rsidR="00BD3577" w:rsidRPr="007933C3">
              <w:rPr>
                <w:rFonts w:asciiTheme="majorBidi" w:hAnsiTheme="majorBidi" w:cstheme="majorBidi"/>
                <w:b/>
              </w:rPr>
              <w:t xml:space="preserve">Ngày hiện tại </w:t>
            </w:r>
            <w:r w:rsidR="00FC0471">
              <w:rPr>
                <w:rFonts w:asciiTheme="majorBidi" w:hAnsiTheme="majorBidi" w:cstheme="majorBidi"/>
                <w:b/>
              </w:rPr>
              <w:t>–</w:t>
            </w:r>
            <w:r w:rsidR="00BD3577" w:rsidRPr="007933C3">
              <w:rPr>
                <w:rFonts w:asciiTheme="majorBidi" w:hAnsiTheme="majorBidi" w:cstheme="majorBidi"/>
                <w:b/>
              </w:rPr>
              <w:t xml:space="preserve"> </w:t>
            </w:r>
            <w:r w:rsidR="00BB0A8F" w:rsidRPr="007933C3">
              <w:rPr>
                <w:rFonts w:asciiTheme="majorBidi" w:hAnsiTheme="majorBidi" w:cstheme="majorBidi"/>
                <w:b/>
              </w:rPr>
              <w:t>31</w:t>
            </w:r>
            <w:r w:rsidR="00FC0471">
              <w:rPr>
                <w:rFonts w:asciiTheme="majorBidi" w:hAnsiTheme="majorBidi" w:cstheme="majorBidi"/>
                <w:b/>
              </w:rPr>
              <w:t>)</w:t>
            </w:r>
          </w:p>
        </w:tc>
        <w:tc>
          <w:tcPr>
            <w:tcW w:w="110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493089A7" w14:textId="7021E718" w:rsidR="00B85C7A" w:rsidRPr="007933C3" w:rsidRDefault="008626C8" w:rsidP="00447D4C">
            <w:pPr>
              <w:spacing w:line="240" w:lineRule="auto"/>
              <w:rPr>
                <w:rFonts w:asciiTheme="majorBidi" w:hAnsiTheme="majorBidi" w:cstheme="majorBidi"/>
                <w:b/>
              </w:rPr>
            </w:pPr>
            <w:r>
              <w:rPr>
                <w:rFonts w:asciiTheme="majorBidi" w:hAnsiTheme="majorBidi" w:cstheme="majorBidi"/>
                <w:b/>
              </w:rPr>
              <w:t>Phong</w:t>
            </w:r>
          </w:p>
        </w:tc>
        <w:tc>
          <w:tcPr>
            <w:tcW w:w="87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5C18CD92" w14:textId="77777777" w:rsidR="00B85C7A" w:rsidRPr="007933C3" w:rsidRDefault="00B85C7A" w:rsidP="00B85C7A">
            <w:pPr>
              <w:spacing w:line="240" w:lineRule="auto"/>
              <w:rPr>
                <w:rFonts w:asciiTheme="majorBidi" w:hAnsiTheme="majorBidi" w:cstheme="majorBidi"/>
                <w:b/>
              </w:rPr>
            </w:pPr>
            <w:r w:rsidRPr="007933C3">
              <w:rPr>
                <w:rFonts w:asciiTheme="majorBidi" w:hAnsiTheme="majorBidi" w:cstheme="majorBidi"/>
                <w:b/>
              </w:rPr>
              <w:t>Thống kê doanh thu</w:t>
            </w:r>
          </w:p>
          <w:p w14:paraId="661D9625" w14:textId="3E934530" w:rsidR="00B85C7A" w:rsidRPr="007933C3" w:rsidRDefault="00B85C7A" w:rsidP="00B85C7A">
            <w:pPr>
              <w:spacing w:line="240" w:lineRule="auto"/>
              <w:rPr>
                <w:rFonts w:asciiTheme="majorBidi" w:hAnsiTheme="majorBidi" w:cstheme="majorBidi"/>
                <w:b/>
              </w:rPr>
            </w:pPr>
            <w:r w:rsidRPr="007933C3">
              <w:rPr>
                <w:rFonts w:asciiTheme="majorBidi" w:hAnsiTheme="majorBidi" w:cstheme="majorBidi"/>
                <w:b/>
              </w:rPr>
              <w:t>Xem thống kê doanh thu các phòng</w:t>
            </w:r>
          </w:p>
        </w:tc>
      </w:tr>
      <w:tr w:rsidR="009C27BB" w:rsidRPr="00B0521D" w14:paraId="08D4A1B9" w14:textId="77777777" w:rsidTr="007564EB">
        <w:trPr>
          <w:trHeight w:val="142"/>
        </w:trPr>
        <w:tc>
          <w:tcPr>
            <w:tcW w:w="3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0523EF60" w14:textId="39D3E695" w:rsidR="00966B02" w:rsidRPr="007933C3" w:rsidRDefault="00DA31F1" w:rsidP="00447D4C">
            <w:pPr>
              <w:spacing w:line="240" w:lineRule="auto"/>
              <w:rPr>
                <w:rFonts w:asciiTheme="majorBidi" w:hAnsiTheme="majorBidi" w:cstheme="majorBidi"/>
                <w:b/>
              </w:rPr>
            </w:pPr>
            <w:r w:rsidRPr="007933C3">
              <w:rPr>
                <w:rFonts w:asciiTheme="majorBidi" w:hAnsiTheme="majorBidi" w:cstheme="majorBidi"/>
                <w:b/>
              </w:rPr>
              <w:t>3</w:t>
            </w:r>
          </w:p>
        </w:tc>
        <w:tc>
          <w:tcPr>
            <w:tcW w:w="56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4EA2EBE6" w14:textId="3083463A" w:rsidR="00966B02" w:rsidRPr="007933C3" w:rsidRDefault="00B12638" w:rsidP="00447D4C">
            <w:pPr>
              <w:spacing w:line="240" w:lineRule="auto"/>
              <w:rPr>
                <w:rFonts w:asciiTheme="majorBidi" w:hAnsiTheme="majorBidi" w:cstheme="majorBidi"/>
                <w:b/>
              </w:rPr>
            </w:pPr>
            <w:r w:rsidRPr="007933C3">
              <w:rPr>
                <w:rFonts w:asciiTheme="majorBidi" w:hAnsiTheme="majorBidi" w:cstheme="majorBidi"/>
                <w:b/>
              </w:rPr>
              <w:t>Mức độ hài lòng của khách hàng</w:t>
            </w:r>
          </w:p>
        </w:tc>
        <w:tc>
          <w:tcPr>
            <w:tcW w:w="2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4B93A88F" w14:textId="77777777" w:rsidR="00966B02" w:rsidRDefault="009C27BB" w:rsidP="00447D4C">
            <w:pPr>
              <w:spacing w:line="240" w:lineRule="auto"/>
              <w:rPr>
                <w:rFonts w:asciiTheme="majorBidi" w:hAnsiTheme="majorBidi" w:cstheme="majorBidi"/>
                <w:b/>
              </w:rPr>
            </w:pPr>
            <w:r w:rsidRPr="007933C3">
              <w:rPr>
                <w:rFonts w:asciiTheme="majorBidi" w:hAnsiTheme="majorBidi" w:cstheme="majorBidi"/>
                <w:b/>
              </w:rPr>
              <w:t>MucDoHaiLong</w:t>
            </w:r>
            <w:r w:rsidR="00B12638" w:rsidRPr="007933C3">
              <w:rPr>
                <w:rFonts w:asciiTheme="majorBidi" w:hAnsiTheme="majorBidi" w:cstheme="majorBidi"/>
                <w:b/>
              </w:rPr>
              <w:t>=</w:t>
            </w:r>
            <w:r w:rsidR="00EF658B" w:rsidRPr="007933C3">
              <w:rPr>
                <w:rFonts w:asciiTheme="majorBidi" w:hAnsiTheme="majorBidi" w:cstheme="majorBidi"/>
                <w:b/>
              </w:rPr>
              <w:t>(</w:t>
            </w:r>
            <w:r w:rsidR="006B1D78">
              <w:rPr>
                <w:rFonts w:asciiTheme="majorBidi" w:hAnsiTheme="majorBidi" w:cstheme="majorBidi"/>
                <w:b/>
              </w:rPr>
              <w:t>avg(</w:t>
            </w:r>
            <w:r w:rsidR="00F4114D" w:rsidRPr="007933C3">
              <w:rPr>
                <w:rFonts w:asciiTheme="majorBidi" w:hAnsiTheme="majorBidi" w:cstheme="majorBidi"/>
                <w:b/>
              </w:rPr>
              <w:t>Số sao</w:t>
            </w:r>
            <w:r w:rsidR="006B1D78">
              <w:rPr>
                <w:rFonts w:asciiTheme="majorBidi" w:hAnsiTheme="majorBidi" w:cstheme="majorBidi"/>
                <w:b/>
              </w:rPr>
              <w:t>)</w:t>
            </w:r>
            <w:r w:rsidR="00F4114D" w:rsidRPr="007933C3">
              <w:rPr>
                <w:rFonts w:asciiTheme="majorBidi" w:hAnsiTheme="majorBidi" w:cstheme="majorBidi"/>
                <w:b/>
              </w:rPr>
              <w:t xml:space="preserve"> + count(*) Cảm nghĩ </w:t>
            </w:r>
            <w:r w:rsidR="00EF658B" w:rsidRPr="007933C3">
              <w:rPr>
                <w:rFonts w:asciiTheme="majorBidi" w:hAnsiTheme="majorBidi" w:cstheme="majorBidi"/>
                <w:b/>
              </w:rPr>
              <w:t>)</w:t>
            </w:r>
            <w:r w:rsidR="00736989" w:rsidRPr="007933C3">
              <w:rPr>
                <w:rFonts w:asciiTheme="majorBidi" w:hAnsiTheme="majorBidi" w:cstheme="majorBidi"/>
                <w:color w:val="111111"/>
                <w:shd w:val="clear" w:color="auto" w:fill="FFFFFF"/>
              </w:rPr>
              <w:t xml:space="preserve"> </w:t>
            </w:r>
            <w:r w:rsidR="00736989" w:rsidRPr="007933C3">
              <w:rPr>
                <w:rFonts w:ascii="Cambria Math" w:hAnsi="Cambria Math" w:cs="Cambria Math"/>
                <w:b/>
              </w:rPr>
              <w:t>∈</w:t>
            </w:r>
            <w:r w:rsidR="00F4114D" w:rsidRPr="007933C3">
              <w:rPr>
                <w:rFonts w:asciiTheme="majorBidi" w:hAnsiTheme="majorBidi" w:cstheme="majorBidi"/>
                <w:b/>
              </w:rPr>
              <w:t xml:space="preserve"> </w:t>
            </w:r>
            <w:r w:rsidR="00EF658B" w:rsidRPr="007933C3">
              <w:rPr>
                <w:rFonts w:asciiTheme="majorBidi" w:hAnsiTheme="majorBidi" w:cstheme="majorBidi"/>
                <w:b/>
              </w:rPr>
              <w:t>MãKS</w:t>
            </w:r>
          </w:p>
          <w:p w14:paraId="162DBAFC" w14:textId="1068C972" w:rsidR="00184E17" w:rsidRDefault="00B83D0F" w:rsidP="00447D4C">
            <w:pPr>
              <w:spacing w:line="240" w:lineRule="auto"/>
              <w:rPr>
                <w:rFonts w:asciiTheme="majorBidi" w:hAnsiTheme="majorBidi" w:cstheme="majorBidi"/>
                <w:b/>
              </w:rPr>
            </w:pPr>
            <w:r>
              <w:rPr>
                <w:rFonts w:asciiTheme="majorBidi" w:hAnsiTheme="majorBidi" w:cstheme="majorBidi"/>
                <w:b/>
              </w:rPr>
              <w:t>If: avg(SoSao)&gt;=</w:t>
            </w:r>
            <w:r w:rsidR="00B64058">
              <w:rPr>
                <w:rFonts w:asciiTheme="majorBidi" w:hAnsiTheme="majorBidi" w:cstheme="majorBidi"/>
                <w:b/>
              </w:rPr>
              <w:t>4.5</w:t>
            </w:r>
            <w:r w:rsidR="00A72AE9">
              <w:rPr>
                <w:rFonts w:asciiTheme="majorBidi" w:hAnsiTheme="majorBidi" w:cstheme="majorBidi"/>
                <w:b/>
              </w:rPr>
              <w:t xml:space="preserve"> and </w:t>
            </w:r>
            <w:r w:rsidR="00C35C76">
              <w:rPr>
                <w:rFonts w:asciiTheme="majorBidi" w:hAnsiTheme="majorBidi" w:cstheme="majorBidi"/>
                <w:b/>
              </w:rPr>
              <w:t>avg(SoSao)</w:t>
            </w:r>
            <w:r w:rsidR="00A72AE9">
              <w:rPr>
                <w:rFonts w:asciiTheme="majorBidi" w:hAnsiTheme="majorBidi" w:cstheme="majorBidi"/>
                <w:b/>
              </w:rPr>
              <w:t xml:space="preserve"> &lt;</w:t>
            </w:r>
            <w:r w:rsidR="00C35C76">
              <w:rPr>
                <w:rFonts w:asciiTheme="majorBidi" w:hAnsiTheme="majorBidi" w:cstheme="majorBidi"/>
                <w:b/>
              </w:rPr>
              <w:t>=</w:t>
            </w:r>
            <w:r w:rsidR="00A72AE9">
              <w:rPr>
                <w:rFonts w:asciiTheme="majorBidi" w:hAnsiTheme="majorBidi" w:cstheme="majorBidi"/>
                <w:b/>
              </w:rPr>
              <w:t>5</w:t>
            </w:r>
            <w:r w:rsidR="008E25E8">
              <w:rPr>
                <w:rFonts w:asciiTheme="majorBidi" w:hAnsiTheme="majorBidi" w:cstheme="majorBidi"/>
                <w:b/>
              </w:rPr>
              <w:t xml:space="preserve"> then</w:t>
            </w:r>
            <w:r w:rsidR="00A12B9E">
              <w:rPr>
                <w:rFonts w:asciiTheme="majorBidi" w:hAnsiTheme="majorBidi" w:cstheme="majorBidi"/>
                <w:b/>
              </w:rPr>
              <w:t xml:space="preserve"> MucDoHaiLong</w:t>
            </w:r>
            <w:r w:rsidR="005324B0">
              <w:rPr>
                <w:rFonts w:asciiTheme="majorBidi" w:hAnsiTheme="majorBidi" w:cstheme="majorBidi"/>
                <w:b/>
              </w:rPr>
              <w:t>=</w:t>
            </w:r>
            <w:r w:rsidR="00184E17">
              <w:rPr>
                <w:rFonts w:asciiTheme="majorBidi" w:hAnsiTheme="majorBidi" w:cstheme="majorBidi"/>
                <w:b/>
              </w:rPr>
              <w:t>’Excited’</w:t>
            </w:r>
          </w:p>
          <w:p w14:paraId="7E6FF76C" w14:textId="77777777" w:rsidR="00B83D0F" w:rsidRDefault="00184E17" w:rsidP="00447D4C">
            <w:pPr>
              <w:spacing w:line="240" w:lineRule="auto"/>
              <w:rPr>
                <w:rFonts w:asciiTheme="majorBidi" w:hAnsiTheme="majorBidi" w:cstheme="majorBidi"/>
                <w:b/>
              </w:rPr>
            </w:pPr>
            <w:r>
              <w:rPr>
                <w:rFonts w:asciiTheme="majorBidi" w:hAnsiTheme="majorBidi" w:cstheme="majorBidi"/>
                <w:b/>
              </w:rPr>
              <w:t>Elif avg(SoSao)&gt;=</w:t>
            </w:r>
            <w:r w:rsidR="008E25E8">
              <w:rPr>
                <w:rFonts w:asciiTheme="majorBidi" w:hAnsiTheme="majorBidi" w:cstheme="majorBidi"/>
                <w:b/>
              </w:rPr>
              <w:t xml:space="preserve"> </w:t>
            </w:r>
            <w:r w:rsidR="00C35C76">
              <w:rPr>
                <w:rFonts w:asciiTheme="majorBidi" w:hAnsiTheme="majorBidi" w:cstheme="majorBidi"/>
                <w:b/>
              </w:rPr>
              <w:t>4 then MucDoHaiLong=’Happy’</w:t>
            </w:r>
          </w:p>
          <w:p w14:paraId="445A1068" w14:textId="7C75C4FD" w:rsidR="00C35C76" w:rsidRDefault="00C35C76" w:rsidP="00C35C76">
            <w:pPr>
              <w:spacing w:line="240" w:lineRule="auto"/>
              <w:rPr>
                <w:rFonts w:asciiTheme="majorBidi" w:hAnsiTheme="majorBidi" w:cstheme="majorBidi"/>
                <w:b/>
              </w:rPr>
            </w:pPr>
            <w:r>
              <w:rPr>
                <w:rFonts w:asciiTheme="majorBidi" w:hAnsiTheme="majorBidi" w:cstheme="majorBidi"/>
                <w:b/>
              </w:rPr>
              <w:t>Elif avg(SoSao)&gt;= 3 then MucDoHaiLong=’</w:t>
            </w:r>
            <w:r w:rsidR="00E16835">
              <w:rPr>
                <w:rFonts w:asciiTheme="majorBidi" w:hAnsiTheme="majorBidi" w:cstheme="majorBidi"/>
                <w:b/>
              </w:rPr>
              <w:t>Neutral</w:t>
            </w:r>
            <w:r>
              <w:rPr>
                <w:rFonts w:asciiTheme="majorBidi" w:hAnsiTheme="majorBidi" w:cstheme="majorBidi"/>
                <w:b/>
              </w:rPr>
              <w:t>’</w:t>
            </w:r>
          </w:p>
          <w:p w14:paraId="4D131220" w14:textId="503700C2" w:rsidR="00E16835" w:rsidRDefault="00E16835" w:rsidP="00E16835">
            <w:pPr>
              <w:spacing w:line="240" w:lineRule="auto"/>
              <w:rPr>
                <w:rFonts w:asciiTheme="majorBidi" w:hAnsiTheme="majorBidi" w:cstheme="majorBidi"/>
                <w:b/>
              </w:rPr>
            </w:pPr>
            <w:r>
              <w:rPr>
                <w:rFonts w:asciiTheme="majorBidi" w:hAnsiTheme="majorBidi" w:cstheme="majorBidi"/>
                <w:b/>
              </w:rPr>
              <w:t>Elif avg(SoSao)&gt;= 2 then MucDoHaiLong=’Unhappy’</w:t>
            </w:r>
          </w:p>
          <w:p w14:paraId="69250258" w14:textId="4D063C64" w:rsidR="00E16835" w:rsidRDefault="00E16835" w:rsidP="00E16835">
            <w:pPr>
              <w:spacing w:line="240" w:lineRule="auto"/>
              <w:rPr>
                <w:rFonts w:asciiTheme="majorBidi" w:hAnsiTheme="majorBidi" w:cstheme="majorBidi"/>
                <w:b/>
              </w:rPr>
            </w:pPr>
            <w:r>
              <w:rPr>
                <w:rFonts w:asciiTheme="majorBidi" w:hAnsiTheme="majorBidi" w:cstheme="majorBidi"/>
                <w:b/>
              </w:rPr>
              <w:t>Elif avg(SoSao)&gt;= 1 then MucDoHaiLong=’Angry’</w:t>
            </w:r>
          </w:p>
          <w:p w14:paraId="5B40AEF8" w14:textId="0352A1BE" w:rsidR="00966B02" w:rsidRPr="007933C3" w:rsidRDefault="00BD7B1F" w:rsidP="00447D4C">
            <w:pPr>
              <w:spacing w:line="240" w:lineRule="auto"/>
              <w:rPr>
                <w:rFonts w:asciiTheme="majorBidi" w:hAnsiTheme="majorBidi" w:cstheme="majorBidi"/>
                <w:b/>
              </w:rPr>
            </w:pPr>
            <w:r>
              <w:rPr>
                <w:rFonts w:asciiTheme="majorBidi" w:hAnsiTheme="majorBidi" w:cstheme="majorBidi"/>
                <w:b/>
              </w:rPr>
              <w:t>Else MucDoHaiLong=null</w:t>
            </w:r>
          </w:p>
        </w:tc>
        <w:tc>
          <w:tcPr>
            <w:tcW w:w="110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5B8546D2" w14:textId="786C3374" w:rsidR="00966B02" w:rsidRPr="007933C3" w:rsidRDefault="00EF658B" w:rsidP="00447D4C">
            <w:pPr>
              <w:spacing w:line="240" w:lineRule="auto"/>
              <w:rPr>
                <w:rFonts w:asciiTheme="majorBidi" w:hAnsiTheme="majorBidi" w:cstheme="majorBidi"/>
                <w:b/>
                <w:bCs/>
              </w:rPr>
            </w:pPr>
            <w:r w:rsidRPr="2232425E">
              <w:rPr>
                <w:rFonts w:asciiTheme="majorBidi" w:hAnsiTheme="majorBidi" w:cstheme="majorBidi"/>
                <w:b/>
                <w:bCs/>
              </w:rPr>
              <w:t>DanhGia</w:t>
            </w:r>
          </w:p>
        </w:tc>
        <w:tc>
          <w:tcPr>
            <w:tcW w:w="87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22FAC141" w14:textId="49A79011" w:rsidR="00966B02" w:rsidRPr="007933C3" w:rsidRDefault="008C35FA" w:rsidP="00447D4C">
            <w:pPr>
              <w:spacing w:line="240" w:lineRule="auto"/>
              <w:rPr>
                <w:rFonts w:asciiTheme="majorBidi" w:hAnsiTheme="majorBidi" w:cstheme="majorBidi"/>
                <w:b/>
              </w:rPr>
            </w:pPr>
            <w:r w:rsidRPr="007933C3">
              <w:rPr>
                <w:rFonts w:asciiTheme="majorBidi" w:hAnsiTheme="majorBidi" w:cstheme="majorBidi"/>
                <w:b/>
              </w:rPr>
              <w:t>Thống kê mức độ hài lòng của khách hàng</w:t>
            </w:r>
          </w:p>
        </w:tc>
      </w:tr>
      <w:tr w:rsidR="009A703E" w:rsidRPr="00B0521D" w14:paraId="5E6AF61C" w14:textId="77777777" w:rsidTr="007564EB">
        <w:trPr>
          <w:trHeight w:val="142"/>
        </w:trPr>
        <w:tc>
          <w:tcPr>
            <w:tcW w:w="3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566A62FA" w14:textId="48706990" w:rsidR="009A703E" w:rsidRPr="007933C3" w:rsidRDefault="009A703E" w:rsidP="00447D4C">
            <w:pPr>
              <w:spacing w:line="240" w:lineRule="auto"/>
              <w:rPr>
                <w:rFonts w:asciiTheme="majorBidi" w:hAnsiTheme="majorBidi" w:cstheme="majorBidi"/>
                <w:b/>
              </w:rPr>
            </w:pPr>
            <w:r w:rsidRPr="007933C3">
              <w:rPr>
                <w:rFonts w:asciiTheme="majorBidi" w:hAnsiTheme="majorBidi" w:cstheme="majorBidi"/>
                <w:b/>
              </w:rPr>
              <w:t>4</w:t>
            </w:r>
          </w:p>
        </w:tc>
        <w:tc>
          <w:tcPr>
            <w:tcW w:w="56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4A63ECFB" w14:textId="74EE3619" w:rsidR="009A703E" w:rsidRPr="007933C3" w:rsidRDefault="009A703E" w:rsidP="00447D4C">
            <w:pPr>
              <w:spacing w:line="240" w:lineRule="auto"/>
              <w:rPr>
                <w:rFonts w:asciiTheme="majorBidi" w:hAnsiTheme="majorBidi" w:cstheme="majorBidi"/>
                <w:b/>
              </w:rPr>
            </w:pPr>
            <w:r w:rsidRPr="007933C3">
              <w:rPr>
                <w:rFonts w:asciiTheme="majorBidi" w:hAnsiTheme="majorBidi" w:cstheme="majorBidi"/>
                <w:b/>
              </w:rPr>
              <w:t>Mức độ đạt yêu cầu của ph</w:t>
            </w:r>
            <w:r w:rsidR="009C27BB" w:rsidRPr="007933C3">
              <w:rPr>
                <w:rFonts w:asciiTheme="majorBidi" w:hAnsiTheme="majorBidi" w:cstheme="majorBidi"/>
                <w:b/>
              </w:rPr>
              <w:t xml:space="preserve">òng muốn </w:t>
            </w:r>
            <w:r w:rsidR="009C27BB" w:rsidRPr="007933C3">
              <w:rPr>
                <w:rFonts w:asciiTheme="majorBidi" w:hAnsiTheme="majorBidi" w:cstheme="majorBidi"/>
                <w:b/>
              </w:rPr>
              <w:lastRenderedPageBreak/>
              <w:t>đẩy lên trang nhất</w:t>
            </w:r>
          </w:p>
        </w:tc>
        <w:tc>
          <w:tcPr>
            <w:tcW w:w="2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7B0220E5" w14:textId="70B1C8CB" w:rsidR="009A703E" w:rsidRPr="007933C3" w:rsidRDefault="009A5B43" w:rsidP="009C27BB">
            <w:pPr>
              <w:spacing w:line="240" w:lineRule="auto"/>
              <w:rPr>
                <w:rFonts w:asciiTheme="majorBidi" w:hAnsiTheme="majorBidi" w:cstheme="majorBidi"/>
                <w:b/>
              </w:rPr>
            </w:pPr>
            <w:r w:rsidRPr="007933C3">
              <w:rPr>
                <w:rFonts w:asciiTheme="majorBidi" w:hAnsiTheme="majorBidi" w:cstheme="majorBidi"/>
                <w:b/>
              </w:rPr>
              <w:lastRenderedPageBreak/>
              <w:t>DatDoanhThu</w:t>
            </w:r>
            <w:r w:rsidR="00D04B2F">
              <w:rPr>
                <w:rFonts w:asciiTheme="majorBidi" w:hAnsiTheme="majorBidi" w:cstheme="majorBidi"/>
                <w:b/>
              </w:rPr>
              <w:t xml:space="preserve">: </w:t>
            </w:r>
            <w:r w:rsidRPr="007933C3">
              <w:rPr>
                <w:rFonts w:asciiTheme="majorBidi" w:hAnsiTheme="majorBidi" w:cstheme="majorBidi"/>
                <w:b/>
              </w:rPr>
              <w:t>DoanhThu&gt;=200000000</w:t>
            </w:r>
          </w:p>
          <w:p w14:paraId="51F0F1E2" w14:textId="3D80D243" w:rsidR="009A5B43" w:rsidRPr="007933C3" w:rsidRDefault="00F037DA" w:rsidP="009C27BB">
            <w:pPr>
              <w:spacing w:line="240" w:lineRule="auto"/>
              <w:rPr>
                <w:rFonts w:asciiTheme="majorBidi" w:hAnsiTheme="majorBidi" w:cstheme="majorBidi"/>
                <w:b/>
              </w:rPr>
            </w:pPr>
            <w:r w:rsidRPr="007933C3">
              <w:rPr>
                <w:rFonts w:ascii="Cambria Math" w:hAnsi="Cambria Math" w:cs="Cambria Math"/>
                <w:b/>
              </w:rPr>
              <w:t>⊂</w:t>
            </w:r>
            <w:r w:rsidRPr="007933C3">
              <w:rPr>
                <w:rFonts w:asciiTheme="majorBidi" w:hAnsiTheme="majorBidi" w:cstheme="majorBidi"/>
                <w:b/>
              </w:rPr>
              <w:t xml:space="preserve"> </w:t>
            </w:r>
            <w:r w:rsidR="009C3C5C">
              <w:rPr>
                <w:rFonts w:asciiTheme="majorBidi" w:hAnsiTheme="majorBidi" w:cstheme="majorBidi"/>
                <w:b/>
              </w:rPr>
              <w:t>(</w:t>
            </w:r>
            <w:r w:rsidRPr="007933C3">
              <w:rPr>
                <w:rFonts w:asciiTheme="majorBidi" w:hAnsiTheme="majorBidi" w:cstheme="majorBidi"/>
                <w:b/>
              </w:rPr>
              <w:t>Ngày hiện tại – 31</w:t>
            </w:r>
            <w:r w:rsidR="009C3C5C">
              <w:rPr>
                <w:rFonts w:asciiTheme="majorBidi" w:hAnsiTheme="majorBidi" w:cstheme="majorBidi"/>
                <w:b/>
              </w:rPr>
              <w:t>)</w:t>
            </w:r>
          </w:p>
          <w:p w14:paraId="71168F43" w14:textId="4D676A9D" w:rsidR="00D04B2F" w:rsidRPr="007933C3" w:rsidRDefault="00D04B2F" w:rsidP="009C27BB">
            <w:pPr>
              <w:spacing w:line="240" w:lineRule="auto"/>
              <w:rPr>
                <w:rFonts w:asciiTheme="majorBidi" w:hAnsiTheme="majorBidi" w:cstheme="majorBidi"/>
                <w:b/>
              </w:rPr>
            </w:pPr>
            <w:r>
              <w:rPr>
                <w:rFonts w:asciiTheme="majorBidi" w:hAnsiTheme="majorBidi" w:cstheme="majorBidi"/>
                <w:b/>
              </w:rPr>
              <w:lastRenderedPageBreak/>
              <w:t>DatDanhGia: MucDoHaiLong=</w:t>
            </w:r>
            <w:r w:rsidR="005F078D">
              <w:rPr>
                <w:rFonts w:asciiTheme="majorBidi" w:hAnsiTheme="majorBidi" w:cstheme="majorBidi"/>
                <w:b/>
              </w:rPr>
              <w:t>’</w:t>
            </w:r>
            <w:r>
              <w:rPr>
                <w:rFonts w:asciiTheme="majorBidi" w:hAnsiTheme="majorBidi" w:cstheme="majorBidi"/>
                <w:b/>
              </w:rPr>
              <w:t>Excited’</w:t>
            </w:r>
          </w:p>
          <w:p w14:paraId="7687430E" w14:textId="7549A804" w:rsidR="007933C3" w:rsidRPr="007933C3" w:rsidRDefault="00936C53" w:rsidP="009C27BB">
            <w:pPr>
              <w:spacing w:line="240" w:lineRule="auto"/>
              <w:rPr>
                <w:rFonts w:asciiTheme="majorBidi" w:hAnsiTheme="majorBidi" w:cstheme="majorBidi"/>
                <w:b/>
              </w:rPr>
            </w:pPr>
            <w:r>
              <w:rPr>
                <w:rFonts w:asciiTheme="majorBidi" w:hAnsiTheme="majorBidi" w:cstheme="majorBidi"/>
                <w:b/>
              </w:rPr>
              <w:t>DatYeuCau= DatDoanhThu + DatDanhGia</w:t>
            </w:r>
          </w:p>
        </w:tc>
        <w:tc>
          <w:tcPr>
            <w:tcW w:w="110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3E24632D" w14:textId="5D7A374E" w:rsidR="00936C53" w:rsidRPr="007933C3" w:rsidRDefault="008C3BD6" w:rsidP="00447D4C">
            <w:pPr>
              <w:spacing w:line="240" w:lineRule="auto"/>
              <w:rPr>
                <w:rFonts w:asciiTheme="majorBidi" w:hAnsiTheme="majorBidi" w:cstheme="majorBidi"/>
                <w:b/>
              </w:rPr>
            </w:pPr>
            <w:r>
              <w:rPr>
                <w:rFonts w:asciiTheme="majorBidi" w:hAnsiTheme="majorBidi" w:cstheme="majorBidi"/>
                <w:b/>
              </w:rPr>
              <w:lastRenderedPageBreak/>
              <w:t xml:space="preserve">Phong, </w:t>
            </w:r>
            <w:r w:rsidR="00936C53" w:rsidRPr="007933C3">
              <w:rPr>
                <w:rFonts w:asciiTheme="majorBidi" w:hAnsiTheme="majorBidi" w:cstheme="majorBidi"/>
                <w:b/>
              </w:rPr>
              <w:t>DanhGia</w:t>
            </w:r>
          </w:p>
        </w:tc>
        <w:tc>
          <w:tcPr>
            <w:tcW w:w="87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14FD8F31" w14:textId="3103849F" w:rsidR="009A703E" w:rsidRPr="007933C3" w:rsidRDefault="007530C9" w:rsidP="00447D4C">
            <w:pPr>
              <w:spacing w:line="240" w:lineRule="auto"/>
              <w:rPr>
                <w:rFonts w:asciiTheme="majorBidi" w:hAnsiTheme="majorBidi" w:cstheme="majorBidi"/>
                <w:b/>
              </w:rPr>
            </w:pPr>
            <w:r>
              <w:rPr>
                <w:rFonts w:asciiTheme="majorBidi" w:hAnsiTheme="majorBidi" w:cstheme="majorBidi"/>
                <w:b/>
              </w:rPr>
              <w:t>Đẩy các phòng sở hữu lên trang nhất tìm kiếm</w:t>
            </w:r>
          </w:p>
        </w:tc>
      </w:tr>
      <w:tr w:rsidR="00C27D78" w:rsidRPr="00B0521D" w14:paraId="4756AC08" w14:textId="77777777" w:rsidTr="007564EB">
        <w:trPr>
          <w:trHeight w:val="142"/>
        </w:trPr>
        <w:tc>
          <w:tcPr>
            <w:tcW w:w="31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6D222351" w14:textId="6312934F" w:rsidR="00C27D78" w:rsidRPr="007933C3" w:rsidRDefault="00C27D78" w:rsidP="00447D4C">
            <w:pPr>
              <w:spacing w:line="240" w:lineRule="auto"/>
              <w:rPr>
                <w:rFonts w:asciiTheme="majorBidi" w:hAnsiTheme="majorBidi" w:cstheme="majorBidi"/>
                <w:b/>
              </w:rPr>
            </w:pPr>
            <w:r>
              <w:rPr>
                <w:rFonts w:asciiTheme="majorBidi" w:hAnsiTheme="majorBidi" w:cstheme="majorBidi"/>
                <w:b/>
              </w:rPr>
              <w:t>5</w:t>
            </w:r>
          </w:p>
        </w:tc>
        <w:tc>
          <w:tcPr>
            <w:tcW w:w="56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51B1BE14" w14:textId="5BF5BC2F" w:rsidR="00C27D78" w:rsidRPr="007933C3" w:rsidRDefault="00C27D78" w:rsidP="00447D4C">
            <w:pPr>
              <w:spacing w:line="240" w:lineRule="auto"/>
              <w:rPr>
                <w:rFonts w:asciiTheme="majorBidi" w:hAnsiTheme="majorBidi" w:cstheme="majorBidi"/>
                <w:b/>
              </w:rPr>
            </w:pPr>
            <w:r>
              <w:rPr>
                <w:rFonts w:asciiTheme="majorBidi" w:hAnsiTheme="majorBidi" w:cstheme="majorBidi"/>
                <w:b/>
              </w:rPr>
              <w:t>Hoàn tiền đặt phòng trước 24 giờ</w:t>
            </w:r>
          </w:p>
        </w:tc>
        <w:tc>
          <w:tcPr>
            <w:tcW w:w="215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2AD5F596" w14:textId="322898B0" w:rsidR="00C27D78" w:rsidRPr="007933C3" w:rsidRDefault="00C27D78" w:rsidP="009C27BB">
            <w:pPr>
              <w:spacing w:line="240" w:lineRule="auto"/>
              <w:rPr>
                <w:rFonts w:asciiTheme="majorBidi" w:hAnsiTheme="majorBidi" w:cstheme="majorBidi"/>
                <w:b/>
              </w:rPr>
            </w:pPr>
            <w:r>
              <w:rPr>
                <w:rFonts w:asciiTheme="majorBidi" w:hAnsiTheme="majorBidi" w:cstheme="majorBidi"/>
                <w:b/>
              </w:rPr>
              <w:t>TienHoan= TongTien*(50/100)</w:t>
            </w:r>
            <w:r w:rsidR="009F57D2">
              <w:rPr>
                <w:rFonts w:asciiTheme="majorBidi" w:hAnsiTheme="majorBidi" w:cstheme="majorBidi"/>
                <w:b/>
              </w:rPr>
              <w:t xml:space="preserve"> </w:t>
            </w:r>
            <w:r w:rsidR="00737021" w:rsidRPr="007933C3">
              <w:rPr>
                <w:rFonts w:asciiTheme="majorBidi" w:hAnsiTheme="majorBidi" w:cstheme="majorBidi"/>
                <w:b/>
              </w:rPr>
              <w:t xml:space="preserve">and </w:t>
            </w:r>
            <w:r w:rsidR="00A03A5C" w:rsidRPr="001525F9">
              <w:rPr>
                <w:rFonts w:ascii="Cambria Math" w:hAnsi="Cambria Math" w:cs="Cambria Math"/>
                <w:b/>
              </w:rPr>
              <w:t>∃</w:t>
            </w:r>
            <w:r w:rsidR="00737021">
              <w:rPr>
                <w:rFonts w:ascii="Cambria Math" w:hAnsi="Cambria Math" w:cs="Cambria Math"/>
                <w:b/>
              </w:rPr>
              <w:t xml:space="preserve"> </w:t>
            </w:r>
            <w:r w:rsidR="00737021" w:rsidRPr="007933C3">
              <w:rPr>
                <w:rFonts w:asciiTheme="majorBidi" w:hAnsiTheme="majorBidi" w:cstheme="majorBidi"/>
                <w:b/>
              </w:rPr>
              <w:t>MaHoaDon</w:t>
            </w:r>
          </w:p>
        </w:tc>
        <w:tc>
          <w:tcPr>
            <w:tcW w:w="110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6D3B39AE" w14:textId="7153C01B" w:rsidR="00C27D78" w:rsidRPr="007933C3" w:rsidRDefault="00FD20F4" w:rsidP="00447D4C">
            <w:pPr>
              <w:spacing w:line="240" w:lineRule="auto"/>
              <w:rPr>
                <w:rFonts w:asciiTheme="majorBidi" w:hAnsiTheme="majorBidi" w:cstheme="majorBidi"/>
                <w:b/>
              </w:rPr>
            </w:pPr>
            <w:r>
              <w:rPr>
                <w:rFonts w:asciiTheme="majorBidi" w:hAnsiTheme="majorBidi" w:cstheme="majorBidi"/>
                <w:b/>
              </w:rPr>
              <w:t>KhachThuePhong</w:t>
            </w:r>
          </w:p>
        </w:tc>
        <w:tc>
          <w:tcPr>
            <w:tcW w:w="87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36" w:type="dxa"/>
              <w:bottom w:w="72" w:type="dxa"/>
              <w:right w:w="136" w:type="dxa"/>
            </w:tcMar>
          </w:tcPr>
          <w:p w14:paraId="1420BF46" w14:textId="7961A0CF" w:rsidR="00C27D78" w:rsidRDefault="00737021" w:rsidP="00447D4C">
            <w:pPr>
              <w:spacing w:line="240" w:lineRule="auto"/>
              <w:rPr>
                <w:rFonts w:asciiTheme="majorBidi" w:hAnsiTheme="majorBidi" w:cstheme="majorBidi"/>
                <w:b/>
              </w:rPr>
            </w:pPr>
            <w:r>
              <w:rPr>
                <w:rFonts w:asciiTheme="majorBidi" w:hAnsiTheme="majorBidi" w:cstheme="majorBidi"/>
                <w:b/>
              </w:rPr>
              <w:t>Hoàn tiền đặt phòng</w:t>
            </w:r>
          </w:p>
        </w:tc>
      </w:tr>
    </w:tbl>
    <w:p w14:paraId="73D3BA30" w14:textId="77777777" w:rsidR="00447D4C" w:rsidRPr="00B0521D" w:rsidRDefault="00447D4C" w:rsidP="00447D4C">
      <w:pPr>
        <w:rPr>
          <w:rFonts w:ascii="Times New Roman" w:hAnsi="Times New Roman" w:cs="Times New Roman"/>
        </w:rPr>
      </w:pPr>
    </w:p>
    <w:p w14:paraId="0919FD72" w14:textId="1E2EEBB3" w:rsidR="00841FA7" w:rsidRPr="00E43D22" w:rsidRDefault="00FA5A4C" w:rsidP="00841FA7">
      <w:pPr>
        <w:pStyle w:val="Heading2"/>
      </w:pPr>
      <w:bookmarkStart w:id="142" w:name="_Toc173188540"/>
      <w:r w:rsidRPr="00B0521D">
        <w:t>Các câu SQL theo biểu mẫu</w:t>
      </w:r>
      <w:bookmarkEnd w:id="142"/>
      <w:r w:rsidR="00BA6A51">
        <w:t xml:space="preserve"> </w:t>
      </w:r>
    </w:p>
    <w:p w14:paraId="77B656F2" w14:textId="4223C8CB" w:rsidR="00841FA7" w:rsidRDefault="00F02A5B" w:rsidP="00841FA7">
      <w:pPr>
        <w:rPr>
          <w:rFonts w:asciiTheme="majorBidi" w:hAnsiTheme="majorBidi" w:cstheme="majorBidi"/>
          <w:sz w:val="24"/>
          <w:szCs w:val="24"/>
        </w:rPr>
      </w:pPr>
      <w:r>
        <w:rPr>
          <w:rFonts w:asciiTheme="majorBidi" w:hAnsiTheme="majorBidi" w:cstheme="majorBidi"/>
          <w:sz w:val="24"/>
          <w:szCs w:val="24"/>
        </w:rPr>
        <w:t>Câu lệnh cho các biểu mẫu liên quan đến tra cứu và lưu trữ</w:t>
      </w:r>
    </w:p>
    <w:p w14:paraId="2EFCB4A6" w14:textId="3B5137F9" w:rsidR="00841FA7" w:rsidRDefault="00841FA7" w:rsidP="004F6E79">
      <w:pPr>
        <w:pStyle w:val="ListParagraph"/>
        <w:numPr>
          <w:ilvl w:val="3"/>
          <w:numId w:val="29"/>
        </w:numPr>
        <w:ind w:left="426"/>
        <w:rPr>
          <w:rFonts w:asciiTheme="majorBidi" w:hAnsiTheme="majorBidi" w:cstheme="majorBidi"/>
          <w:sz w:val="24"/>
          <w:szCs w:val="24"/>
        </w:rPr>
      </w:pPr>
      <w:r w:rsidRPr="00B8681A">
        <w:rPr>
          <w:rFonts w:asciiTheme="majorBidi" w:hAnsiTheme="majorBidi" w:cstheme="majorBidi"/>
          <w:sz w:val="24"/>
          <w:szCs w:val="24"/>
        </w:rPr>
        <w:t>Số điện thoại bắt đầu từ 0 và max = 12 cho bảng TaiKhoan và bảng KhachSan_SDT</w:t>
      </w:r>
    </w:p>
    <w:p w14:paraId="2CD09C5D" w14:textId="31C98C33" w:rsidR="005D1856" w:rsidRDefault="0029410C" w:rsidP="005D1856">
      <w:pPr>
        <w:rPr>
          <w:rFonts w:asciiTheme="majorBidi" w:hAnsiTheme="majorBidi" w:cstheme="majorBidi"/>
          <w:sz w:val="24"/>
          <w:szCs w:val="24"/>
        </w:rPr>
      </w:pPr>
      <w:r w:rsidRPr="0029410C">
        <w:rPr>
          <w:rFonts w:asciiTheme="majorBidi" w:hAnsiTheme="majorBidi" w:cstheme="majorBidi"/>
          <w:noProof/>
          <w:sz w:val="24"/>
          <w:szCs w:val="24"/>
        </w:rPr>
        <w:drawing>
          <wp:inline distT="0" distB="0" distL="0" distR="0" wp14:anchorId="1C144D08" wp14:editId="6C3827E8">
            <wp:extent cx="5732145" cy="700405"/>
            <wp:effectExtent l="0" t="0" r="1905" b="4445"/>
            <wp:docPr id="592464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5103" name=""/>
                    <pic:cNvPicPr/>
                  </pic:nvPicPr>
                  <pic:blipFill>
                    <a:blip r:embed="rId55"/>
                    <a:stretch>
                      <a:fillRect/>
                    </a:stretch>
                  </pic:blipFill>
                  <pic:spPr>
                    <a:xfrm>
                      <a:off x="0" y="0"/>
                      <a:ext cx="5732145" cy="700405"/>
                    </a:xfrm>
                    <a:prstGeom prst="rect">
                      <a:avLst/>
                    </a:prstGeom>
                  </pic:spPr>
                </pic:pic>
              </a:graphicData>
            </a:graphic>
          </wp:inline>
        </w:drawing>
      </w:r>
    </w:p>
    <w:p w14:paraId="163173DE" w14:textId="3FF2D37A" w:rsidR="0029410C" w:rsidRPr="005D1856" w:rsidRDefault="00DE42A0" w:rsidP="005D1856">
      <w:pPr>
        <w:rPr>
          <w:rFonts w:asciiTheme="majorBidi" w:hAnsiTheme="majorBidi" w:cstheme="majorBidi"/>
          <w:sz w:val="24"/>
          <w:szCs w:val="24"/>
        </w:rPr>
      </w:pPr>
      <w:r w:rsidRPr="00DE42A0">
        <w:rPr>
          <w:rFonts w:asciiTheme="majorBidi" w:hAnsiTheme="majorBidi" w:cstheme="majorBidi"/>
          <w:noProof/>
          <w:sz w:val="24"/>
          <w:szCs w:val="24"/>
        </w:rPr>
        <w:drawing>
          <wp:inline distT="0" distB="0" distL="0" distR="0" wp14:anchorId="61A7C2B7" wp14:editId="33D98E4F">
            <wp:extent cx="5732145" cy="437515"/>
            <wp:effectExtent l="0" t="0" r="1905" b="635"/>
            <wp:docPr id="605203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5358" name=""/>
                    <pic:cNvPicPr/>
                  </pic:nvPicPr>
                  <pic:blipFill>
                    <a:blip r:embed="rId56"/>
                    <a:stretch>
                      <a:fillRect/>
                    </a:stretch>
                  </pic:blipFill>
                  <pic:spPr>
                    <a:xfrm>
                      <a:off x="0" y="0"/>
                      <a:ext cx="5732145" cy="437515"/>
                    </a:xfrm>
                    <a:prstGeom prst="rect">
                      <a:avLst/>
                    </a:prstGeom>
                  </pic:spPr>
                </pic:pic>
              </a:graphicData>
            </a:graphic>
          </wp:inline>
        </w:drawing>
      </w:r>
    </w:p>
    <w:p w14:paraId="7A1ED363" w14:textId="1C195E78" w:rsidR="00841FA7" w:rsidRPr="00841FA7" w:rsidRDefault="00841FA7" w:rsidP="00841FA7">
      <w:pPr>
        <w:rPr>
          <w:rFonts w:asciiTheme="majorBidi" w:hAnsiTheme="majorBidi" w:cstheme="majorBidi"/>
          <w:sz w:val="24"/>
          <w:szCs w:val="24"/>
        </w:rPr>
      </w:pPr>
      <w:r w:rsidRPr="00B8681A">
        <w:rPr>
          <w:rFonts w:asciiTheme="majorBidi" w:hAnsiTheme="majorBidi" w:cstheme="majorBidi"/>
          <w:noProof/>
          <w:sz w:val="24"/>
          <w:szCs w:val="24"/>
        </w:rPr>
        <w:drawing>
          <wp:inline distT="0" distB="0" distL="0" distR="0" wp14:anchorId="430FC6F3" wp14:editId="3BE7AD81">
            <wp:extent cx="5732145" cy="1986280"/>
            <wp:effectExtent l="0" t="0" r="1905" b="0"/>
            <wp:docPr id="7258358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73803" name="Picture 4" descr="A screenshot of a computer&#10;&#10;Description automatically generated"/>
                    <pic:cNvPicPr/>
                  </pic:nvPicPr>
                  <pic:blipFill>
                    <a:blip r:embed="rId57"/>
                    <a:stretch>
                      <a:fillRect/>
                    </a:stretch>
                  </pic:blipFill>
                  <pic:spPr>
                    <a:xfrm>
                      <a:off x="0" y="0"/>
                      <a:ext cx="5732145" cy="1986280"/>
                    </a:xfrm>
                    <a:prstGeom prst="rect">
                      <a:avLst/>
                    </a:prstGeom>
                  </pic:spPr>
                </pic:pic>
              </a:graphicData>
            </a:graphic>
          </wp:inline>
        </w:drawing>
      </w:r>
    </w:p>
    <w:p w14:paraId="61219EC1" w14:textId="75DF3072" w:rsidR="00841FA7" w:rsidRDefault="009F11F5" w:rsidP="004F6E79">
      <w:pPr>
        <w:pStyle w:val="ListParagraph"/>
        <w:numPr>
          <w:ilvl w:val="3"/>
          <w:numId w:val="29"/>
        </w:numPr>
        <w:ind w:left="426"/>
        <w:rPr>
          <w:rFonts w:asciiTheme="majorBidi" w:hAnsiTheme="majorBidi" w:cstheme="majorBidi"/>
          <w:sz w:val="24"/>
          <w:szCs w:val="24"/>
        </w:rPr>
      </w:pPr>
      <w:r>
        <w:rPr>
          <w:rFonts w:asciiTheme="majorBidi" w:hAnsiTheme="majorBidi" w:cstheme="majorBidi"/>
          <w:sz w:val="24"/>
          <w:szCs w:val="24"/>
        </w:rPr>
        <w:t>1 Biên lai có tổng tiền không được âm và ngày lập là ngày hiện tại</w:t>
      </w:r>
    </w:p>
    <w:p w14:paraId="0BFA1176" w14:textId="729F3554" w:rsidR="009F11F5" w:rsidRPr="009F11F5" w:rsidRDefault="00E61B51" w:rsidP="009F11F5">
      <w:pPr>
        <w:rPr>
          <w:rFonts w:asciiTheme="majorBidi" w:hAnsiTheme="majorBidi" w:cstheme="majorBidi"/>
          <w:sz w:val="24"/>
          <w:szCs w:val="24"/>
        </w:rPr>
      </w:pPr>
      <w:r w:rsidRPr="00E61B51">
        <w:rPr>
          <w:rFonts w:asciiTheme="majorBidi" w:hAnsiTheme="majorBidi" w:cstheme="majorBidi"/>
          <w:noProof/>
          <w:sz w:val="24"/>
          <w:szCs w:val="24"/>
        </w:rPr>
        <w:lastRenderedPageBreak/>
        <w:drawing>
          <wp:inline distT="0" distB="0" distL="0" distR="0" wp14:anchorId="60CDC56F" wp14:editId="0290DC8D">
            <wp:extent cx="5732145" cy="3077845"/>
            <wp:effectExtent l="0" t="0" r="1905" b="8255"/>
            <wp:docPr id="1738767923"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67923" name="Picture 10" descr="A computer screen with text and images&#10;&#10;Description automatically generated"/>
                    <pic:cNvPicPr/>
                  </pic:nvPicPr>
                  <pic:blipFill>
                    <a:blip r:embed="rId58"/>
                    <a:stretch>
                      <a:fillRect/>
                    </a:stretch>
                  </pic:blipFill>
                  <pic:spPr>
                    <a:xfrm>
                      <a:off x="0" y="0"/>
                      <a:ext cx="5732145" cy="3077845"/>
                    </a:xfrm>
                    <a:prstGeom prst="rect">
                      <a:avLst/>
                    </a:prstGeom>
                  </pic:spPr>
                </pic:pic>
              </a:graphicData>
            </a:graphic>
          </wp:inline>
        </w:drawing>
      </w:r>
    </w:p>
    <w:p w14:paraId="331F44CF" w14:textId="6BD31B8D" w:rsidR="00841FA7" w:rsidRDefault="00F70813" w:rsidP="004F6E79">
      <w:pPr>
        <w:pStyle w:val="ListParagraph"/>
        <w:numPr>
          <w:ilvl w:val="3"/>
          <w:numId w:val="29"/>
        </w:numPr>
        <w:ind w:left="426"/>
        <w:rPr>
          <w:rFonts w:asciiTheme="majorBidi" w:hAnsiTheme="majorBidi" w:cstheme="majorBidi"/>
          <w:sz w:val="24"/>
          <w:szCs w:val="24"/>
        </w:rPr>
      </w:pPr>
      <w:r>
        <w:rPr>
          <w:rFonts w:asciiTheme="majorBidi" w:hAnsiTheme="majorBidi" w:cstheme="majorBidi"/>
          <w:sz w:val="24"/>
          <w:szCs w:val="24"/>
        </w:rPr>
        <w:t xml:space="preserve">1 Yêu cầu hủy đặt phòng có </w:t>
      </w:r>
      <w:r w:rsidR="00534081">
        <w:rPr>
          <w:rFonts w:asciiTheme="majorBidi" w:hAnsiTheme="majorBidi" w:cstheme="majorBidi"/>
          <w:sz w:val="24"/>
          <w:szCs w:val="24"/>
        </w:rPr>
        <w:t xml:space="preserve">Ngày yêu cầu &lt;= Ngày hiện tại, </w:t>
      </w:r>
      <w:r w:rsidR="00A84B68">
        <w:rPr>
          <w:rFonts w:asciiTheme="majorBidi" w:hAnsiTheme="majorBidi" w:cstheme="majorBidi"/>
          <w:sz w:val="24"/>
          <w:szCs w:val="24"/>
        </w:rPr>
        <w:t xml:space="preserve">Trạng thái yêu cầu: 0: </w:t>
      </w:r>
      <w:r w:rsidR="00B2409A">
        <w:rPr>
          <w:rFonts w:asciiTheme="majorBidi" w:hAnsiTheme="majorBidi" w:cstheme="majorBidi"/>
          <w:sz w:val="24"/>
          <w:szCs w:val="24"/>
        </w:rPr>
        <w:t>Chưa duyệt, 1:Đang chờ duyệt, 2: Đã duyệt, 3: Từ chối</w:t>
      </w:r>
      <w:r w:rsidR="00472D81">
        <w:rPr>
          <w:rFonts w:asciiTheme="majorBidi" w:hAnsiTheme="majorBidi" w:cstheme="majorBidi"/>
          <w:sz w:val="24"/>
          <w:szCs w:val="24"/>
        </w:rPr>
        <w:t>, Ngày xét duyệt &gt;= Ngày yêu cầu</w:t>
      </w:r>
    </w:p>
    <w:p w14:paraId="2E2CCD63" w14:textId="3E140F9A" w:rsidR="00472D81" w:rsidRPr="00472D81" w:rsidRDefault="00257827" w:rsidP="00472D81">
      <w:pPr>
        <w:rPr>
          <w:rFonts w:asciiTheme="majorBidi" w:hAnsiTheme="majorBidi" w:cstheme="majorBidi"/>
          <w:sz w:val="24"/>
          <w:szCs w:val="24"/>
        </w:rPr>
      </w:pPr>
      <w:r w:rsidRPr="00257827">
        <w:rPr>
          <w:rFonts w:asciiTheme="majorBidi" w:hAnsiTheme="majorBidi" w:cstheme="majorBidi"/>
          <w:noProof/>
          <w:sz w:val="24"/>
          <w:szCs w:val="24"/>
        </w:rPr>
        <w:drawing>
          <wp:inline distT="0" distB="0" distL="0" distR="0" wp14:anchorId="22A74C8E" wp14:editId="1AE80C52">
            <wp:extent cx="5732145" cy="3806190"/>
            <wp:effectExtent l="0" t="0" r="1905" b="3810"/>
            <wp:docPr id="129096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61754" name=""/>
                    <pic:cNvPicPr/>
                  </pic:nvPicPr>
                  <pic:blipFill>
                    <a:blip r:embed="rId59"/>
                    <a:stretch>
                      <a:fillRect/>
                    </a:stretch>
                  </pic:blipFill>
                  <pic:spPr>
                    <a:xfrm>
                      <a:off x="0" y="0"/>
                      <a:ext cx="5732145" cy="3806190"/>
                    </a:xfrm>
                    <a:prstGeom prst="rect">
                      <a:avLst/>
                    </a:prstGeom>
                  </pic:spPr>
                </pic:pic>
              </a:graphicData>
            </a:graphic>
          </wp:inline>
        </w:drawing>
      </w:r>
    </w:p>
    <w:p w14:paraId="1E43B648" w14:textId="26889068" w:rsidR="00B70F3B" w:rsidRPr="002A7D6F" w:rsidRDefault="002A7D6F" w:rsidP="002A7D6F">
      <w:pPr>
        <w:rPr>
          <w:rFonts w:asciiTheme="majorBidi" w:hAnsiTheme="majorBidi" w:cstheme="majorBidi"/>
          <w:sz w:val="24"/>
          <w:szCs w:val="24"/>
        </w:rPr>
      </w:pPr>
      <w:r>
        <w:rPr>
          <w:rFonts w:asciiTheme="majorBidi" w:hAnsiTheme="majorBidi" w:cstheme="majorBidi"/>
          <w:sz w:val="24"/>
          <w:szCs w:val="24"/>
        </w:rPr>
        <w:t xml:space="preserve">4. </w:t>
      </w:r>
      <w:r w:rsidR="00B70F3B" w:rsidRPr="002A7D6F">
        <w:rPr>
          <w:rFonts w:asciiTheme="majorBidi" w:hAnsiTheme="majorBidi" w:cstheme="majorBidi"/>
          <w:sz w:val="24"/>
          <w:szCs w:val="24"/>
        </w:rPr>
        <w:t>Chủ nhà đăng ký tài khoản</w:t>
      </w:r>
    </w:p>
    <w:p w14:paraId="5C3F3193" w14:textId="22062D12" w:rsidR="00B70F3B" w:rsidRDefault="00B70F3B" w:rsidP="00AB2234">
      <w:pPr>
        <w:rPr>
          <w:rFonts w:asciiTheme="majorBidi" w:hAnsiTheme="majorBidi" w:cstheme="majorBidi"/>
          <w:sz w:val="24"/>
          <w:szCs w:val="24"/>
        </w:rPr>
      </w:pPr>
      <w:r w:rsidRPr="00B70F3B">
        <w:rPr>
          <w:rFonts w:asciiTheme="majorBidi" w:hAnsiTheme="majorBidi" w:cstheme="majorBidi"/>
          <w:noProof/>
          <w:sz w:val="24"/>
          <w:szCs w:val="24"/>
        </w:rPr>
        <w:lastRenderedPageBreak/>
        <w:drawing>
          <wp:inline distT="0" distB="0" distL="0" distR="0" wp14:anchorId="61FBD292" wp14:editId="1CACF24B">
            <wp:extent cx="5732145" cy="1778635"/>
            <wp:effectExtent l="0" t="0" r="1905" b="0"/>
            <wp:docPr id="14316224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2416" name="Picture 1" descr="A screen shot of a computer&#10;&#10;Description automatically generated"/>
                    <pic:cNvPicPr/>
                  </pic:nvPicPr>
                  <pic:blipFill>
                    <a:blip r:embed="rId60"/>
                    <a:stretch>
                      <a:fillRect/>
                    </a:stretch>
                  </pic:blipFill>
                  <pic:spPr>
                    <a:xfrm>
                      <a:off x="0" y="0"/>
                      <a:ext cx="5732145" cy="1778635"/>
                    </a:xfrm>
                    <a:prstGeom prst="rect">
                      <a:avLst/>
                    </a:prstGeom>
                  </pic:spPr>
                </pic:pic>
              </a:graphicData>
            </a:graphic>
          </wp:inline>
        </w:drawing>
      </w:r>
    </w:p>
    <w:p w14:paraId="5253C0FD" w14:textId="77777777" w:rsidR="00BD78B5" w:rsidRPr="00BD78B5" w:rsidRDefault="00BD78B5" w:rsidP="00BD78B5">
      <w:pPr>
        <w:rPr>
          <w:rFonts w:ascii="Times New Roman" w:hAnsi="Times New Roman" w:cs="Times New Roman"/>
        </w:rPr>
      </w:pPr>
    </w:p>
    <w:p w14:paraId="1B84D9B9" w14:textId="7FBD61AF" w:rsidR="00FA5A4C" w:rsidRPr="00B0521D" w:rsidRDefault="00FA5A4C" w:rsidP="004F6E79">
      <w:pPr>
        <w:pStyle w:val="ListParagraph"/>
        <w:numPr>
          <w:ilvl w:val="3"/>
          <w:numId w:val="29"/>
        </w:numPr>
        <w:rPr>
          <w:rFonts w:ascii="Times New Roman" w:hAnsi="Times New Roman" w:cs="Times New Roman"/>
        </w:rPr>
        <w:sectPr w:rsidR="00FA5A4C" w:rsidRPr="00B0521D" w:rsidSect="008B430B">
          <w:pgSz w:w="11907" w:h="16839" w:code="9"/>
          <w:pgMar w:top="1440" w:right="1440" w:bottom="1440" w:left="1440" w:header="720" w:footer="720" w:gutter="0"/>
          <w:cols w:space="720"/>
          <w:docGrid w:linePitch="360"/>
        </w:sectPr>
      </w:pPr>
    </w:p>
    <w:p w14:paraId="52A14714" w14:textId="77777777" w:rsidR="00FA5A4C" w:rsidRPr="00B0521D" w:rsidRDefault="00FA5A4C" w:rsidP="00FA5A4C">
      <w:pPr>
        <w:pStyle w:val="Heading1"/>
      </w:pPr>
      <w:bookmarkStart w:id="143" w:name="_Toc173188541"/>
      <w:r w:rsidRPr="00B0521D">
        <w:lastRenderedPageBreak/>
        <w:t>LAB 4: THIẾT KẾ GIAO DIỆN</w:t>
      </w:r>
      <w:bookmarkEnd w:id="143"/>
    </w:p>
    <w:p w14:paraId="10309EF0" w14:textId="77777777" w:rsidR="00FA5A4C" w:rsidRPr="00B0521D" w:rsidRDefault="00F10A96" w:rsidP="00FA5A4C">
      <w:pPr>
        <w:pStyle w:val="Heading2"/>
      </w:pPr>
      <w:bookmarkStart w:id="144" w:name="_Toc530483960"/>
      <w:bookmarkStart w:id="145" w:name="_Toc173188542"/>
      <w:r w:rsidRPr="00B0521D">
        <w:t>T</w:t>
      </w:r>
      <w:r w:rsidR="00FA5A4C" w:rsidRPr="00B0521D">
        <w:t>iêu chuẩn thiết kế giao diện</w:t>
      </w:r>
      <w:bookmarkEnd w:id="144"/>
      <w:bookmarkEnd w:id="145"/>
    </w:p>
    <w:p w14:paraId="344E1A68" w14:textId="77777777" w:rsidR="00FA5A4C" w:rsidRPr="00B0521D" w:rsidRDefault="00FA5A4C" w:rsidP="00FA5A4C">
      <w:pPr>
        <w:pStyle w:val="Heading3"/>
      </w:pPr>
      <w:bookmarkStart w:id="146" w:name="_Toc530483961"/>
      <w:bookmarkStart w:id="147" w:name="_Toc173188543"/>
      <w:r w:rsidRPr="00B0521D">
        <w:t>Tiêu chuẩn đối với các màn hình</w:t>
      </w:r>
      <w:bookmarkEnd w:id="146"/>
      <w:bookmarkEnd w:id="147"/>
    </w:p>
    <w:tbl>
      <w:tblPr>
        <w:tblStyle w:val="TableGrid"/>
        <w:tblW w:w="5000" w:type="pct"/>
        <w:tblLook w:val="04A0" w:firstRow="1" w:lastRow="0" w:firstColumn="1" w:lastColumn="0" w:noHBand="0" w:noVBand="1"/>
      </w:tblPr>
      <w:tblGrid>
        <w:gridCol w:w="2228"/>
        <w:gridCol w:w="2345"/>
        <w:gridCol w:w="2344"/>
        <w:gridCol w:w="2344"/>
        <w:gridCol w:w="2344"/>
        <w:gridCol w:w="2344"/>
      </w:tblGrid>
      <w:tr w:rsidR="00FA5A4C" w:rsidRPr="00B0521D" w14:paraId="6871D15A" w14:textId="77777777" w:rsidTr="00762C26">
        <w:tc>
          <w:tcPr>
            <w:tcW w:w="798" w:type="pct"/>
            <w:shd w:val="clear" w:color="auto" w:fill="BFBFBF" w:themeFill="background1" w:themeFillShade="BF"/>
          </w:tcPr>
          <w:p w14:paraId="3357CA9E"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Yếu tố</w:t>
            </w:r>
          </w:p>
        </w:tc>
        <w:tc>
          <w:tcPr>
            <w:tcW w:w="840" w:type="pct"/>
            <w:shd w:val="clear" w:color="auto" w:fill="BFBFBF" w:themeFill="background1" w:themeFillShade="BF"/>
          </w:tcPr>
          <w:p w14:paraId="4A04EA23"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Kích thước</w:t>
            </w:r>
          </w:p>
        </w:tc>
        <w:tc>
          <w:tcPr>
            <w:tcW w:w="840" w:type="pct"/>
            <w:shd w:val="clear" w:color="auto" w:fill="BFBFBF" w:themeFill="background1" w:themeFillShade="BF"/>
          </w:tcPr>
          <w:p w14:paraId="39971948"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Canh lề</w:t>
            </w:r>
          </w:p>
        </w:tc>
        <w:tc>
          <w:tcPr>
            <w:tcW w:w="840" w:type="pct"/>
            <w:shd w:val="clear" w:color="auto" w:fill="BFBFBF" w:themeFill="background1" w:themeFillShade="BF"/>
          </w:tcPr>
          <w:p w14:paraId="74B1AD74"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Cách tổ chức</w:t>
            </w:r>
          </w:p>
        </w:tc>
        <w:tc>
          <w:tcPr>
            <w:tcW w:w="840" w:type="pct"/>
            <w:shd w:val="clear" w:color="auto" w:fill="BFBFBF" w:themeFill="background1" w:themeFillShade="BF"/>
          </w:tcPr>
          <w:p w14:paraId="5F583439"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Phím nóng / phím tắt</w:t>
            </w:r>
          </w:p>
        </w:tc>
        <w:tc>
          <w:tcPr>
            <w:tcW w:w="840" w:type="pct"/>
            <w:shd w:val="clear" w:color="auto" w:fill="BFBFBF" w:themeFill="background1" w:themeFillShade="BF"/>
          </w:tcPr>
          <w:p w14:paraId="55D85CED"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Yêu cầu kết xuất</w:t>
            </w:r>
          </w:p>
        </w:tc>
      </w:tr>
      <w:tr w:rsidR="00FA5A4C" w:rsidRPr="00B0521D" w14:paraId="77A98D59" w14:textId="77777777" w:rsidTr="00762C26">
        <w:tc>
          <w:tcPr>
            <w:tcW w:w="798" w:type="pct"/>
          </w:tcPr>
          <w:p w14:paraId="7179610E"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Màn hình chính</w:t>
            </w:r>
          </w:p>
        </w:tc>
        <w:tc>
          <w:tcPr>
            <w:tcW w:w="840" w:type="pct"/>
          </w:tcPr>
          <w:p w14:paraId="588D3D7C" w14:textId="188008C7" w:rsidR="00FA5A4C" w:rsidRPr="00B0521D" w:rsidRDefault="36FDB4EB" w:rsidP="00E94FF8">
            <w:pPr>
              <w:rPr>
                <w:rFonts w:ascii="Times New Roman" w:hAnsi="Times New Roman" w:cs="Times New Roman"/>
              </w:rPr>
            </w:pPr>
            <w:r w:rsidRPr="2DB323F0">
              <w:rPr>
                <w:rFonts w:ascii="Times New Roman" w:hAnsi="Times New Roman" w:cs="Times New Roman"/>
              </w:rPr>
              <w:t>1920x1080</w:t>
            </w:r>
          </w:p>
        </w:tc>
        <w:tc>
          <w:tcPr>
            <w:tcW w:w="840" w:type="pct"/>
          </w:tcPr>
          <w:p w14:paraId="3D7CB15D" w14:textId="602E416E" w:rsidR="00FA5A4C" w:rsidRPr="00B0521D" w:rsidRDefault="0078517A" w:rsidP="00E94FF8">
            <w:pPr>
              <w:rPr>
                <w:rFonts w:ascii="Times New Roman" w:hAnsi="Times New Roman" w:cs="Times New Roman"/>
              </w:rPr>
            </w:pPr>
            <w:r>
              <w:rPr>
                <w:rFonts w:ascii="Times New Roman" w:hAnsi="Times New Roman" w:cs="Times New Roman"/>
              </w:rPr>
              <w:t>Giữa</w:t>
            </w:r>
          </w:p>
        </w:tc>
        <w:tc>
          <w:tcPr>
            <w:tcW w:w="840" w:type="pct"/>
          </w:tcPr>
          <w:p w14:paraId="73AD052A" w14:textId="4108EFD4" w:rsidR="00FA5A4C" w:rsidRPr="00B0521D" w:rsidRDefault="37242378" w:rsidP="00E94FF8">
            <w:pPr>
              <w:rPr>
                <w:rFonts w:ascii="Times New Roman" w:hAnsi="Times New Roman" w:cs="Times New Roman"/>
              </w:rPr>
            </w:pPr>
            <w:r w:rsidRPr="7D2FA06F">
              <w:rPr>
                <w:rFonts w:ascii="Times New Roman" w:hAnsi="Times New Roman" w:cs="Times New Roman"/>
              </w:rPr>
              <w:t>Dạng Menu hướng nghiệp vụ</w:t>
            </w:r>
          </w:p>
        </w:tc>
        <w:tc>
          <w:tcPr>
            <w:tcW w:w="840" w:type="pct"/>
          </w:tcPr>
          <w:p w14:paraId="4FAC07EE" w14:textId="77777777" w:rsidR="00FA5A4C" w:rsidRPr="00B0521D" w:rsidRDefault="00FA5A4C" w:rsidP="00E94FF8">
            <w:pPr>
              <w:rPr>
                <w:rFonts w:ascii="Times New Roman" w:hAnsi="Times New Roman" w:cs="Times New Roman"/>
              </w:rPr>
            </w:pPr>
          </w:p>
        </w:tc>
        <w:tc>
          <w:tcPr>
            <w:tcW w:w="840" w:type="pct"/>
          </w:tcPr>
          <w:p w14:paraId="15B9100D" w14:textId="77777777" w:rsidR="00FA5A4C" w:rsidRPr="00B0521D" w:rsidRDefault="00FA5A4C" w:rsidP="00E94FF8">
            <w:pPr>
              <w:rPr>
                <w:rFonts w:ascii="Times New Roman" w:hAnsi="Times New Roman" w:cs="Times New Roman"/>
              </w:rPr>
            </w:pPr>
          </w:p>
        </w:tc>
      </w:tr>
      <w:tr w:rsidR="00FA5A4C" w:rsidRPr="00B0521D" w14:paraId="1D2298BD" w14:textId="77777777" w:rsidTr="00762C26">
        <w:tc>
          <w:tcPr>
            <w:tcW w:w="798" w:type="pct"/>
          </w:tcPr>
          <w:p w14:paraId="3EA08C3D"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Màn hình nhập liệu</w:t>
            </w:r>
          </w:p>
        </w:tc>
        <w:tc>
          <w:tcPr>
            <w:tcW w:w="840" w:type="pct"/>
          </w:tcPr>
          <w:p w14:paraId="3030D235" w14:textId="77777777" w:rsidR="00FA5A4C" w:rsidRPr="00B0521D" w:rsidRDefault="00FA5A4C" w:rsidP="00E94FF8">
            <w:pPr>
              <w:rPr>
                <w:rFonts w:ascii="Times New Roman" w:hAnsi="Times New Roman" w:cs="Times New Roman"/>
              </w:rPr>
            </w:pPr>
          </w:p>
        </w:tc>
        <w:tc>
          <w:tcPr>
            <w:tcW w:w="840" w:type="pct"/>
          </w:tcPr>
          <w:p w14:paraId="5BFD111F" w14:textId="7642290F" w:rsidR="00FA5A4C" w:rsidRPr="00B0521D" w:rsidRDefault="23315533" w:rsidP="00E94FF8">
            <w:pPr>
              <w:rPr>
                <w:rFonts w:ascii="Times New Roman" w:hAnsi="Times New Roman" w:cs="Times New Roman"/>
              </w:rPr>
            </w:pPr>
            <w:r w:rsidRPr="7D2FA06F">
              <w:rPr>
                <w:rFonts w:ascii="Times New Roman" w:hAnsi="Times New Roman" w:cs="Times New Roman"/>
              </w:rPr>
              <w:t>Giữa</w:t>
            </w:r>
          </w:p>
        </w:tc>
        <w:tc>
          <w:tcPr>
            <w:tcW w:w="840" w:type="pct"/>
          </w:tcPr>
          <w:p w14:paraId="1686B23F" w14:textId="5D539CBD" w:rsidR="00FA5A4C" w:rsidRPr="00B0521D" w:rsidRDefault="213045F8" w:rsidP="00E94FF8">
            <w:pPr>
              <w:rPr>
                <w:rFonts w:ascii="Times New Roman" w:hAnsi="Times New Roman" w:cs="Times New Roman"/>
              </w:rPr>
            </w:pPr>
            <w:r w:rsidRPr="7D2FA06F">
              <w:rPr>
                <w:rFonts w:ascii="Times New Roman" w:hAnsi="Times New Roman" w:cs="Times New Roman"/>
              </w:rPr>
              <w:t>Dạng hồ sơ</w:t>
            </w:r>
          </w:p>
        </w:tc>
        <w:tc>
          <w:tcPr>
            <w:tcW w:w="840" w:type="pct"/>
          </w:tcPr>
          <w:p w14:paraId="4870E883" w14:textId="77777777" w:rsidR="00FA5A4C" w:rsidRPr="00B0521D" w:rsidRDefault="00FA5A4C" w:rsidP="00E94FF8">
            <w:pPr>
              <w:rPr>
                <w:rFonts w:ascii="Times New Roman" w:hAnsi="Times New Roman" w:cs="Times New Roman"/>
              </w:rPr>
            </w:pPr>
          </w:p>
        </w:tc>
        <w:tc>
          <w:tcPr>
            <w:tcW w:w="840" w:type="pct"/>
          </w:tcPr>
          <w:p w14:paraId="2E94CA53" w14:textId="77777777" w:rsidR="00FA5A4C" w:rsidRPr="00B0521D" w:rsidRDefault="00FA5A4C" w:rsidP="00E94FF8">
            <w:pPr>
              <w:rPr>
                <w:rFonts w:ascii="Times New Roman" w:hAnsi="Times New Roman" w:cs="Times New Roman"/>
              </w:rPr>
            </w:pPr>
          </w:p>
        </w:tc>
      </w:tr>
      <w:tr w:rsidR="00FA5A4C" w:rsidRPr="00B0521D" w14:paraId="431F1202" w14:textId="77777777" w:rsidTr="00762C26">
        <w:tc>
          <w:tcPr>
            <w:tcW w:w="798" w:type="pct"/>
          </w:tcPr>
          <w:p w14:paraId="534A422E"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Màn hình tra cứu</w:t>
            </w:r>
          </w:p>
        </w:tc>
        <w:tc>
          <w:tcPr>
            <w:tcW w:w="840" w:type="pct"/>
          </w:tcPr>
          <w:p w14:paraId="62D9CF67" w14:textId="77777777" w:rsidR="00FA5A4C" w:rsidRPr="00B0521D" w:rsidRDefault="00FA5A4C" w:rsidP="00E94FF8">
            <w:pPr>
              <w:rPr>
                <w:rFonts w:ascii="Times New Roman" w:hAnsi="Times New Roman" w:cs="Times New Roman"/>
              </w:rPr>
            </w:pPr>
          </w:p>
        </w:tc>
        <w:tc>
          <w:tcPr>
            <w:tcW w:w="840" w:type="pct"/>
          </w:tcPr>
          <w:p w14:paraId="7041D019" w14:textId="7642290F" w:rsidR="00FA5A4C" w:rsidRPr="00B0521D" w:rsidRDefault="5C3A9E00" w:rsidP="7D2FA06F">
            <w:pPr>
              <w:rPr>
                <w:rFonts w:ascii="Times New Roman" w:hAnsi="Times New Roman" w:cs="Times New Roman"/>
              </w:rPr>
            </w:pPr>
            <w:r w:rsidRPr="7D2FA06F">
              <w:rPr>
                <w:rFonts w:ascii="Times New Roman" w:hAnsi="Times New Roman" w:cs="Times New Roman"/>
              </w:rPr>
              <w:t>Giữa</w:t>
            </w:r>
          </w:p>
          <w:p w14:paraId="58F68373" w14:textId="3EB05CDB" w:rsidR="00FA5A4C" w:rsidRPr="00B0521D" w:rsidRDefault="00FA5A4C" w:rsidP="00E94FF8">
            <w:pPr>
              <w:rPr>
                <w:rFonts w:ascii="Times New Roman" w:hAnsi="Times New Roman" w:cs="Times New Roman"/>
              </w:rPr>
            </w:pPr>
          </w:p>
        </w:tc>
        <w:tc>
          <w:tcPr>
            <w:tcW w:w="840" w:type="pct"/>
          </w:tcPr>
          <w:p w14:paraId="041DB53D" w14:textId="5D19824E" w:rsidR="00FA5A4C" w:rsidRPr="00B0521D" w:rsidRDefault="69D6C4B6" w:rsidP="00E94FF8">
            <w:r w:rsidRPr="7D2FA06F">
              <w:rPr>
                <w:rFonts w:ascii="Times New Roman" w:hAnsi="Times New Roman" w:cs="Times New Roman"/>
              </w:rPr>
              <w:t>Tra cứu với biểu thức logic</w:t>
            </w:r>
          </w:p>
        </w:tc>
        <w:tc>
          <w:tcPr>
            <w:tcW w:w="840" w:type="pct"/>
          </w:tcPr>
          <w:p w14:paraId="02BE8C34" w14:textId="77777777" w:rsidR="00FA5A4C" w:rsidRPr="00B0521D" w:rsidRDefault="00FA5A4C" w:rsidP="00E94FF8">
            <w:pPr>
              <w:rPr>
                <w:rFonts w:ascii="Times New Roman" w:hAnsi="Times New Roman" w:cs="Times New Roman"/>
              </w:rPr>
            </w:pPr>
          </w:p>
        </w:tc>
        <w:tc>
          <w:tcPr>
            <w:tcW w:w="840" w:type="pct"/>
          </w:tcPr>
          <w:p w14:paraId="63154C5A" w14:textId="77777777" w:rsidR="00FA5A4C" w:rsidRPr="00B0521D" w:rsidRDefault="00FA5A4C" w:rsidP="00E94FF8">
            <w:pPr>
              <w:rPr>
                <w:rFonts w:ascii="Times New Roman" w:hAnsi="Times New Roman" w:cs="Times New Roman"/>
              </w:rPr>
            </w:pPr>
          </w:p>
        </w:tc>
      </w:tr>
      <w:tr w:rsidR="00FA5A4C" w:rsidRPr="00B0521D" w14:paraId="60B8CCF8" w14:textId="77777777" w:rsidTr="00762C26">
        <w:tc>
          <w:tcPr>
            <w:tcW w:w="798" w:type="pct"/>
          </w:tcPr>
          <w:p w14:paraId="1A02A421"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Màn hình kết quả</w:t>
            </w:r>
          </w:p>
        </w:tc>
        <w:tc>
          <w:tcPr>
            <w:tcW w:w="840" w:type="pct"/>
          </w:tcPr>
          <w:p w14:paraId="725F51D0" w14:textId="03E607E7" w:rsidR="00FA5A4C" w:rsidRPr="00B0521D" w:rsidRDefault="7E0693E4" w:rsidP="00E94FF8">
            <w:pPr>
              <w:rPr>
                <w:rFonts w:ascii="Times New Roman" w:hAnsi="Times New Roman" w:cs="Times New Roman"/>
              </w:rPr>
            </w:pPr>
            <w:r w:rsidRPr="7D2FA06F">
              <w:rPr>
                <w:rFonts w:ascii="Times New Roman" w:hAnsi="Times New Roman" w:cs="Times New Roman"/>
              </w:rPr>
              <w:t>Xuất ra màn hình</w:t>
            </w:r>
          </w:p>
        </w:tc>
        <w:tc>
          <w:tcPr>
            <w:tcW w:w="840" w:type="pct"/>
          </w:tcPr>
          <w:p w14:paraId="4DD291DF" w14:textId="3CBDD3AB" w:rsidR="00FA5A4C" w:rsidRPr="00B0521D" w:rsidRDefault="08C21B83" w:rsidP="00E94FF8">
            <w:pPr>
              <w:rPr>
                <w:rFonts w:ascii="Times New Roman" w:hAnsi="Times New Roman" w:cs="Times New Roman"/>
              </w:rPr>
            </w:pPr>
            <w:r w:rsidRPr="7D2FA06F">
              <w:rPr>
                <w:rFonts w:ascii="Times New Roman" w:hAnsi="Times New Roman" w:cs="Times New Roman"/>
              </w:rPr>
              <w:t>Giữa</w:t>
            </w:r>
          </w:p>
        </w:tc>
        <w:tc>
          <w:tcPr>
            <w:tcW w:w="840" w:type="pct"/>
          </w:tcPr>
          <w:p w14:paraId="2232F4DA" w14:textId="59909B4B" w:rsidR="00FA5A4C" w:rsidRPr="00B0521D" w:rsidRDefault="288CD98B" w:rsidP="00E94FF8">
            <w:pPr>
              <w:rPr>
                <w:rFonts w:ascii="Times New Roman" w:hAnsi="Times New Roman" w:cs="Times New Roman"/>
              </w:rPr>
            </w:pPr>
            <w:r w:rsidRPr="7D2FA06F">
              <w:rPr>
                <w:rFonts w:ascii="Times New Roman" w:hAnsi="Times New Roman" w:cs="Times New Roman"/>
              </w:rPr>
              <w:t>Xâu các danh sách</w:t>
            </w:r>
          </w:p>
        </w:tc>
        <w:tc>
          <w:tcPr>
            <w:tcW w:w="840" w:type="pct"/>
          </w:tcPr>
          <w:p w14:paraId="17E804B2" w14:textId="77777777" w:rsidR="00FA5A4C" w:rsidRPr="00B0521D" w:rsidRDefault="00FA5A4C" w:rsidP="00E94FF8">
            <w:pPr>
              <w:rPr>
                <w:rFonts w:ascii="Times New Roman" w:hAnsi="Times New Roman" w:cs="Times New Roman"/>
              </w:rPr>
            </w:pPr>
          </w:p>
        </w:tc>
        <w:tc>
          <w:tcPr>
            <w:tcW w:w="840" w:type="pct"/>
          </w:tcPr>
          <w:p w14:paraId="3B08EEAA" w14:textId="77777777" w:rsidR="00FA5A4C" w:rsidRPr="00B0521D" w:rsidRDefault="00FA5A4C" w:rsidP="00E94FF8">
            <w:pPr>
              <w:rPr>
                <w:rFonts w:ascii="Times New Roman" w:hAnsi="Times New Roman" w:cs="Times New Roman"/>
              </w:rPr>
            </w:pPr>
          </w:p>
        </w:tc>
      </w:tr>
      <w:tr w:rsidR="00FA5A4C" w:rsidRPr="00B0521D" w14:paraId="53974FC8" w14:textId="77777777" w:rsidTr="00762C26">
        <w:tc>
          <w:tcPr>
            <w:tcW w:w="798" w:type="pct"/>
          </w:tcPr>
          <w:p w14:paraId="2C9C1E70"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Báo biểu</w:t>
            </w:r>
          </w:p>
        </w:tc>
        <w:tc>
          <w:tcPr>
            <w:tcW w:w="840" w:type="pct"/>
          </w:tcPr>
          <w:p w14:paraId="7C486814" w14:textId="35BC932B" w:rsidR="00FA5A4C" w:rsidRPr="00B0521D" w:rsidRDefault="4ECA0995" w:rsidP="00E94FF8">
            <w:pPr>
              <w:rPr>
                <w:rFonts w:ascii="Times New Roman" w:hAnsi="Times New Roman" w:cs="Times New Roman"/>
              </w:rPr>
            </w:pPr>
            <w:r w:rsidRPr="7D2FA06F">
              <w:rPr>
                <w:rFonts w:ascii="Times New Roman" w:hAnsi="Times New Roman" w:cs="Times New Roman"/>
              </w:rPr>
              <w:t xml:space="preserve">In ra giấy </w:t>
            </w:r>
          </w:p>
        </w:tc>
        <w:tc>
          <w:tcPr>
            <w:tcW w:w="840" w:type="pct"/>
          </w:tcPr>
          <w:p w14:paraId="00CDCCB8" w14:textId="2B0BD758" w:rsidR="00FA5A4C" w:rsidRPr="00B0521D" w:rsidRDefault="7C17DDC3" w:rsidP="00E94FF8">
            <w:pPr>
              <w:rPr>
                <w:rFonts w:ascii="Times New Roman" w:hAnsi="Times New Roman" w:cs="Times New Roman"/>
              </w:rPr>
            </w:pPr>
            <w:r w:rsidRPr="7D2FA06F">
              <w:rPr>
                <w:rFonts w:ascii="Times New Roman" w:hAnsi="Times New Roman" w:cs="Times New Roman"/>
              </w:rPr>
              <w:t>Giữa</w:t>
            </w:r>
          </w:p>
        </w:tc>
        <w:tc>
          <w:tcPr>
            <w:tcW w:w="840" w:type="pct"/>
          </w:tcPr>
          <w:p w14:paraId="72334F49" w14:textId="77777777" w:rsidR="00FA5A4C" w:rsidRPr="00B0521D" w:rsidRDefault="00FA5A4C" w:rsidP="00E94FF8">
            <w:pPr>
              <w:rPr>
                <w:rFonts w:ascii="Times New Roman" w:hAnsi="Times New Roman" w:cs="Times New Roman"/>
              </w:rPr>
            </w:pPr>
          </w:p>
        </w:tc>
        <w:tc>
          <w:tcPr>
            <w:tcW w:w="840" w:type="pct"/>
          </w:tcPr>
          <w:p w14:paraId="35759650" w14:textId="77777777" w:rsidR="00FA5A4C" w:rsidRPr="00B0521D" w:rsidRDefault="00FA5A4C" w:rsidP="00E94FF8">
            <w:pPr>
              <w:rPr>
                <w:rFonts w:ascii="Times New Roman" w:hAnsi="Times New Roman" w:cs="Times New Roman"/>
              </w:rPr>
            </w:pPr>
          </w:p>
        </w:tc>
        <w:tc>
          <w:tcPr>
            <w:tcW w:w="840" w:type="pct"/>
          </w:tcPr>
          <w:p w14:paraId="7B144490" w14:textId="77777777" w:rsidR="00FA5A4C" w:rsidRPr="00B0521D" w:rsidRDefault="00FA5A4C" w:rsidP="00E94FF8">
            <w:pPr>
              <w:rPr>
                <w:rFonts w:ascii="Times New Roman" w:hAnsi="Times New Roman" w:cs="Times New Roman"/>
              </w:rPr>
            </w:pPr>
          </w:p>
        </w:tc>
      </w:tr>
      <w:tr w:rsidR="00FA5A4C" w:rsidRPr="00B0521D" w14:paraId="48EEF075" w14:textId="77777777" w:rsidTr="00762C26">
        <w:tc>
          <w:tcPr>
            <w:tcW w:w="798" w:type="pct"/>
          </w:tcPr>
          <w:p w14:paraId="6EDC9514"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Màn hình thông báo</w:t>
            </w:r>
          </w:p>
        </w:tc>
        <w:tc>
          <w:tcPr>
            <w:tcW w:w="840" w:type="pct"/>
          </w:tcPr>
          <w:p w14:paraId="1F500FE9" w14:textId="77777777" w:rsidR="00FA5A4C" w:rsidRPr="00B0521D" w:rsidRDefault="00FA5A4C" w:rsidP="00E94FF8">
            <w:pPr>
              <w:rPr>
                <w:rFonts w:ascii="Times New Roman" w:hAnsi="Times New Roman" w:cs="Times New Roman"/>
              </w:rPr>
            </w:pPr>
          </w:p>
        </w:tc>
        <w:tc>
          <w:tcPr>
            <w:tcW w:w="840" w:type="pct"/>
          </w:tcPr>
          <w:p w14:paraId="5D7F29FF" w14:textId="1969C271" w:rsidR="00FA5A4C" w:rsidRPr="00B0521D" w:rsidRDefault="7D0CB8BE" w:rsidP="00E94FF8">
            <w:pPr>
              <w:rPr>
                <w:rFonts w:ascii="Times New Roman" w:hAnsi="Times New Roman" w:cs="Times New Roman"/>
              </w:rPr>
            </w:pPr>
            <w:r w:rsidRPr="7D2FA06F">
              <w:rPr>
                <w:rFonts w:ascii="Times New Roman" w:hAnsi="Times New Roman" w:cs="Times New Roman"/>
              </w:rPr>
              <w:t>Giữa</w:t>
            </w:r>
          </w:p>
        </w:tc>
        <w:tc>
          <w:tcPr>
            <w:tcW w:w="840" w:type="pct"/>
          </w:tcPr>
          <w:p w14:paraId="727AF8FF" w14:textId="77777777" w:rsidR="00FA5A4C" w:rsidRPr="00B0521D" w:rsidRDefault="00FA5A4C" w:rsidP="00E94FF8">
            <w:pPr>
              <w:rPr>
                <w:rFonts w:ascii="Times New Roman" w:hAnsi="Times New Roman" w:cs="Times New Roman"/>
              </w:rPr>
            </w:pPr>
          </w:p>
        </w:tc>
        <w:tc>
          <w:tcPr>
            <w:tcW w:w="840" w:type="pct"/>
          </w:tcPr>
          <w:p w14:paraId="72AF34E9" w14:textId="77777777" w:rsidR="00FA5A4C" w:rsidRPr="00B0521D" w:rsidRDefault="00FA5A4C" w:rsidP="00E94FF8">
            <w:pPr>
              <w:rPr>
                <w:rFonts w:ascii="Times New Roman" w:hAnsi="Times New Roman" w:cs="Times New Roman"/>
              </w:rPr>
            </w:pPr>
          </w:p>
        </w:tc>
        <w:tc>
          <w:tcPr>
            <w:tcW w:w="840" w:type="pct"/>
          </w:tcPr>
          <w:p w14:paraId="468DCC99" w14:textId="77777777" w:rsidR="00FA5A4C" w:rsidRPr="00B0521D" w:rsidRDefault="00FA5A4C" w:rsidP="00E94FF8">
            <w:pPr>
              <w:rPr>
                <w:rFonts w:ascii="Times New Roman" w:hAnsi="Times New Roman" w:cs="Times New Roman"/>
              </w:rPr>
            </w:pPr>
          </w:p>
        </w:tc>
      </w:tr>
    </w:tbl>
    <w:p w14:paraId="118BA168" w14:textId="77777777" w:rsidR="00FA5A4C" w:rsidRPr="00B0521D" w:rsidRDefault="00FA5A4C" w:rsidP="00FA5A4C">
      <w:pPr>
        <w:pStyle w:val="Heading3"/>
      </w:pPr>
      <w:bookmarkStart w:id="148" w:name="_Toc530483962"/>
      <w:bookmarkStart w:id="149" w:name="_Toc173188544"/>
      <w:r w:rsidRPr="00B0521D">
        <w:t>Tiêu chuẩn đối với các yếu tố trên màn hình</w:t>
      </w:r>
      <w:bookmarkEnd w:id="148"/>
      <w:bookmarkEnd w:id="149"/>
    </w:p>
    <w:tbl>
      <w:tblPr>
        <w:tblStyle w:val="TableGrid"/>
        <w:tblW w:w="5000" w:type="pct"/>
        <w:tblLook w:val="04A0" w:firstRow="1" w:lastRow="0" w:firstColumn="1" w:lastColumn="0" w:noHBand="0" w:noVBand="1"/>
      </w:tblPr>
      <w:tblGrid>
        <w:gridCol w:w="2227"/>
        <w:gridCol w:w="1954"/>
        <w:gridCol w:w="1954"/>
        <w:gridCol w:w="1954"/>
        <w:gridCol w:w="1954"/>
        <w:gridCol w:w="1953"/>
        <w:gridCol w:w="1953"/>
      </w:tblGrid>
      <w:tr w:rsidR="00FA5A4C" w:rsidRPr="00B0521D" w14:paraId="63D47B21" w14:textId="77777777" w:rsidTr="00762C26">
        <w:tc>
          <w:tcPr>
            <w:tcW w:w="798" w:type="pct"/>
            <w:shd w:val="clear" w:color="auto" w:fill="BFBFBF" w:themeFill="background1" w:themeFillShade="BF"/>
          </w:tcPr>
          <w:p w14:paraId="34BBD1A6"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Yếu tố</w:t>
            </w:r>
          </w:p>
        </w:tc>
        <w:tc>
          <w:tcPr>
            <w:tcW w:w="700" w:type="pct"/>
            <w:shd w:val="clear" w:color="auto" w:fill="BFBFBF" w:themeFill="background1" w:themeFillShade="BF"/>
          </w:tcPr>
          <w:p w14:paraId="24668FFE"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Font type</w:t>
            </w:r>
          </w:p>
        </w:tc>
        <w:tc>
          <w:tcPr>
            <w:tcW w:w="700" w:type="pct"/>
            <w:shd w:val="clear" w:color="auto" w:fill="BFBFBF" w:themeFill="background1" w:themeFillShade="BF"/>
          </w:tcPr>
          <w:p w14:paraId="0DAED014"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Font size</w:t>
            </w:r>
          </w:p>
        </w:tc>
        <w:tc>
          <w:tcPr>
            <w:tcW w:w="700" w:type="pct"/>
            <w:shd w:val="clear" w:color="auto" w:fill="BFBFBF" w:themeFill="background1" w:themeFillShade="BF"/>
          </w:tcPr>
          <w:p w14:paraId="067149B7"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Font Color</w:t>
            </w:r>
          </w:p>
        </w:tc>
        <w:tc>
          <w:tcPr>
            <w:tcW w:w="700" w:type="pct"/>
            <w:shd w:val="clear" w:color="auto" w:fill="BFBFBF" w:themeFill="background1" w:themeFillShade="BF"/>
          </w:tcPr>
          <w:p w14:paraId="432598AB"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Canh lề</w:t>
            </w:r>
          </w:p>
        </w:tc>
        <w:tc>
          <w:tcPr>
            <w:tcW w:w="700" w:type="pct"/>
            <w:shd w:val="clear" w:color="auto" w:fill="BFBFBF" w:themeFill="background1" w:themeFillShade="BF"/>
          </w:tcPr>
          <w:p w14:paraId="145EB1E3"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Kích thước</w:t>
            </w:r>
          </w:p>
        </w:tc>
        <w:tc>
          <w:tcPr>
            <w:tcW w:w="700" w:type="pct"/>
            <w:shd w:val="clear" w:color="auto" w:fill="BFBFBF" w:themeFill="background1" w:themeFillShade="BF"/>
          </w:tcPr>
          <w:p w14:paraId="0FDB1C2C" w14:textId="77777777" w:rsidR="00FA5A4C" w:rsidRPr="00B0521D" w:rsidRDefault="00FA5A4C" w:rsidP="00E94FF8">
            <w:pPr>
              <w:rPr>
                <w:rFonts w:ascii="Times New Roman" w:hAnsi="Times New Roman" w:cs="Times New Roman"/>
                <w:b/>
                <w:color w:val="000000" w:themeColor="text1"/>
                <w:highlight w:val="lightGray"/>
              </w:rPr>
            </w:pPr>
            <w:r w:rsidRPr="00B0521D">
              <w:rPr>
                <w:rFonts w:ascii="Times New Roman" w:hAnsi="Times New Roman" w:cs="Times New Roman"/>
                <w:b/>
                <w:color w:val="000000" w:themeColor="text1"/>
                <w:highlight w:val="lightGray"/>
              </w:rPr>
              <w:t>Hình dạng</w:t>
            </w:r>
          </w:p>
        </w:tc>
      </w:tr>
      <w:tr w:rsidR="00FA5A4C" w:rsidRPr="00B0521D" w14:paraId="774371BA" w14:textId="77777777" w:rsidTr="00762C26">
        <w:tc>
          <w:tcPr>
            <w:tcW w:w="798" w:type="pct"/>
          </w:tcPr>
          <w:p w14:paraId="69849533"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Tiêu đề form</w:t>
            </w:r>
          </w:p>
        </w:tc>
        <w:tc>
          <w:tcPr>
            <w:tcW w:w="700" w:type="pct"/>
          </w:tcPr>
          <w:p w14:paraId="1E5CBB2B" w14:textId="77276361" w:rsidR="00FA5A4C" w:rsidRPr="00B0521D" w:rsidRDefault="66BF0CED" w:rsidP="00E94FF8">
            <w:pPr>
              <w:rPr>
                <w:rFonts w:ascii="Times New Roman" w:hAnsi="Times New Roman" w:cs="Times New Roman"/>
              </w:rPr>
            </w:pPr>
            <w:r w:rsidRPr="7D2FA06F">
              <w:rPr>
                <w:rFonts w:ascii="Times New Roman" w:hAnsi="Times New Roman" w:cs="Times New Roman"/>
              </w:rPr>
              <w:t>Roboto</w:t>
            </w:r>
          </w:p>
        </w:tc>
        <w:tc>
          <w:tcPr>
            <w:tcW w:w="700" w:type="pct"/>
          </w:tcPr>
          <w:p w14:paraId="66851AD7" w14:textId="4D89EEB6" w:rsidR="00FA5A4C" w:rsidRPr="00B0521D" w:rsidRDefault="0561EA04" w:rsidP="00E94FF8">
            <w:r w:rsidRPr="7D2FA06F">
              <w:rPr>
                <w:rFonts w:ascii="Times New Roman" w:hAnsi="Times New Roman" w:cs="Times New Roman"/>
              </w:rPr>
              <w:t>64px</w:t>
            </w:r>
          </w:p>
        </w:tc>
        <w:tc>
          <w:tcPr>
            <w:tcW w:w="700" w:type="pct"/>
          </w:tcPr>
          <w:p w14:paraId="1B63891E" w14:textId="226A35B0" w:rsidR="00FA5A4C" w:rsidRPr="00B0521D" w:rsidRDefault="160E25A7" w:rsidP="00E94FF8">
            <w:pPr>
              <w:rPr>
                <w:rFonts w:ascii="Times New Roman" w:hAnsi="Times New Roman" w:cs="Times New Roman"/>
              </w:rPr>
            </w:pPr>
            <w:r w:rsidRPr="7D2FA06F">
              <w:rPr>
                <w:rFonts w:ascii="Times New Roman" w:hAnsi="Times New Roman" w:cs="Times New Roman"/>
              </w:rPr>
              <w:t>White,Black,Blue</w:t>
            </w:r>
          </w:p>
        </w:tc>
        <w:tc>
          <w:tcPr>
            <w:tcW w:w="700" w:type="pct"/>
          </w:tcPr>
          <w:p w14:paraId="549003A9" w14:textId="1B340317" w:rsidR="00FA5A4C" w:rsidRPr="00B0521D" w:rsidRDefault="447F03C9" w:rsidP="00E94FF8">
            <w:r w:rsidRPr="7D2FA06F">
              <w:rPr>
                <w:rFonts w:ascii="Times New Roman" w:hAnsi="Times New Roman" w:cs="Times New Roman"/>
              </w:rPr>
              <w:t>Center,Left</w:t>
            </w:r>
          </w:p>
        </w:tc>
        <w:tc>
          <w:tcPr>
            <w:tcW w:w="700" w:type="pct"/>
          </w:tcPr>
          <w:p w14:paraId="33E95A57" w14:textId="12E5AE07" w:rsidR="00FA5A4C" w:rsidRPr="00B0521D" w:rsidRDefault="07142448" w:rsidP="00E94FF8">
            <w:pPr>
              <w:rPr>
                <w:rFonts w:ascii="Times New Roman" w:hAnsi="Times New Roman" w:cs="Times New Roman"/>
              </w:rPr>
            </w:pPr>
            <w:r w:rsidRPr="7D2FA06F">
              <w:rPr>
                <w:rFonts w:ascii="Times New Roman" w:hAnsi="Times New Roman" w:cs="Times New Roman"/>
              </w:rPr>
              <w:t>825x75,. ..</w:t>
            </w:r>
          </w:p>
        </w:tc>
        <w:tc>
          <w:tcPr>
            <w:tcW w:w="700" w:type="pct"/>
          </w:tcPr>
          <w:p w14:paraId="1A3B7D52" w14:textId="3FE5CD9C" w:rsidR="00FA5A4C" w:rsidRPr="00B0521D" w:rsidRDefault="116D8285" w:rsidP="00E94FF8">
            <w:pPr>
              <w:rPr>
                <w:rFonts w:ascii="Times New Roman" w:hAnsi="Times New Roman" w:cs="Times New Roman"/>
              </w:rPr>
            </w:pPr>
            <w:r w:rsidRPr="7D2FA06F">
              <w:rPr>
                <w:rFonts w:ascii="Times New Roman" w:hAnsi="Times New Roman" w:cs="Times New Roman"/>
              </w:rPr>
              <w:t>Text</w:t>
            </w:r>
          </w:p>
        </w:tc>
      </w:tr>
      <w:tr w:rsidR="00FA5A4C" w:rsidRPr="00B0521D" w14:paraId="6A5BCF64" w14:textId="77777777" w:rsidTr="00762C26">
        <w:tc>
          <w:tcPr>
            <w:tcW w:w="798" w:type="pct"/>
          </w:tcPr>
          <w:p w14:paraId="716EDC96"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Label</w:t>
            </w:r>
          </w:p>
        </w:tc>
        <w:tc>
          <w:tcPr>
            <w:tcW w:w="700" w:type="pct"/>
          </w:tcPr>
          <w:p w14:paraId="4511559C" w14:textId="7E9A0DC4" w:rsidR="00FA5A4C" w:rsidRPr="00B0521D" w:rsidRDefault="554B7E6E" w:rsidP="00E94FF8">
            <w:pPr>
              <w:rPr>
                <w:rFonts w:ascii="Times New Roman" w:hAnsi="Times New Roman" w:cs="Times New Roman"/>
              </w:rPr>
            </w:pPr>
            <w:r w:rsidRPr="7D2FA06F">
              <w:rPr>
                <w:rFonts w:ascii="Times New Roman" w:hAnsi="Times New Roman" w:cs="Times New Roman"/>
              </w:rPr>
              <w:t>Roboto</w:t>
            </w:r>
          </w:p>
        </w:tc>
        <w:tc>
          <w:tcPr>
            <w:tcW w:w="700" w:type="pct"/>
          </w:tcPr>
          <w:p w14:paraId="450E29E6" w14:textId="56B27CE3" w:rsidR="00FA5A4C" w:rsidRPr="00B0521D" w:rsidRDefault="02FB3E48" w:rsidP="00E94FF8">
            <w:pPr>
              <w:rPr>
                <w:rFonts w:ascii="Times New Roman" w:hAnsi="Times New Roman" w:cs="Times New Roman"/>
              </w:rPr>
            </w:pPr>
            <w:r w:rsidRPr="7D2FA06F">
              <w:rPr>
                <w:rFonts w:ascii="Times New Roman" w:hAnsi="Times New Roman" w:cs="Times New Roman"/>
              </w:rPr>
              <w:t>13px</w:t>
            </w:r>
          </w:p>
        </w:tc>
        <w:tc>
          <w:tcPr>
            <w:tcW w:w="700" w:type="pct"/>
          </w:tcPr>
          <w:p w14:paraId="4B6A296E" w14:textId="5534EB01" w:rsidR="00FA5A4C" w:rsidRPr="00B0521D" w:rsidRDefault="402BE6DE" w:rsidP="00E94FF8">
            <w:pPr>
              <w:rPr>
                <w:rFonts w:ascii="Times New Roman" w:hAnsi="Times New Roman" w:cs="Times New Roman"/>
              </w:rPr>
            </w:pPr>
            <w:r w:rsidRPr="7D2FA06F">
              <w:rPr>
                <w:rFonts w:ascii="Times New Roman" w:hAnsi="Times New Roman" w:cs="Times New Roman"/>
              </w:rPr>
              <w:t>White</w:t>
            </w:r>
          </w:p>
        </w:tc>
        <w:tc>
          <w:tcPr>
            <w:tcW w:w="700" w:type="pct"/>
          </w:tcPr>
          <w:p w14:paraId="42C448BD" w14:textId="46982F94" w:rsidR="00FA5A4C" w:rsidRPr="00B0521D" w:rsidRDefault="6AD881EE" w:rsidP="00E94FF8">
            <w:r w:rsidRPr="7D2FA06F">
              <w:rPr>
                <w:rFonts w:ascii="Times New Roman" w:hAnsi="Times New Roman" w:cs="Times New Roman"/>
              </w:rPr>
              <w:t>Center</w:t>
            </w:r>
          </w:p>
        </w:tc>
        <w:tc>
          <w:tcPr>
            <w:tcW w:w="700" w:type="pct"/>
          </w:tcPr>
          <w:p w14:paraId="7F274416" w14:textId="00AD2D07" w:rsidR="00FA5A4C" w:rsidRPr="00B0521D" w:rsidRDefault="3662AAD7" w:rsidP="00E94FF8">
            <w:pPr>
              <w:rPr>
                <w:rFonts w:ascii="Times New Roman" w:hAnsi="Times New Roman" w:cs="Times New Roman"/>
              </w:rPr>
            </w:pPr>
            <w:r w:rsidRPr="7D2FA06F">
              <w:rPr>
                <w:rFonts w:ascii="Times New Roman" w:hAnsi="Times New Roman" w:cs="Times New Roman"/>
              </w:rPr>
              <w:t>100x30</w:t>
            </w:r>
          </w:p>
        </w:tc>
        <w:tc>
          <w:tcPr>
            <w:tcW w:w="700" w:type="pct"/>
          </w:tcPr>
          <w:p w14:paraId="206C007F" w14:textId="2F566121" w:rsidR="00FA5A4C" w:rsidRPr="00B0521D" w:rsidRDefault="7F76DB15" w:rsidP="00E94FF8">
            <w:pPr>
              <w:rPr>
                <w:rFonts w:ascii="Times New Roman" w:hAnsi="Times New Roman" w:cs="Times New Roman"/>
              </w:rPr>
            </w:pPr>
            <w:r w:rsidRPr="7D2FA06F">
              <w:rPr>
                <w:rFonts w:ascii="Times New Roman" w:hAnsi="Times New Roman" w:cs="Times New Roman"/>
              </w:rPr>
              <w:t>Text</w:t>
            </w:r>
          </w:p>
        </w:tc>
      </w:tr>
      <w:tr w:rsidR="00FA5A4C" w:rsidRPr="00B0521D" w14:paraId="17B684FF" w14:textId="77777777" w:rsidTr="00762C26">
        <w:tc>
          <w:tcPr>
            <w:tcW w:w="798" w:type="pct"/>
          </w:tcPr>
          <w:p w14:paraId="5F302590"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Button</w:t>
            </w:r>
          </w:p>
        </w:tc>
        <w:tc>
          <w:tcPr>
            <w:tcW w:w="700" w:type="pct"/>
          </w:tcPr>
          <w:p w14:paraId="551DF747" w14:textId="3C29851E" w:rsidR="00FA5A4C" w:rsidRPr="00B0521D" w:rsidRDefault="7392AA6F" w:rsidP="00E94FF8">
            <w:pPr>
              <w:rPr>
                <w:rFonts w:ascii="Times New Roman" w:hAnsi="Times New Roman" w:cs="Times New Roman"/>
              </w:rPr>
            </w:pPr>
            <w:r w:rsidRPr="7D2FA06F">
              <w:rPr>
                <w:rFonts w:ascii="Times New Roman" w:hAnsi="Times New Roman" w:cs="Times New Roman"/>
              </w:rPr>
              <w:t>Roboto</w:t>
            </w:r>
          </w:p>
        </w:tc>
        <w:tc>
          <w:tcPr>
            <w:tcW w:w="700" w:type="pct"/>
          </w:tcPr>
          <w:p w14:paraId="79A44332" w14:textId="18CE3A6C" w:rsidR="00FA5A4C" w:rsidRPr="00B0521D" w:rsidRDefault="6BF43334" w:rsidP="00E94FF8">
            <w:pPr>
              <w:rPr>
                <w:rFonts w:ascii="Times New Roman" w:hAnsi="Times New Roman" w:cs="Times New Roman"/>
              </w:rPr>
            </w:pPr>
            <w:r w:rsidRPr="7D2FA06F">
              <w:rPr>
                <w:rFonts w:ascii="Times New Roman" w:hAnsi="Times New Roman" w:cs="Times New Roman"/>
              </w:rPr>
              <w:t>30px</w:t>
            </w:r>
          </w:p>
        </w:tc>
        <w:tc>
          <w:tcPr>
            <w:tcW w:w="700" w:type="pct"/>
          </w:tcPr>
          <w:p w14:paraId="2DB2BE4A" w14:textId="59397BCC" w:rsidR="00FA5A4C" w:rsidRPr="00B0521D" w:rsidRDefault="09E46D70" w:rsidP="00E94FF8">
            <w:pPr>
              <w:rPr>
                <w:rFonts w:ascii="Times New Roman" w:hAnsi="Times New Roman" w:cs="Times New Roman"/>
              </w:rPr>
            </w:pPr>
            <w:r w:rsidRPr="7D2FA06F">
              <w:rPr>
                <w:rFonts w:ascii="Times New Roman" w:hAnsi="Times New Roman" w:cs="Times New Roman"/>
              </w:rPr>
              <w:t>White</w:t>
            </w:r>
          </w:p>
        </w:tc>
        <w:tc>
          <w:tcPr>
            <w:tcW w:w="700" w:type="pct"/>
          </w:tcPr>
          <w:p w14:paraId="3D3AF0BA" w14:textId="736D8516" w:rsidR="00FA5A4C" w:rsidRPr="00B0521D" w:rsidRDefault="57BC9E1D" w:rsidP="00E94FF8">
            <w:r w:rsidRPr="7D2FA06F">
              <w:rPr>
                <w:rFonts w:ascii="Times New Roman" w:hAnsi="Times New Roman" w:cs="Times New Roman"/>
              </w:rPr>
              <w:t>Center</w:t>
            </w:r>
          </w:p>
        </w:tc>
        <w:tc>
          <w:tcPr>
            <w:tcW w:w="700" w:type="pct"/>
          </w:tcPr>
          <w:p w14:paraId="1931F33A" w14:textId="505D5D06" w:rsidR="00FA5A4C" w:rsidRPr="00B0521D" w:rsidRDefault="2F6CEF97" w:rsidP="00E94FF8">
            <w:pPr>
              <w:rPr>
                <w:rFonts w:ascii="Times New Roman" w:hAnsi="Times New Roman" w:cs="Times New Roman"/>
              </w:rPr>
            </w:pPr>
            <w:r w:rsidRPr="7D2FA06F">
              <w:rPr>
                <w:rFonts w:ascii="Times New Roman" w:hAnsi="Times New Roman" w:cs="Times New Roman"/>
              </w:rPr>
              <w:t>230x100</w:t>
            </w:r>
          </w:p>
        </w:tc>
        <w:tc>
          <w:tcPr>
            <w:tcW w:w="700" w:type="pct"/>
          </w:tcPr>
          <w:p w14:paraId="2C4CC1E0" w14:textId="1C3F3921" w:rsidR="00FA5A4C" w:rsidRPr="00B0521D" w:rsidRDefault="773D8D12" w:rsidP="00E94FF8">
            <w:pPr>
              <w:rPr>
                <w:rFonts w:ascii="Times New Roman" w:hAnsi="Times New Roman" w:cs="Times New Roman"/>
              </w:rPr>
            </w:pPr>
            <w:r w:rsidRPr="7D2FA06F">
              <w:rPr>
                <w:rFonts w:ascii="Times New Roman" w:hAnsi="Times New Roman" w:cs="Times New Roman"/>
              </w:rPr>
              <w:t>Text</w:t>
            </w:r>
          </w:p>
        </w:tc>
      </w:tr>
      <w:tr w:rsidR="00FA5A4C" w:rsidRPr="00B0521D" w14:paraId="47493DB5" w14:textId="77777777" w:rsidTr="00762C26">
        <w:tc>
          <w:tcPr>
            <w:tcW w:w="798" w:type="pct"/>
          </w:tcPr>
          <w:p w14:paraId="5018DD36"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lastRenderedPageBreak/>
              <w:t>Link</w:t>
            </w:r>
          </w:p>
        </w:tc>
        <w:tc>
          <w:tcPr>
            <w:tcW w:w="700" w:type="pct"/>
          </w:tcPr>
          <w:p w14:paraId="64EB51C2" w14:textId="503CAFA5" w:rsidR="00FA5A4C" w:rsidRPr="00B0521D" w:rsidRDefault="421FBA44" w:rsidP="00E94FF8">
            <w:pPr>
              <w:rPr>
                <w:rFonts w:ascii="Times New Roman" w:hAnsi="Times New Roman" w:cs="Times New Roman"/>
              </w:rPr>
            </w:pPr>
            <w:r w:rsidRPr="7D2FA06F">
              <w:rPr>
                <w:rFonts w:ascii="Times New Roman" w:hAnsi="Times New Roman" w:cs="Times New Roman"/>
              </w:rPr>
              <w:t>Roboto</w:t>
            </w:r>
          </w:p>
        </w:tc>
        <w:tc>
          <w:tcPr>
            <w:tcW w:w="700" w:type="pct"/>
          </w:tcPr>
          <w:p w14:paraId="32AC63F5" w14:textId="03DAB65A" w:rsidR="00FA5A4C" w:rsidRPr="00B0521D" w:rsidRDefault="59F4F992" w:rsidP="00E94FF8">
            <w:pPr>
              <w:rPr>
                <w:rFonts w:ascii="Times New Roman" w:hAnsi="Times New Roman" w:cs="Times New Roman"/>
              </w:rPr>
            </w:pPr>
            <w:r w:rsidRPr="7D2FA06F">
              <w:rPr>
                <w:rFonts w:ascii="Times New Roman" w:hAnsi="Times New Roman" w:cs="Times New Roman"/>
              </w:rPr>
              <w:t>30px</w:t>
            </w:r>
          </w:p>
        </w:tc>
        <w:tc>
          <w:tcPr>
            <w:tcW w:w="700" w:type="pct"/>
          </w:tcPr>
          <w:p w14:paraId="1A8377BC" w14:textId="6908FA1B" w:rsidR="00FA5A4C" w:rsidRPr="00B0521D" w:rsidRDefault="45BBF144" w:rsidP="00E94FF8">
            <w:pPr>
              <w:rPr>
                <w:rFonts w:ascii="Times New Roman" w:hAnsi="Times New Roman" w:cs="Times New Roman"/>
              </w:rPr>
            </w:pPr>
            <w:r w:rsidRPr="7D2FA06F">
              <w:rPr>
                <w:rFonts w:ascii="Times New Roman" w:hAnsi="Times New Roman" w:cs="Times New Roman"/>
              </w:rPr>
              <w:t>Blue</w:t>
            </w:r>
          </w:p>
        </w:tc>
        <w:tc>
          <w:tcPr>
            <w:tcW w:w="700" w:type="pct"/>
          </w:tcPr>
          <w:p w14:paraId="409536F2" w14:textId="4AF86D23" w:rsidR="00FA5A4C" w:rsidRPr="00B0521D" w:rsidRDefault="6EF8ABF4" w:rsidP="00E94FF8">
            <w:r w:rsidRPr="7D2FA06F">
              <w:rPr>
                <w:rFonts w:ascii="Times New Roman" w:hAnsi="Times New Roman" w:cs="Times New Roman"/>
              </w:rPr>
              <w:t>Left</w:t>
            </w:r>
          </w:p>
        </w:tc>
        <w:tc>
          <w:tcPr>
            <w:tcW w:w="700" w:type="pct"/>
          </w:tcPr>
          <w:p w14:paraId="3769BEFA" w14:textId="77777777" w:rsidR="00FA5A4C" w:rsidRPr="00B0521D" w:rsidRDefault="00FA5A4C" w:rsidP="00E94FF8">
            <w:pPr>
              <w:rPr>
                <w:rFonts w:ascii="Times New Roman" w:hAnsi="Times New Roman" w:cs="Times New Roman"/>
              </w:rPr>
            </w:pPr>
          </w:p>
        </w:tc>
        <w:tc>
          <w:tcPr>
            <w:tcW w:w="700" w:type="pct"/>
          </w:tcPr>
          <w:p w14:paraId="6ED04739" w14:textId="67FA47C8" w:rsidR="00FA5A4C" w:rsidRPr="00B0521D" w:rsidRDefault="188D4BAB" w:rsidP="00E94FF8">
            <w:pPr>
              <w:rPr>
                <w:rFonts w:ascii="Times New Roman" w:hAnsi="Times New Roman" w:cs="Times New Roman"/>
              </w:rPr>
            </w:pPr>
            <w:r w:rsidRPr="7D2FA06F">
              <w:rPr>
                <w:rFonts w:ascii="Times New Roman" w:hAnsi="Times New Roman" w:cs="Times New Roman"/>
              </w:rPr>
              <w:t>Text</w:t>
            </w:r>
          </w:p>
        </w:tc>
      </w:tr>
      <w:tr w:rsidR="00FA5A4C" w:rsidRPr="00B0521D" w14:paraId="03CFD697" w14:textId="77777777" w:rsidTr="00762C26">
        <w:tc>
          <w:tcPr>
            <w:tcW w:w="798" w:type="pct"/>
          </w:tcPr>
          <w:p w14:paraId="5FD12716" w14:textId="77777777" w:rsidR="00FA5A4C" w:rsidRPr="00B0521D" w:rsidRDefault="00FA5A4C" w:rsidP="00E94FF8">
            <w:pPr>
              <w:rPr>
                <w:rFonts w:ascii="Times New Roman" w:hAnsi="Times New Roman" w:cs="Times New Roman"/>
              </w:rPr>
            </w:pPr>
            <w:r w:rsidRPr="00B0521D">
              <w:rPr>
                <w:rFonts w:ascii="Times New Roman" w:hAnsi="Times New Roman" w:cs="Times New Roman"/>
              </w:rPr>
              <w:t>Ô nhập liệu</w:t>
            </w:r>
          </w:p>
        </w:tc>
        <w:tc>
          <w:tcPr>
            <w:tcW w:w="700" w:type="pct"/>
          </w:tcPr>
          <w:p w14:paraId="75D56B21" w14:textId="17631BEE" w:rsidR="00FA5A4C" w:rsidRPr="00B0521D" w:rsidRDefault="512FACE5" w:rsidP="00E94FF8">
            <w:pPr>
              <w:rPr>
                <w:rFonts w:ascii="Times New Roman" w:hAnsi="Times New Roman" w:cs="Times New Roman"/>
              </w:rPr>
            </w:pPr>
            <w:r w:rsidRPr="7D2FA06F">
              <w:rPr>
                <w:rFonts w:ascii="Times New Roman" w:hAnsi="Times New Roman" w:cs="Times New Roman"/>
              </w:rPr>
              <w:t>Roboto</w:t>
            </w:r>
          </w:p>
        </w:tc>
        <w:tc>
          <w:tcPr>
            <w:tcW w:w="700" w:type="pct"/>
          </w:tcPr>
          <w:p w14:paraId="177BBFA9" w14:textId="30FEA7D1" w:rsidR="00FA5A4C" w:rsidRPr="00B0521D" w:rsidRDefault="4D3F0B9E" w:rsidP="00E94FF8">
            <w:pPr>
              <w:rPr>
                <w:rFonts w:ascii="Times New Roman" w:hAnsi="Times New Roman" w:cs="Times New Roman"/>
              </w:rPr>
            </w:pPr>
            <w:r w:rsidRPr="7D2FA06F">
              <w:rPr>
                <w:rFonts w:ascii="Times New Roman" w:hAnsi="Times New Roman" w:cs="Times New Roman"/>
              </w:rPr>
              <w:t>32px</w:t>
            </w:r>
          </w:p>
        </w:tc>
        <w:tc>
          <w:tcPr>
            <w:tcW w:w="700" w:type="pct"/>
          </w:tcPr>
          <w:p w14:paraId="017474D0" w14:textId="0F991F04" w:rsidR="00FA5A4C" w:rsidRPr="00B0521D" w:rsidRDefault="05E5F92E" w:rsidP="00E94FF8">
            <w:pPr>
              <w:rPr>
                <w:rFonts w:ascii="Times New Roman" w:hAnsi="Times New Roman" w:cs="Times New Roman"/>
              </w:rPr>
            </w:pPr>
            <w:r w:rsidRPr="7D2FA06F">
              <w:rPr>
                <w:rFonts w:ascii="Times New Roman" w:hAnsi="Times New Roman" w:cs="Times New Roman"/>
              </w:rPr>
              <w:t>Black</w:t>
            </w:r>
          </w:p>
        </w:tc>
        <w:tc>
          <w:tcPr>
            <w:tcW w:w="700" w:type="pct"/>
          </w:tcPr>
          <w:p w14:paraId="6BB20ECD" w14:textId="6CA8FAF1" w:rsidR="00FA5A4C" w:rsidRPr="00B0521D" w:rsidRDefault="67921694" w:rsidP="00E94FF8">
            <w:r w:rsidRPr="7D2FA06F">
              <w:rPr>
                <w:rFonts w:ascii="Times New Roman" w:hAnsi="Times New Roman" w:cs="Times New Roman"/>
              </w:rPr>
              <w:t>Center</w:t>
            </w:r>
          </w:p>
        </w:tc>
        <w:tc>
          <w:tcPr>
            <w:tcW w:w="700" w:type="pct"/>
          </w:tcPr>
          <w:p w14:paraId="28EEB401" w14:textId="6AC48996" w:rsidR="00FA5A4C" w:rsidRPr="00B0521D" w:rsidRDefault="241CDD66" w:rsidP="00E94FF8">
            <w:pPr>
              <w:rPr>
                <w:rFonts w:ascii="Times New Roman" w:hAnsi="Times New Roman" w:cs="Times New Roman"/>
              </w:rPr>
            </w:pPr>
            <w:r w:rsidRPr="7D2FA06F">
              <w:rPr>
                <w:rFonts w:ascii="Times New Roman" w:hAnsi="Times New Roman" w:cs="Times New Roman"/>
              </w:rPr>
              <w:t>1000x100</w:t>
            </w:r>
          </w:p>
        </w:tc>
        <w:tc>
          <w:tcPr>
            <w:tcW w:w="700" w:type="pct"/>
          </w:tcPr>
          <w:p w14:paraId="687C4E2C" w14:textId="222194F5" w:rsidR="00FA5A4C" w:rsidRPr="00B0521D" w:rsidRDefault="75B420A8" w:rsidP="00E94FF8">
            <w:pPr>
              <w:rPr>
                <w:rFonts w:ascii="Times New Roman" w:hAnsi="Times New Roman" w:cs="Times New Roman"/>
              </w:rPr>
            </w:pPr>
            <w:r w:rsidRPr="7D2FA06F">
              <w:rPr>
                <w:rFonts w:ascii="Times New Roman" w:hAnsi="Times New Roman" w:cs="Times New Roman"/>
              </w:rPr>
              <w:t>Text</w:t>
            </w:r>
          </w:p>
        </w:tc>
      </w:tr>
    </w:tbl>
    <w:p w14:paraId="576801D9" w14:textId="77777777" w:rsidR="00FA5A4C" w:rsidRPr="00B0521D" w:rsidRDefault="00FA5A4C" w:rsidP="00E94FF8">
      <w:pPr>
        <w:rPr>
          <w:rFonts w:ascii="Times New Roman" w:hAnsi="Times New Roman" w:cs="Times New Roman"/>
        </w:rPr>
      </w:pPr>
    </w:p>
    <w:p w14:paraId="50961A36" w14:textId="294B2E6C" w:rsidR="003377EF" w:rsidRDefault="00FA5A4C" w:rsidP="16D3361D">
      <w:pPr>
        <w:pStyle w:val="Heading2"/>
        <w:sectPr w:rsidR="003377EF" w:rsidSect="0077733E">
          <w:pgSz w:w="16839" w:h="11907" w:orient="landscape" w:code="9"/>
          <w:pgMar w:top="1440" w:right="1440" w:bottom="1440" w:left="1440" w:header="720" w:footer="720" w:gutter="0"/>
          <w:cols w:space="720"/>
          <w:docGrid w:linePitch="360"/>
        </w:sectPr>
      </w:pPr>
      <w:bookmarkStart w:id="150" w:name="_Toc530483963"/>
      <w:bookmarkStart w:id="151" w:name="_Toc173188545"/>
      <w:r w:rsidRPr="00B0521D">
        <w:t>Sơ đồ giao diện tổng quát</w:t>
      </w:r>
      <w:bookmarkEnd w:id="150"/>
      <w:bookmarkEnd w:id="151"/>
      <w:r w:rsidRPr="00B0521D">
        <w:t xml:space="preserve"> </w:t>
      </w:r>
    </w:p>
    <w:p w14:paraId="5DFBB2AA" w14:textId="2024666B" w:rsidR="00F10A96" w:rsidRPr="00B0521D" w:rsidRDefault="616BFBB9" w:rsidP="00F10A96">
      <w:r>
        <w:rPr>
          <w:noProof/>
        </w:rPr>
        <w:lastRenderedPageBreak/>
        <w:drawing>
          <wp:inline distT="0" distB="0" distL="0" distR="0" wp14:anchorId="5F8168A0" wp14:editId="1FE06499">
            <wp:extent cx="4048124" cy="2842444"/>
            <wp:effectExtent l="0" t="0" r="0" b="0"/>
            <wp:docPr id="1403082176" name="Picture 140308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8124" cy="2842444"/>
                    </a:xfrm>
                    <a:prstGeom prst="rect">
                      <a:avLst/>
                    </a:prstGeom>
                  </pic:spPr>
                </pic:pic>
              </a:graphicData>
            </a:graphic>
          </wp:inline>
        </w:drawing>
      </w:r>
    </w:p>
    <w:p w14:paraId="32EED18C" w14:textId="04C635DD" w:rsidR="003377EF" w:rsidRPr="00A43D7C" w:rsidRDefault="00FA5A4C" w:rsidP="00A43D7C">
      <w:pPr>
        <w:pStyle w:val="Heading2"/>
      </w:pPr>
      <w:bookmarkStart w:id="152" w:name="_Toc530483964"/>
      <w:bookmarkStart w:id="153" w:name="_Toc173188546"/>
      <w:r w:rsidRPr="00B0521D">
        <w:t>Giao diện chi tiết</w:t>
      </w:r>
      <w:bookmarkEnd w:id="152"/>
      <w:bookmarkEnd w:id="153"/>
    </w:p>
    <w:p w14:paraId="35B48864" w14:textId="25CC292C" w:rsidR="003377EF" w:rsidRDefault="003377EF" w:rsidP="003377EF">
      <w:pPr>
        <w:pStyle w:val="Heading3"/>
      </w:pPr>
      <w:bookmarkStart w:id="154" w:name="_Toc173188547"/>
      <w:r w:rsidRPr="00B0521D">
        <w:t>[Màn hình</w:t>
      </w:r>
      <w:r w:rsidR="00011365">
        <w:t xml:space="preserve"> danh sách phòng</w:t>
      </w:r>
      <w:r w:rsidRPr="00B0521D">
        <w:t>]</w:t>
      </w:r>
      <w:bookmarkEnd w:id="154"/>
    </w:p>
    <w:p w14:paraId="7E757F97" w14:textId="73856666" w:rsidR="003377EF" w:rsidRPr="00B0521D" w:rsidRDefault="003377EF" w:rsidP="003377EF">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7C3A24">
        <w:rPr>
          <w:rFonts w:ascii="Times New Roman" w:hAnsi="Times New Roman" w:cs="Times New Roman"/>
        </w:rPr>
        <w:t>danh sách phòng</w:t>
      </w:r>
    </w:p>
    <w:p w14:paraId="7CACC4E1" w14:textId="77777777" w:rsidR="003377EF" w:rsidRPr="00B0521D" w:rsidRDefault="003377EF" w:rsidP="003377EF">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chọn công việc mong muốn thực hiện</w:t>
      </w:r>
    </w:p>
    <w:p w14:paraId="0B09E3DA" w14:textId="6B5B1E7F" w:rsidR="003377EF" w:rsidRDefault="003377EF" w:rsidP="003377EF">
      <w:r w:rsidRPr="00B0521D">
        <w:rPr>
          <w:rFonts w:ascii="Times New Roman" w:hAnsi="Times New Roman" w:cs="Times New Roman"/>
          <w:b/>
        </w:rPr>
        <w:t>Hình ảnh</w:t>
      </w:r>
      <w:r w:rsidRPr="00B0521D">
        <w:rPr>
          <w:rFonts w:ascii="Times New Roman" w:hAnsi="Times New Roman" w:cs="Times New Roman"/>
        </w:rPr>
        <w:t>:</w:t>
      </w:r>
      <w:r w:rsidR="00B57B34" w:rsidRPr="00B57B34">
        <w:t xml:space="preserve"> </w:t>
      </w:r>
    </w:p>
    <w:p w14:paraId="682731FF" w14:textId="331AAA6C" w:rsidR="00AA46B4" w:rsidRPr="00AA46B4" w:rsidRDefault="00871ECA" w:rsidP="003377EF">
      <w:pPr>
        <w:rPr>
          <w:rFonts w:ascii="Times New Roman" w:hAnsi="Times New Roman" w:cs="Times New Roman"/>
          <w:b/>
          <w:bCs/>
        </w:rPr>
      </w:pPr>
      <w:r>
        <w:rPr>
          <w:rFonts w:ascii="Times New Roman" w:hAnsi="Times New Roman" w:cs="Times New Roman"/>
          <w:b/>
          <w:bCs/>
          <w:noProof/>
        </w:rPr>
        <w:drawing>
          <wp:inline distT="0" distB="0" distL="0" distR="0" wp14:anchorId="53FA5722" wp14:editId="533B2AA9">
            <wp:extent cx="5732145" cy="2642235"/>
            <wp:effectExtent l="0" t="0" r="1905" b="5715"/>
            <wp:docPr id="17486745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4509" name="Picture 3"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2145" cy="2642235"/>
                    </a:xfrm>
                    <a:prstGeom prst="rect">
                      <a:avLst/>
                    </a:prstGeom>
                  </pic:spPr>
                </pic:pic>
              </a:graphicData>
            </a:graphic>
          </wp:inline>
        </w:drawing>
      </w:r>
    </w:p>
    <w:p w14:paraId="1576DC45" w14:textId="77777777" w:rsidR="003377EF" w:rsidRDefault="003377EF" w:rsidP="003377EF">
      <w:pPr>
        <w:rPr>
          <w:rFonts w:ascii="Times New Roman" w:eastAsiaTheme="majorEastAsia" w:hAnsi="Times New Roman" w:cs="Times New Roman"/>
          <w:color w:val="365F91" w:themeColor="accent1" w:themeShade="BF"/>
          <w:sz w:val="26"/>
          <w:szCs w:val="26"/>
        </w:rPr>
      </w:pPr>
    </w:p>
    <w:p w14:paraId="0BECEDC7" w14:textId="77777777" w:rsidR="003377EF" w:rsidRPr="00B0521D" w:rsidRDefault="003377EF" w:rsidP="003377EF">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3377EF" w:rsidRPr="00B0521D" w14:paraId="780339BF" w14:textId="77777777">
        <w:tc>
          <w:tcPr>
            <w:tcW w:w="207" w:type="pct"/>
          </w:tcPr>
          <w:p w14:paraId="1B6AB34D" w14:textId="77777777" w:rsidR="003377EF" w:rsidRPr="00B0521D" w:rsidRDefault="003377EF">
            <w:pPr>
              <w:rPr>
                <w:rFonts w:ascii="Times New Roman" w:hAnsi="Times New Roman" w:cs="Times New Roman"/>
              </w:rPr>
            </w:pPr>
            <w:r w:rsidRPr="00B0521D">
              <w:rPr>
                <w:rFonts w:ascii="Times New Roman" w:hAnsi="Times New Roman" w:cs="Times New Roman"/>
              </w:rPr>
              <w:t>STT</w:t>
            </w:r>
          </w:p>
        </w:tc>
        <w:tc>
          <w:tcPr>
            <w:tcW w:w="1198" w:type="pct"/>
          </w:tcPr>
          <w:p w14:paraId="676D59CD" w14:textId="77777777" w:rsidR="003377EF" w:rsidRPr="00B0521D" w:rsidRDefault="003377EF">
            <w:pPr>
              <w:rPr>
                <w:rFonts w:ascii="Times New Roman" w:hAnsi="Times New Roman" w:cs="Times New Roman"/>
              </w:rPr>
            </w:pPr>
            <w:r w:rsidRPr="00B0521D">
              <w:rPr>
                <w:rFonts w:ascii="Times New Roman" w:hAnsi="Times New Roman" w:cs="Times New Roman"/>
              </w:rPr>
              <w:t>Thao tác</w:t>
            </w:r>
          </w:p>
        </w:tc>
        <w:tc>
          <w:tcPr>
            <w:tcW w:w="1198" w:type="pct"/>
          </w:tcPr>
          <w:p w14:paraId="691AFC97" w14:textId="77777777" w:rsidR="003377EF" w:rsidRPr="00B0521D" w:rsidRDefault="003377EF">
            <w:pPr>
              <w:rPr>
                <w:rFonts w:ascii="Times New Roman" w:hAnsi="Times New Roman" w:cs="Times New Roman"/>
              </w:rPr>
            </w:pPr>
            <w:r w:rsidRPr="00B0521D">
              <w:rPr>
                <w:rFonts w:ascii="Times New Roman" w:hAnsi="Times New Roman" w:cs="Times New Roman"/>
              </w:rPr>
              <w:t>Ý nghĩa</w:t>
            </w:r>
          </w:p>
        </w:tc>
        <w:tc>
          <w:tcPr>
            <w:tcW w:w="1198" w:type="pct"/>
          </w:tcPr>
          <w:p w14:paraId="4B591501" w14:textId="77777777" w:rsidR="003377EF" w:rsidRPr="00B0521D" w:rsidRDefault="003377EF">
            <w:pPr>
              <w:rPr>
                <w:rFonts w:ascii="Times New Roman" w:hAnsi="Times New Roman" w:cs="Times New Roman"/>
              </w:rPr>
            </w:pPr>
            <w:r w:rsidRPr="00B0521D">
              <w:rPr>
                <w:rFonts w:ascii="Times New Roman" w:hAnsi="Times New Roman" w:cs="Times New Roman"/>
              </w:rPr>
              <w:t>Xử lý liên quan</w:t>
            </w:r>
          </w:p>
        </w:tc>
        <w:tc>
          <w:tcPr>
            <w:tcW w:w="1199" w:type="pct"/>
          </w:tcPr>
          <w:p w14:paraId="3387B3A3" w14:textId="77777777" w:rsidR="003377EF" w:rsidRPr="00B0521D" w:rsidRDefault="003377EF">
            <w:pPr>
              <w:rPr>
                <w:rFonts w:ascii="Times New Roman" w:hAnsi="Times New Roman" w:cs="Times New Roman"/>
              </w:rPr>
            </w:pPr>
            <w:r w:rsidRPr="00B0521D">
              <w:rPr>
                <w:rFonts w:ascii="Times New Roman" w:hAnsi="Times New Roman" w:cs="Times New Roman"/>
              </w:rPr>
              <w:t>Ghi chú</w:t>
            </w:r>
          </w:p>
        </w:tc>
      </w:tr>
      <w:tr w:rsidR="003377EF" w:rsidRPr="00B0521D" w14:paraId="04807521" w14:textId="77777777">
        <w:tc>
          <w:tcPr>
            <w:tcW w:w="207" w:type="pct"/>
          </w:tcPr>
          <w:p w14:paraId="2ECB43CE" w14:textId="77777777" w:rsidR="003377EF" w:rsidRPr="00B0521D" w:rsidRDefault="003377EF">
            <w:pPr>
              <w:rPr>
                <w:rFonts w:ascii="Times New Roman" w:hAnsi="Times New Roman" w:cs="Times New Roman"/>
              </w:rPr>
            </w:pPr>
          </w:p>
        </w:tc>
        <w:tc>
          <w:tcPr>
            <w:tcW w:w="1198" w:type="pct"/>
          </w:tcPr>
          <w:p w14:paraId="46F51392" w14:textId="77777777" w:rsidR="003377EF" w:rsidRPr="00B0521D" w:rsidRDefault="003377EF">
            <w:pPr>
              <w:rPr>
                <w:rFonts w:ascii="Times New Roman" w:hAnsi="Times New Roman" w:cs="Times New Roman"/>
              </w:rPr>
            </w:pPr>
          </w:p>
        </w:tc>
        <w:tc>
          <w:tcPr>
            <w:tcW w:w="1198" w:type="pct"/>
          </w:tcPr>
          <w:p w14:paraId="42FCAACB" w14:textId="77777777" w:rsidR="003377EF" w:rsidRPr="00B0521D" w:rsidRDefault="003377EF">
            <w:pPr>
              <w:rPr>
                <w:rFonts w:ascii="Times New Roman" w:hAnsi="Times New Roman" w:cs="Times New Roman"/>
              </w:rPr>
            </w:pPr>
          </w:p>
        </w:tc>
        <w:tc>
          <w:tcPr>
            <w:tcW w:w="1198" w:type="pct"/>
          </w:tcPr>
          <w:p w14:paraId="72311705" w14:textId="77777777" w:rsidR="003377EF" w:rsidRPr="00B0521D" w:rsidRDefault="003377EF">
            <w:pPr>
              <w:rPr>
                <w:rFonts w:ascii="Times New Roman" w:hAnsi="Times New Roman" w:cs="Times New Roman"/>
              </w:rPr>
            </w:pPr>
          </w:p>
        </w:tc>
        <w:tc>
          <w:tcPr>
            <w:tcW w:w="1199" w:type="pct"/>
          </w:tcPr>
          <w:p w14:paraId="604CFC85" w14:textId="77777777" w:rsidR="003377EF" w:rsidRPr="00B0521D" w:rsidRDefault="003377EF">
            <w:pPr>
              <w:rPr>
                <w:rFonts w:ascii="Times New Roman" w:hAnsi="Times New Roman" w:cs="Times New Roman"/>
              </w:rPr>
            </w:pPr>
          </w:p>
        </w:tc>
      </w:tr>
    </w:tbl>
    <w:p w14:paraId="011C4CA2" w14:textId="77777777" w:rsidR="003377EF" w:rsidRDefault="003377EF">
      <w:pPr>
        <w:rPr>
          <w:rFonts w:ascii="Times New Roman" w:eastAsiaTheme="majorEastAsia" w:hAnsi="Times New Roman" w:cs="Times New Roman"/>
          <w:color w:val="365F91" w:themeColor="accent1" w:themeShade="BF"/>
          <w:sz w:val="26"/>
          <w:szCs w:val="26"/>
        </w:rPr>
      </w:pPr>
    </w:p>
    <w:p w14:paraId="63AA69B1" w14:textId="024E7329" w:rsidR="003377EF" w:rsidRDefault="003377EF" w:rsidP="003377EF">
      <w:pPr>
        <w:pStyle w:val="Heading3"/>
      </w:pPr>
      <w:bookmarkStart w:id="155" w:name="_Toc173188548"/>
      <w:r w:rsidRPr="00B0521D">
        <w:lastRenderedPageBreak/>
        <w:t xml:space="preserve">[Màn hình </w:t>
      </w:r>
      <w:r w:rsidR="008861F8">
        <w:t>đăng ký chủ nhà</w:t>
      </w:r>
      <w:r w:rsidRPr="00B0521D">
        <w:t xml:space="preserve"> ]</w:t>
      </w:r>
      <w:bookmarkEnd w:id="155"/>
    </w:p>
    <w:p w14:paraId="6FCF0345" w14:textId="19B10607" w:rsidR="003377EF" w:rsidRPr="00B0521D" w:rsidRDefault="003377EF" w:rsidP="003377EF">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8861F8">
        <w:rPr>
          <w:rFonts w:ascii="Times New Roman" w:hAnsi="Times New Roman" w:cs="Times New Roman"/>
        </w:rPr>
        <w:t>đăng ký chủ nhà</w:t>
      </w:r>
    </w:p>
    <w:p w14:paraId="73BD52FE" w14:textId="784B5B7D" w:rsidR="003377EF" w:rsidRPr="00B0521D" w:rsidRDefault="003377EF" w:rsidP="003377EF">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w:t>
      </w:r>
      <w:r w:rsidR="00EA3E71">
        <w:rPr>
          <w:rFonts w:ascii="Times New Roman" w:eastAsia="Times New Roman" w:hAnsi="Times New Roman" w:cs="Times New Roman"/>
        </w:rPr>
        <w:t xml:space="preserve">Cho phép NSD </w:t>
      </w:r>
      <w:r w:rsidR="00A70348">
        <w:rPr>
          <w:rFonts w:ascii="Times New Roman" w:eastAsia="Times New Roman" w:hAnsi="Times New Roman" w:cs="Times New Roman"/>
        </w:rPr>
        <w:t xml:space="preserve">điền thông tin đăng ký chủ nhà </w:t>
      </w:r>
    </w:p>
    <w:p w14:paraId="4125CDE3" w14:textId="77777777" w:rsidR="003377EF" w:rsidRPr="00B0521D" w:rsidRDefault="003377EF" w:rsidP="003377EF">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625861CB" w14:textId="739D2082" w:rsidR="003377EF" w:rsidRDefault="00AE5EEF" w:rsidP="003377EF">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drawing>
          <wp:inline distT="0" distB="0" distL="0" distR="0" wp14:anchorId="017713F7" wp14:editId="5642942B">
            <wp:extent cx="5732145" cy="1628140"/>
            <wp:effectExtent l="0" t="0" r="1905" b="0"/>
            <wp:docPr id="18228835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83515" name="Picture 4"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2145" cy="1628140"/>
                    </a:xfrm>
                    <a:prstGeom prst="rect">
                      <a:avLst/>
                    </a:prstGeom>
                  </pic:spPr>
                </pic:pic>
              </a:graphicData>
            </a:graphic>
          </wp:inline>
        </w:drawing>
      </w:r>
    </w:p>
    <w:p w14:paraId="73AC8AE6" w14:textId="77777777" w:rsidR="003377EF" w:rsidRPr="00B0521D" w:rsidRDefault="003377EF" w:rsidP="003377EF">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3377EF" w:rsidRPr="00B0521D" w14:paraId="6656B15A" w14:textId="77777777">
        <w:tc>
          <w:tcPr>
            <w:tcW w:w="207" w:type="pct"/>
          </w:tcPr>
          <w:p w14:paraId="3D5997CF" w14:textId="77777777" w:rsidR="003377EF" w:rsidRPr="00B0521D" w:rsidRDefault="003377EF">
            <w:pPr>
              <w:rPr>
                <w:rFonts w:ascii="Times New Roman" w:hAnsi="Times New Roman" w:cs="Times New Roman"/>
              </w:rPr>
            </w:pPr>
            <w:r w:rsidRPr="00B0521D">
              <w:rPr>
                <w:rFonts w:ascii="Times New Roman" w:hAnsi="Times New Roman" w:cs="Times New Roman"/>
              </w:rPr>
              <w:t>STT</w:t>
            </w:r>
          </w:p>
        </w:tc>
        <w:tc>
          <w:tcPr>
            <w:tcW w:w="1198" w:type="pct"/>
          </w:tcPr>
          <w:p w14:paraId="3121BC96" w14:textId="77777777" w:rsidR="003377EF" w:rsidRPr="00B0521D" w:rsidRDefault="003377EF">
            <w:pPr>
              <w:rPr>
                <w:rFonts w:ascii="Times New Roman" w:hAnsi="Times New Roman" w:cs="Times New Roman"/>
              </w:rPr>
            </w:pPr>
            <w:r w:rsidRPr="00B0521D">
              <w:rPr>
                <w:rFonts w:ascii="Times New Roman" w:hAnsi="Times New Roman" w:cs="Times New Roman"/>
              </w:rPr>
              <w:t>Thao tác</w:t>
            </w:r>
          </w:p>
        </w:tc>
        <w:tc>
          <w:tcPr>
            <w:tcW w:w="1198" w:type="pct"/>
          </w:tcPr>
          <w:p w14:paraId="764C9EE8" w14:textId="77777777" w:rsidR="003377EF" w:rsidRPr="00B0521D" w:rsidRDefault="003377EF">
            <w:pPr>
              <w:rPr>
                <w:rFonts w:ascii="Times New Roman" w:hAnsi="Times New Roman" w:cs="Times New Roman"/>
              </w:rPr>
            </w:pPr>
            <w:r w:rsidRPr="00B0521D">
              <w:rPr>
                <w:rFonts w:ascii="Times New Roman" w:hAnsi="Times New Roman" w:cs="Times New Roman"/>
              </w:rPr>
              <w:t>Ý nghĩa</w:t>
            </w:r>
          </w:p>
        </w:tc>
        <w:tc>
          <w:tcPr>
            <w:tcW w:w="1198" w:type="pct"/>
          </w:tcPr>
          <w:p w14:paraId="74791101" w14:textId="77777777" w:rsidR="003377EF" w:rsidRPr="00B0521D" w:rsidRDefault="003377EF">
            <w:pPr>
              <w:rPr>
                <w:rFonts w:ascii="Times New Roman" w:hAnsi="Times New Roman" w:cs="Times New Roman"/>
              </w:rPr>
            </w:pPr>
            <w:r w:rsidRPr="00B0521D">
              <w:rPr>
                <w:rFonts w:ascii="Times New Roman" w:hAnsi="Times New Roman" w:cs="Times New Roman"/>
              </w:rPr>
              <w:t>Xử lý liên quan</w:t>
            </w:r>
          </w:p>
        </w:tc>
        <w:tc>
          <w:tcPr>
            <w:tcW w:w="1199" w:type="pct"/>
          </w:tcPr>
          <w:p w14:paraId="638E54C3" w14:textId="77777777" w:rsidR="003377EF" w:rsidRPr="00B0521D" w:rsidRDefault="003377EF">
            <w:pPr>
              <w:rPr>
                <w:rFonts w:ascii="Times New Roman" w:hAnsi="Times New Roman" w:cs="Times New Roman"/>
              </w:rPr>
            </w:pPr>
            <w:r w:rsidRPr="00B0521D">
              <w:rPr>
                <w:rFonts w:ascii="Times New Roman" w:hAnsi="Times New Roman" w:cs="Times New Roman"/>
              </w:rPr>
              <w:t>Ghi chú</w:t>
            </w:r>
          </w:p>
        </w:tc>
      </w:tr>
      <w:tr w:rsidR="003377EF" w:rsidRPr="00B0521D" w14:paraId="1DF93619" w14:textId="77777777">
        <w:tc>
          <w:tcPr>
            <w:tcW w:w="207" w:type="pct"/>
          </w:tcPr>
          <w:p w14:paraId="26DEB4D8" w14:textId="4C03F0F5" w:rsidR="003377EF" w:rsidRPr="00B0521D" w:rsidRDefault="003246A8">
            <w:pPr>
              <w:rPr>
                <w:rFonts w:ascii="Times New Roman" w:hAnsi="Times New Roman" w:cs="Times New Roman"/>
              </w:rPr>
            </w:pPr>
            <w:r>
              <w:rPr>
                <w:rFonts w:ascii="Times New Roman" w:hAnsi="Times New Roman" w:cs="Times New Roman"/>
              </w:rPr>
              <w:t>1</w:t>
            </w:r>
          </w:p>
        </w:tc>
        <w:tc>
          <w:tcPr>
            <w:tcW w:w="1198" w:type="pct"/>
          </w:tcPr>
          <w:p w14:paraId="48CC9291" w14:textId="77777777" w:rsidR="003377EF" w:rsidRPr="00B0521D" w:rsidRDefault="003377EF">
            <w:pPr>
              <w:rPr>
                <w:rFonts w:ascii="Times New Roman" w:hAnsi="Times New Roman" w:cs="Times New Roman"/>
              </w:rPr>
            </w:pPr>
          </w:p>
        </w:tc>
        <w:tc>
          <w:tcPr>
            <w:tcW w:w="1198" w:type="pct"/>
          </w:tcPr>
          <w:p w14:paraId="6B1FA52E" w14:textId="77777777" w:rsidR="003377EF" w:rsidRPr="00B0521D" w:rsidRDefault="003377EF">
            <w:pPr>
              <w:rPr>
                <w:rFonts w:ascii="Times New Roman" w:hAnsi="Times New Roman" w:cs="Times New Roman"/>
              </w:rPr>
            </w:pPr>
          </w:p>
        </w:tc>
        <w:tc>
          <w:tcPr>
            <w:tcW w:w="1198" w:type="pct"/>
          </w:tcPr>
          <w:p w14:paraId="3810D41E" w14:textId="77777777" w:rsidR="003377EF" w:rsidRPr="00B0521D" w:rsidRDefault="003377EF">
            <w:pPr>
              <w:rPr>
                <w:rFonts w:ascii="Times New Roman" w:hAnsi="Times New Roman" w:cs="Times New Roman"/>
              </w:rPr>
            </w:pPr>
          </w:p>
        </w:tc>
        <w:tc>
          <w:tcPr>
            <w:tcW w:w="1199" w:type="pct"/>
          </w:tcPr>
          <w:p w14:paraId="78A646DB" w14:textId="77777777" w:rsidR="003377EF" w:rsidRPr="00B0521D" w:rsidRDefault="003377EF">
            <w:pPr>
              <w:rPr>
                <w:rFonts w:ascii="Times New Roman" w:hAnsi="Times New Roman" w:cs="Times New Roman"/>
              </w:rPr>
            </w:pPr>
          </w:p>
        </w:tc>
      </w:tr>
    </w:tbl>
    <w:p w14:paraId="67B69CCE" w14:textId="77777777" w:rsidR="003377EF" w:rsidRDefault="003377EF">
      <w:pPr>
        <w:rPr>
          <w:rFonts w:ascii="Times New Roman" w:eastAsiaTheme="majorEastAsia" w:hAnsi="Times New Roman" w:cs="Times New Roman"/>
          <w:color w:val="365F91" w:themeColor="accent1" w:themeShade="BF"/>
          <w:sz w:val="26"/>
          <w:szCs w:val="26"/>
        </w:rPr>
      </w:pPr>
    </w:p>
    <w:p w14:paraId="4B4814AB" w14:textId="11E8BE73" w:rsidR="003377EF" w:rsidRDefault="003377EF" w:rsidP="003377EF">
      <w:pPr>
        <w:pStyle w:val="Heading3"/>
      </w:pPr>
      <w:bookmarkStart w:id="156" w:name="_Toc173188549"/>
      <w:r w:rsidRPr="00B0521D">
        <w:t xml:space="preserve">[Màn hình </w:t>
      </w:r>
      <w:r w:rsidR="004A37FF">
        <w:t>đăng ký thông tin doanh nghiệp</w:t>
      </w:r>
      <w:r w:rsidRPr="00B0521D">
        <w:t>]</w:t>
      </w:r>
      <w:bookmarkEnd w:id="156"/>
    </w:p>
    <w:p w14:paraId="77B220E6" w14:textId="67EAE419" w:rsidR="003377EF" w:rsidRPr="00B0521D" w:rsidRDefault="003377EF" w:rsidP="003377EF">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4A37FF">
        <w:rPr>
          <w:rFonts w:ascii="Times New Roman" w:hAnsi="Times New Roman" w:cs="Times New Roman"/>
        </w:rPr>
        <w:t>đăng ký thông tin doanh nghiệp</w:t>
      </w:r>
    </w:p>
    <w:p w14:paraId="07A51B0F" w14:textId="18A802E9" w:rsidR="003377EF" w:rsidRPr="00B0521D" w:rsidRDefault="003377EF" w:rsidP="003377EF">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w:t>
      </w:r>
      <w:r w:rsidR="006F7FEB">
        <w:rPr>
          <w:rFonts w:ascii="Times New Roman" w:eastAsia="Times New Roman" w:hAnsi="Times New Roman" w:cs="Times New Roman"/>
        </w:rPr>
        <w:t>đăng ký thông tin doanh nghiệp</w:t>
      </w:r>
    </w:p>
    <w:p w14:paraId="640BC512" w14:textId="77777777" w:rsidR="003377EF" w:rsidRPr="00B0521D" w:rsidRDefault="003377EF" w:rsidP="003377EF">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32942D57" w14:textId="38D5CAA0" w:rsidR="003377EF" w:rsidRDefault="00F02239" w:rsidP="003377EF">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drawing>
          <wp:inline distT="0" distB="0" distL="0" distR="0" wp14:anchorId="2D48774A" wp14:editId="616E0F01">
            <wp:extent cx="5732145" cy="1630680"/>
            <wp:effectExtent l="0" t="0" r="1905" b="7620"/>
            <wp:docPr id="1757557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5765" name="Picture 5"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2145" cy="1630680"/>
                    </a:xfrm>
                    <a:prstGeom prst="rect">
                      <a:avLst/>
                    </a:prstGeom>
                  </pic:spPr>
                </pic:pic>
              </a:graphicData>
            </a:graphic>
          </wp:inline>
        </w:drawing>
      </w:r>
    </w:p>
    <w:p w14:paraId="799C285C" w14:textId="77777777" w:rsidR="003377EF" w:rsidRPr="00B0521D" w:rsidRDefault="003377EF" w:rsidP="003377EF">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3377EF" w:rsidRPr="00B0521D" w14:paraId="734624AA" w14:textId="77777777">
        <w:tc>
          <w:tcPr>
            <w:tcW w:w="207" w:type="pct"/>
          </w:tcPr>
          <w:p w14:paraId="76C555BE" w14:textId="77777777" w:rsidR="003377EF" w:rsidRPr="00B0521D" w:rsidRDefault="003377EF">
            <w:pPr>
              <w:rPr>
                <w:rFonts w:ascii="Times New Roman" w:hAnsi="Times New Roman" w:cs="Times New Roman"/>
              </w:rPr>
            </w:pPr>
            <w:r w:rsidRPr="00B0521D">
              <w:rPr>
                <w:rFonts w:ascii="Times New Roman" w:hAnsi="Times New Roman" w:cs="Times New Roman"/>
              </w:rPr>
              <w:t>STT</w:t>
            </w:r>
          </w:p>
        </w:tc>
        <w:tc>
          <w:tcPr>
            <w:tcW w:w="1198" w:type="pct"/>
          </w:tcPr>
          <w:p w14:paraId="0B7751D6" w14:textId="77777777" w:rsidR="003377EF" w:rsidRPr="00B0521D" w:rsidRDefault="003377EF">
            <w:pPr>
              <w:rPr>
                <w:rFonts w:ascii="Times New Roman" w:hAnsi="Times New Roman" w:cs="Times New Roman"/>
              </w:rPr>
            </w:pPr>
            <w:r w:rsidRPr="00B0521D">
              <w:rPr>
                <w:rFonts w:ascii="Times New Roman" w:hAnsi="Times New Roman" w:cs="Times New Roman"/>
              </w:rPr>
              <w:t>Thao tác</w:t>
            </w:r>
          </w:p>
        </w:tc>
        <w:tc>
          <w:tcPr>
            <w:tcW w:w="1198" w:type="pct"/>
          </w:tcPr>
          <w:p w14:paraId="7B8B434C" w14:textId="77777777" w:rsidR="003377EF" w:rsidRPr="00B0521D" w:rsidRDefault="003377EF">
            <w:pPr>
              <w:rPr>
                <w:rFonts w:ascii="Times New Roman" w:hAnsi="Times New Roman" w:cs="Times New Roman"/>
              </w:rPr>
            </w:pPr>
            <w:r w:rsidRPr="00B0521D">
              <w:rPr>
                <w:rFonts w:ascii="Times New Roman" w:hAnsi="Times New Roman" w:cs="Times New Roman"/>
              </w:rPr>
              <w:t>Ý nghĩa</w:t>
            </w:r>
          </w:p>
        </w:tc>
        <w:tc>
          <w:tcPr>
            <w:tcW w:w="1198" w:type="pct"/>
          </w:tcPr>
          <w:p w14:paraId="28A1C288" w14:textId="77777777" w:rsidR="003377EF" w:rsidRPr="00B0521D" w:rsidRDefault="003377EF">
            <w:pPr>
              <w:rPr>
                <w:rFonts w:ascii="Times New Roman" w:hAnsi="Times New Roman" w:cs="Times New Roman"/>
              </w:rPr>
            </w:pPr>
            <w:r w:rsidRPr="00B0521D">
              <w:rPr>
                <w:rFonts w:ascii="Times New Roman" w:hAnsi="Times New Roman" w:cs="Times New Roman"/>
              </w:rPr>
              <w:t>Xử lý liên quan</w:t>
            </w:r>
          </w:p>
        </w:tc>
        <w:tc>
          <w:tcPr>
            <w:tcW w:w="1199" w:type="pct"/>
          </w:tcPr>
          <w:p w14:paraId="60B0A210" w14:textId="77777777" w:rsidR="003377EF" w:rsidRPr="00B0521D" w:rsidRDefault="003377EF">
            <w:pPr>
              <w:rPr>
                <w:rFonts w:ascii="Times New Roman" w:hAnsi="Times New Roman" w:cs="Times New Roman"/>
              </w:rPr>
            </w:pPr>
            <w:r w:rsidRPr="00B0521D">
              <w:rPr>
                <w:rFonts w:ascii="Times New Roman" w:hAnsi="Times New Roman" w:cs="Times New Roman"/>
              </w:rPr>
              <w:t>Ghi chú</w:t>
            </w:r>
          </w:p>
        </w:tc>
      </w:tr>
      <w:tr w:rsidR="003377EF" w:rsidRPr="00B0521D" w14:paraId="7DD167A0" w14:textId="77777777">
        <w:tc>
          <w:tcPr>
            <w:tcW w:w="207" w:type="pct"/>
          </w:tcPr>
          <w:p w14:paraId="64F97A54" w14:textId="77777777" w:rsidR="003377EF" w:rsidRPr="00B0521D" w:rsidRDefault="003377EF">
            <w:pPr>
              <w:rPr>
                <w:rFonts w:ascii="Times New Roman" w:hAnsi="Times New Roman" w:cs="Times New Roman"/>
              </w:rPr>
            </w:pPr>
          </w:p>
        </w:tc>
        <w:tc>
          <w:tcPr>
            <w:tcW w:w="1198" w:type="pct"/>
          </w:tcPr>
          <w:p w14:paraId="51D6C9FF" w14:textId="77777777" w:rsidR="003377EF" w:rsidRPr="00B0521D" w:rsidRDefault="003377EF">
            <w:pPr>
              <w:rPr>
                <w:rFonts w:ascii="Times New Roman" w:hAnsi="Times New Roman" w:cs="Times New Roman"/>
              </w:rPr>
            </w:pPr>
          </w:p>
        </w:tc>
        <w:tc>
          <w:tcPr>
            <w:tcW w:w="1198" w:type="pct"/>
          </w:tcPr>
          <w:p w14:paraId="3810218A" w14:textId="77777777" w:rsidR="003377EF" w:rsidRPr="00B0521D" w:rsidRDefault="003377EF">
            <w:pPr>
              <w:rPr>
                <w:rFonts w:ascii="Times New Roman" w:hAnsi="Times New Roman" w:cs="Times New Roman"/>
              </w:rPr>
            </w:pPr>
          </w:p>
        </w:tc>
        <w:tc>
          <w:tcPr>
            <w:tcW w:w="1198" w:type="pct"/>
          </w:tcPr>
          <w:p w14:paraId="5DE3862B" w14:textId="77777777" w:rsidR="003377EF" w:rsidRPr="00B0521D" w:rsidRDefault="003377EF">
            <w:pPr>
              <w:rPr>
                <w:rFonts w:ascii="Times New Roman" w:hAnsi="Times New Roman" w:cs="Times New Roman"/>
              </w:rPr>
            </w:pPr>
          </w:p>
        </w:tc>
        <w:tc>
          <w:tcPr>
            <w:tcW w:w="1199" w:type="pct"/>
          </w:tcPr>
          <w:p w14:paraId="7C9F140E" w14:textId="77777777" w:rsidR="003377EF" w:rsidRPr="00B0521D" w:rsidRDefault="003377EF">
            <w:pPr>
              <w:rPr>
                <w:rFonts w:ascii="Times New Roman" w:hAnsi="Times New Roman" w:cs="Times New Roman"/>
              </w:rPr>
            </w:pPr>
          </w:p>
        </w:tc>
      </w:tr>
    </w:tbl>
    <w:p w14:paraId="1630054D" w14:textId="77777777" w:rsidR="003377EF" w:rsidRDefault="003377EF">
      <w:pPr>
        <w:rPr>
          <w:rFonts w:ascii="Times New Roman" w:eastAsiaTheme="majorEastAsia" w:hAnsi="Times New Roman" w:cs="Times New Roman"/>
          <w:color w:val="365F91" w:themeColor="accent1" w:themeShade="BF"/>
          <w:sz w:val="26"/>
          <w:szCs w:val="26"/>
        </w:rPr>
      </w:pPr>
    </w:p>
    <w:p w14:paraId="2F02B14E" w14:textId="4E1B557A" w:rsidR="003377EF" w:rsidRDefault="003377EF" w:rsidP="003377EF">
      <w:pPr>
        <w:pStyle w:val="Heading3"/>
      </w:pPr>
      <w:bookmarkStart w:id="157" w:name="_Toc173188550"/>
      <w:r w:rsidRPr="00B0521D">
        <w:lastRenderedPageBreak/>
        <w:t>[Màn hình</w:t>
      </w:r>
      <w:r w:rsidR="00836417">
        <w:t xml:space="preserve"> </w:t>
      </w:r>
      <w:r w:rsidR="001002CF">
        <w:t>Quản lý hồ sơ chủ nhà</w:t>
      </w:r>
      <w:r w:rsidRPr="00B0521D">
        <w:t xml:space="preserve"> ]</w:t>
      </w:r>
      <w:bookmarkEnd w:id="157"/>
    </w:p>
    <w:p w14:paraId="725BA069" w14:textId="5A553586" w:rsidR="003377EF" w:rsidRPr="00B0521D" w:rsidRDefault="003377EF" w:rsidP="003377EF">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1002CF">
        <w:rPr>
          <w:rFonts w:ascii="Times New Roman" w:hAnsi="Times New Roman" w:cs="Times New Roman"/>
        </w:rPr>
        <w:t>quản lý hồ sơ chủ nhà</w:t>
      </w:r>
    </w:p>
    <w:p w14:paraId="4025D4C8" w14:textId="7F46507B" w:rsidR="003377EF" w:rsidRPr="00B0521D" w:rsidRDefault="003377EF" w:rsidP="003377EF">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w:t>
      </w:r>
      <w:r w:rsidR="00D93702">
        <w:rPr>
          <w:rFonts w:ascii="Times New Roman" w:eastAsia="Times New Roman" w:hAnsi="Times New Roman" w:cs="Times New Roman"/>
        </w:rPr>
        <w:t xml:space="preserve">quản lý hồ sơ chủ nhà </w:t>
      </w:r>
    </w:p>
    <w:p w14:paraId="0660C138" w14:textId="77777777" w:rsidR="003377EF" w:rsidRPr="00B0521D" w:rsidRDefault="003377EF" w:rsidP="003377EF">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29C2D223" w14:textId="372ECFE9" w:rsidR="00F02239" w:rsidRPr="00B0521D" w:rsidRDefault="00BA34E1" w:rsidP="003377EF">
      <w:pPr>
        <w:rPr>
          <w:rFonts w:ascii="Times New Roman" w:hAnsi="Times New Roman" w:cs="Times New Roman"/>
        </w:rPr>
      </w:pPr>
      <w:r>
        <w:rPr>
          <w:rFonts w:ascii="Times New Roman" w:hAnsi="Times New Roman" w:cs="Times New Roman"/>
          <w:noProof/>
        </w:rPr>
        <w:drawing>
          <wp:inline distT="0" distB="0" distL="0" distR="0" wp14:anchorId="19EAF131" wp14:editId="06C8D3B2">
            <wp:extent cx="5732145" cy="1501140"/>
            <wp:effectExtent l="0" t="0" r="1905" b="3810"/>
            <wp:docPr id="11760494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9439" name="Picture 6"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2145" cy="1501140"/>
                    </a:xfrm>
                    <a:prstGeom prst="rect">
                      <a:avLst/>
                    </a:prstGeom>
                  </pic:spPr>
                </pic:pic>
              </a:graphicData>
            </a:graphic>
          </wp:inline>
        </w:drawing>
      </w:r>
    </w:p>
    <w:p w14:paraId="48E13C89" w14:textId="77777777" w:rsidR="003377EF" w:rsidRDefault="003377EF" w:rsidP="003377EF">
      <w:pPr>
        <w:rPr>
          <w:rFonts w:ascii="Times New Roman" w:eastAsiaTheme="majorEastAsia" w:hAnsi="Times New Roman" w:cs="Times New Roman"/>
          <w:color w:val="365F91" w:themeColor="accent1" w:themeShade="BF"/>
          <w:sz w:val="26"/>
          <w:szCs w:val="26"/>
        </w:rPr>
      </w:pPr>
    </w:p>
    <w:p w14:paraId="03DC40A5" w14:textId="77777777" w:rsidR="003377EF" w:rsidRPr="00B0521D" w:rsidRDefault="003377EF" w:rsidP="003377EF">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3377EF" w:rsidRPr="00B0521D" w14:paraId="1204E3B7" w14:textId="77777777">
        <w:tc>
          <w:tcPr>
            <w:tcW w:w="207" w:type="pct"/>
          </w:tcPr>
          <w:p w14:paraId="33A8AA7F" w14:textId="77777777" w:rsidR="003377EF" w:rsidRPr="00B0521D" w:rsidRDefault="003377EF">
            <w:pPr>
              <w:rPr>
                <w:rFonts w:ascii="Times New Roman" w:hAnsi="Times New Roman" w:cs="Times New Roman"/>
              </w:rPr>
            </w:pPr>
            <w:r w:rsidRPr="00B0521D">
              <w:rPr>
                <w:rFonts w:ascii="Times New Roman" w:hAnsi="Times New Roman" w:cs="Times New Roman"/>
              </w:rPr>
              <w:t>STT</w:t>
            </w:r>
          </w:p>
        </w:tc>
        <w:tc>
          <w:tcPr>
            <w:tcW w:w="1198" w:type="pct"/>
          </w:tcPr>
          <w:p w14:paraId="68A19896" w14:textId="77777777" w:rsidR="003377EF" w:rsidRPr="00B0521D" w:rsidRDefault="003377EF">
            <w:pPr>
              <w:rPr>
                <w:rFonts w:ascii="Times New Roman" w:hAnsi="Times New Roman" w:cs="Times New Roman"/>
              </w:rPr>
            </w:pPr>
            <w:r w:rsidRPr="00B0521D">
              <w:rPr>
                <w:rFonts w:ascii="Times New Roman" w:hAnsi="Times New Roman" w:cs="Times New Roman"/>
              </w:rPr>
              <w:t>Thao tác</w:t>
            </w:r>
          </w:p>
        </w:tc>
        <w:tc>
          <w:tcPr>
            <w:tcW w:w="1198" w:type="pct"/>
          </w:tcPr>
          <w:p w14:paraId="1A679327" w14:textId="77777777" w:rsidR="003377EF" w:rsidRPr="00B0521D" w:rsidRDefault="003377EF">
            <w:pPr>
              <w:rPr>
                <w:rFonts w:ascii="Times New Roman" w:hAnsi="Times New Roman" w:cs="Times New Roman"/>
              </w:rPr>
            </w:pPr>
            <w:r w:rsidRPr="00B0521D">
              <w:rPr>
                <w:rFonts w:ascii="Times New Roman" w:hAnsi="Times New Roman" w:cs="Times New Roman"/>
              </w:rPr>
              <w:t>Ý nghĩa</w:t>
            </w:r>
          </w:p>
        </w:tc>
        <w:tc>
          <w:tcPr>
            <w:tcW w:w="1198" w:type="pct"/>
          </w:tcPr>
          <w:p w14:paraId="1284FEC9" w14:textId="77777777" w:rsidR="003377EF" w:rsidRPr="00B0521D" w:rsidRDefault="003377EF">
            <w:pPr>
              <w:rPr>
                <w:rFonts w:ascii="Times New Roman" w:hAnsi="Times New Roman" w:cs="Times New Roman"/>
              </w:rPr>
            </w:pPr>
            <w:r w:rsidRPr="00B0521D">
              <w:rPr>
                <w:rFonts w:ascii="Times New Roman" w:hAnsi="Times New Roman" w:cs="Times New Roman"/>
              </w:rPr>
              <w:t>Xử lý liên quan</w:t>
            </w:r>
          </w:p>
        </w:tc>
        <w:tc>
          <w:tcPr>
            <w:tcW w:w="1199" w:type="pct"/>
          </w:tcPr>
          <w:p w14:paraId="132F20AA" w14:textId="77777777" w:rsidR="003377EF" w:rsidRPr="00B0521D" w:rsidRDefault="003377EF">
            <w:pPr>
              <w:rPr>
                <w:rFonts w:ascii="Times New Roman" w:hAnsi="Times New Roman" w:cs="Times New Roman"/>
              </w:rPr>
            </w:pPr>
            <w:r w:rsidRPr="00B0521D">
              <w:rPr>
                <w:rFonts w:ascii="Times New Roman" w:hAnsi="Times New Roman" w:cs="Times New Roman"/>
              </w:rPr>
              <w:t>Ghi chú</w:t>
            </w:r>
          </w:p>
        </w:tc>
      </w:tr>
      <w:tr w:rsidR="003377EF" w:rsidRPr="00B0521D" w14:paraId="01890199" w14:textId="77777777">
        <w:tc>
          <w:tcPr>
            <w:tcW w:w="207" w:type="pct"/>
          </w:tcPr>
          <w:p w14:paraId="60A0A1AB" w14:textId="77777777" w:rsidR="003377EF" w:rsidRPr="00B0521D" w:rsidRDefault="003377EF">
            <w:pPr>
              <w:rPr>
                <w:rFonts w:ascii="Times New Roman" w:hAnsi="Times New Roman" w:cs="Times New Roman"/>
              </w:rPr>
            </w:pPr>
          </w:p>
        </w:tc>
        <w:tc>
          <w:tcPr>
            <w:tcW w:w="1198" w:type="pct"/>
          </w:tcPr>
          <w:p w14:paraId="0D671430" w14:textId="77777777" w:rsidR="003377EF" w:rsidRPr="00B0521D" w:rsidRDefault="003377EF">
            <w:pPr>
              <w:rPr>
                <w:rFonts w:ascii="Times New Roman" w:hAnsi="Times New Roman" w:cs="Times New Roman"/>
              </w:rPr>
            </w:pPr>
          </w:p>
        </w:tc>
        <w:tc>
          <w:tcPr>
            <w:tcW w:w="1198" w:type="pct"/>
          </w:tcPr>
          <w:p w14:paraId="467E1A9A" w14:textId="77777777" w:rsidR="003377EF" w:rsidRPr="00B0521D" w:rsidRDefault="003377EF">
            <w:pPr>
              <w:rPr>
                <w:rFonts w:ascii="Times New Roman" w:hAnsi="Times New Roman" w:cs="Times New Roman"/>
              </w:rPr>
            </w:pPr>
          </w:p>
        </w:tc>
        <w:tc>
          <w:tcPr>
            <w:tcW w:w="1198" w:type="pct"/>
          </w:tcPr>
          <w:p w14:paraId="6ECF6361" w14:textId="77777777" w:rsidR="003377EF" w:rsidRPr="00B0521D" w:rsidRDefault="003377EF">
            <w:pPr>
              <w:rPr>
                <w:rFonts w:ascii="Times New Roman" w:hAnsi="Times New Roman" w:cs="Times New Roman"/>
              </w:rPr>
            </w:pPr>
          </w:p>
        </w:tc>
        <w:tc>
          <w:tcPr>
            <w:tcW w:w="1199" w:type="pct"/>
          </w:tcPr>
          <w:p w14:paraId="25246D7C" w14:textId="77777777" w:rsidR="003377EF" w:rsidRPr="00B0521D" w:rsidRDefault="003377EF">
            <w:pPr>
              <w:rPr>
                <w:rFonts w:ascii="Times New Roman" w:hAnsi="Times New Roman" w:cs="Times New Roman"/>
              </w:rPr>
            </w:pPr>
          </w:p>
        </w:tc>
      </w:tr>
    </w:tbl>
    <w:p w14:paraId="2554F73D" w14:textId="7ED069B6" w:rsidR="00791C69" w:rsidRDefault="00791C69" w:rsidP="0011002D">
      <w:pPr>
        <w:pStyle w:val="Heading3"/>
      </w:pPr>
      <w:bookmarkStart w:id="158" w:name="_Toc173188551"/>
      <w:r w:rsidRPr="00B0521D">
        <w:t>[Màn hình</w:t>
      </w:r>
      <w:r w:rsidR="00AB337D">
        <w:t xml:space="preserve"> tạo </w:t>
      </w:r>
      <w:r w:rsidR="00DE66BB">
        <w:t>hồ sơ</w:t>
      </w:r>
      <w:r w:rsidR="00AB337D">
        <w:t xml:space="preserve"> cho thuê</w:t>
      </w:r>
      <w:r w:rsidRPr="00B0521D">
        <w:t xml:space="preserve"> ]</w:t>
      </w:r>
      <w:bookmarkEnd w:id="158"/>
    </w:p>
    <w:p w14:paraId="479DB2EE" w14:textId="3DEB8599" w:rsidR="00791C69" w:rsidRPr="00B0521D" w:rsidRDefault="00791C69" w:rsidP="00791C69">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DE66BB">
        <w:rPr>
          <w:rFonts w:ascii="Times New Roman" w:hAnsi="Times New Roman" w:cs="Times New Roman"/>
        </w:rPr>
        <w:t>tạo hồ sơ cho thuê</w:t>
      </w:r>
    </w:p>
    <w:p w14:paraId="07E63127" w14:textId="644C4FF0" w:rsidR="00791C69" w:rsidRPr="00B0521D" w:rsidRDefault="00791C69" w:rsidP="00791C69">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w:t>
      </w:r>
      <w:r w:rsidR="00D93702">
        <w:rPr>
          <w:rFonts w:ascii="Times New Roman" w:eastAsia="Times New Roman" w:hAnsi="Times New Roman" w:cs="Times New Roman"/>
        </w:rPr>
        <w:t xml:space="preserve">tạo hồ sơ cho thuê </w:t>
      </w:r>
    </w:p>
    <w:p w14:paraId="24F84CBB" w14:textId="77777777" w:rsidR="00791C69" w:rsidRPr="00B0521D" w:rsidRDefault="00791C69" w:rsidP="00791C69">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64A4782D" w14:textId="21DE1181" w:rsidR="00791C69" w:rsidRDefault="00BA0EB0" w:rsidP="00791C69">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drawing>
          <wp:inline distT="0" distB="0" distL="0" distR="0" wp14:anchorId="5F52581B" wp14:editId="0D40B768">
            <wp:extent cx="5732145" cy="2614295"/>
            <wp:effectExtent l="0" t="0" r="1905" b="0"/>
            <wp:docPr id="12007798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9818" name="Picture 7"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2145" cy="2614295"/>
                    </a:xfrm>
                    <a:prstGeom prst="rect">
                      <a:avLst/>
                    </a:prstGeom>
                  </pic:spPr>
                </pic:pic>
              </a:graphicData>
            </a:graphic>
          </wp:inline>
        </w:drawing>
      </w:r>
    </w:p>
    <w:p w14:paraId="14A332D0" w14:textId="77777777" w:rsidR="00791C69" w:rsidRPr="00B0521D" w:rsidRDefault="00791C69" w:rsidP="00791C69">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791C69" w:rsidRPr="00B0521D" w14:paraId="51F66C3B" w14:textId="77777777">
        <w:tc>
          <w:tcPr>
            <w:tcW w:w="207" w:type="pct"/>
          </w:tcPr>
          <w:p w14:paraId="53E10E95" w14:textId="77777777" w:rsidR="00791C69" w:rsidRPr="00B0521D" w:rsidRDefault="00791C69">
            <w:pPr>
              <w:rPr>
                <w:rFonts w:ascii="Times New Roman" w:hAnsi="Times New Roman" w:cs="Times New Roman"/>
              </w:rPr>
            </w:pPr>
            <w:r w:rsidRPr="00B0521D">
              <w:rPr>
                <w:rFonts w:ascii="Times New Roman" w:hAnsi="Times New Roman" w:cs="Times New Roman"/>
              </w:rPr>
              <w:t>STT</w:t>
            </w:r>
          </w:p>
        </w:tc>
        <w:tc>
          <w:tcPr>
            <w:tcW w:w="1198" w:type="pct"/>
          </w:tcPr>
          <w:p w14:paraId="7BF94CBB" w14:textId="77777777" w:rsidR="00791C69" w:rsidRPr="00B0521D" w:rsidRDefault="00791C69">
            <w:pPr>
              <w:rPr>
                <w:rFonts w:ascii="Times New Roman" w:hAnsi="Times New Roman" w:cs="Times New Roman"/>
              </w:rPr>
            </w:pPr>
            <w:r w:rsidRPr="00B0521D">
              <w:rPr>
                <w:rFonts w:ascii="Times New Roman" w:hAnsi="Times New Roman" w:cs="Times New Roman"/>
              </w:rPr>
              <w:t>Thao tác</w:t>
            </w:r>
          </w:p>
        </w:tc>
        <w:tc>
          <w:tcPr>
            <w:tcW w:w="1198" w:type="pct"/>
          </w:tcPr>
          <w:p w14:paraId="2601A3A3" w14:textId="77777777" w:rsidR="00791C69" w:rsidRPr="00B0521D" w:rsidRDefault="00791C69">
            <w:pPr>
              <w:rPr>
                <w:rFonts w:ascii="Times New Roman" w:hAnsi="Times New Roman" w:cs="Times New Roman"/>
              </w:rPr>
            </w:pPr>
            <w:r w:rsidRPr="00B0521D">
              <w:rPr>
                <w:rFonts w:ascii="Times New Roman" w:hAnsi="Times New Roman" w:cs="Times New Roman"/>
              </w:rPr>
              <w:t>Ý nghĩa</w:t>
            </w:r>
          </w:p>
        </w:tc>
        <w:tc>
          <w:tcPr>
            <w:tcW w:w="1198" w:type="pct"/>
          </w:tcPr>
          <w:p w14:paraId="27EF67E0" w14:textId="77777777" w:rsidR="00791C69" w:rsidRPr="00B0521D" w:rsidRDefault="00791C69">
            <w:pPr>
              <w:rPr>
                <w:rFonts w:ascii="Times New Roman" w:hAnsi="Times New Roman" w:cs="Times New Roman"/>
              </w:rPr>
            </w:pPr>
            <w:r w:rsidRPr="00B0521D">
              <w:rPr>
                <w:rFonts w:ascii="Times New Roman" w:hAnsi="Times New Roman" w:cs="Times New Roman"/>
              </w:rPr>
              <w:t>Xử lý liên quan</w:t>
            </w:r>
          </w:p>
        </w:tc>
        <w:tc>
          <w:tcPr>
            <w:tcW w:w="1199" w:type="pct"/>
          </w:tcPr>
          <w:p w14:paraId="2670D70A" w14:textId="77777777" w:rsidR="00791C69" w:rsidRPr="00B0521D" w:rsidRDefault="00791C69">
            <w:pPr>
              <w:rPr>
                <w:rFonts w:ascii="Times New Roman" w:hAnsi="Times New Roman" w:cs="Times New Roman"/>
              </w:rPr>
            </w:pPr>
            <w:r w:rsidRPr="00B0521D">
              <w:rPr>
                <w:rFonts w:ascii="Times New Roman" w:hAnsi="Times New Roman" w:cs="Times New Roman"/>
              </w:rPr>
              <w:t>Ghi chú</w:t>
            </w:r>
          </w:p>
        </w:tc>
      </w:tr>
      <w:tr w:rsidR="00791C69" w:rsidRPr="00B0521D" w14:paraId="7AC57759" w14:textId="77777777">
        <w:tc>
          <w:tcPr>
            <w:tcW w:w="207" w:type="pct"/>
          </w:tcPr>
          <w:p w14:paraId="75A2E5DA" w14:textId="77777777" w:rsidR="00791C69" w:rsidRPr="00B0521D" w:rsidRDefault="00791C69">
            <w:pPr>
              <w:rPr>
                <w:rFonts w:ascii="Times New Roman" w:hAnsi="Times New Roman" w:cs="Times New Roman"/>
              </w:rPr>
            </w:pPr>
          </w:p>
        </w:tc>
        <w:tc>
          <w:tcPr>
            <w:tcW w:w="1198" w:type="pct"/>
          </w:tcPr>
          <w:p w14:paraId="0558D4E9" w14:textId="77777777" w:rsidR="00791C69" w:rsidRPr="00B0521D" w:rsidRDefault="00791C69">
            <w:pPr>
              <w:rPr>
                <w:rFonts w:ascii="Times New Roman" w:hAnsi="Times New Roman" w:cs="Times New Roman"/>
              </w:rPr>
            </w:pPr>
          </w:p>
        </w:tc>
        <w:tc>
          <w:tcPr>
            <w:tcW w:w="1198" w:type="pct"/>
          </w:tcPr>
          <w:p w14:paraId="3BEC93BC" w14:textId="77777777" w:rsidR="00791C69" w:rsidRPr="00B0521D" w:rsidRDefault="00791C69">
            <w:pPr>
              <w:rPr>
                <w:rFonts w:ascii="Times New Roman" w:hAnsi="Times New Roman" w:cs="Times New Roman"/>
              </w:rPr>
            </w:pPr>
          </w:p>
        </w:tc>
        <w:tc>
          <w:tcPr>
            <w:tcW w:w="1198" w:type="pct"/>
          </w:tcPr>
          <w:p w14:paraId="7DEC69C3" w14:textId="77777777" w:rsidR="00791C69" w:rsidRPr="00B0521D" w:rsidRDefault="00791C69">
            <w:pPr>
              <w:rPr>
                <w:rFonts w:ascii="Times New Roman" w:hAnsi="Times New Roman" w:cs="Times New Roman"/>
              </w:rPr>
            </w:pPr>
          </w:p>
        </w:tc>
        <w:tc>
          <w:tcPr>
            <w:tcW w:w="1199" w:type="pct"/>
          </w:tcPr>
          <w:p w14:paraId="71A24F34" w14:textId="77777777" w:rsidR="00791C69" w:rsidRPr="00B0521D" w:rsidRDefault="00791C69">
            <w:pPr>
              <w:rPr>
                <w:rFonts w:ascii="Times New Roman" w:hAnsi="Times New Roman" w:cs="Times New Roman"/>
              </w:rPr>
            </w:pPr>
          </w:p>
        </w:tc>
      </w:tr>
    </w:tbl>
    <w:p w14:paraId="7A0C492A" w14:textId="77777777" w:rsidR="002F0A91" w:rsidRDefault="002F0A91" w:rsidP="002F0A91">
      <w:pPr>
        <w:rPr>
          <w:rFonts w:ascii="Times New Roman" w:eastAsiaTheme="majorEastAsia" w:hAnsi="Times New Roman" w:cs="Times New Roman"/>
          <w:color w:val="365F91" w:themeColor="accent1" w:themeShade="BF"/>
          <w:sz w:val="26"/>
          <w:szCs w:val="26"/>
        </w:rPr>
      </w:pPr>
    </w:p>
    <w:p w14:paraId="455E531A" w14:textId="42EBC150" w:rsidR="00E21EA3" w:rsidRDefault="00E21EA3" w:rsidP="002F0A91">
      <w:pPr>
        <w:pStyle w:val="Heading3"/>
      </w:pPr>
      <w:bookmarkStart w:id="159" w:name="_Toc173188552"/>
      <w:r w:rsidRPr="00B0521D">
        <w:t>[Màn hình</w:t>
      </w:r>
      <w:r w:rsidR="00CB08DA">
        <w:t xml:space="preserve"> doanh thu hồ sơ phòng</w:t>
      </w:r>
      <w:r w:rsidRPr="00B0521D">
        <w:t>]</w:t>
      </w:r>
      <w:bookmarkEnd w:id="159"/>
    </w:p>
    <w:p w14:paraId="4EA6E469" w14:textId="17AA19F4" w:rsidR="00E21EA3" w:rsidRPr="00B0521D" w:rsidRDefault="00E21EA3" w:rsidP="00E21EA3">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DE66BB">
        <w:rPr>
          <w:rFonts w:ascii="Times New Roman" w:hAnsi="Times New Roman" w:cs="Times New Roman"/>
        </w:rPr>
        <w:t>doanh thu hồ sơ phòng</w:t>
      </w:r>
    </w:p>
    <w:p w14:paraId="7395736C" w14:textId="16FCDE87" w:rsidR="00E21EA3" w:rsidRPr="00B0521D" w:rsidRDefault="00E21EA3" w:rsidP="00E21EA3">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w:t>
      </w:r>
      <w:r w:rsidR="000D3C1B">
        <w:rPr>
          <w:rFonts w:ascii="Times New Roman" w:eastAsia="Times New Roman" w:hAnsi="Times New Roman" w:cs="Times New Roman"/>
        </w:rPr>
        <w:t xml:space="preserve">kiểm soát doanh thu hồ sơ phòng </w:t>
      </w:r>
    </w:p>
    <w:p w14:paraId="4779E9EC" w14:textId="77777777" w:rsidR="00E21EA3" w:rsidRPr="00B0521D" w:rsidRDefault="00E21EA3" w:rsidP="00E21EA3">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2B0FEDF5" w14:textId="1D472DC3" w:rsidR="00E21EA3" w:rsidRDefault="00BA0EB0" w:rsidP="00E21EA3">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drawing>
          <wp:inline distT="0" distB="0" distL="0" distR="0" wp14:anchorId="4EB358A6" wp14:editId="4213D0DE">
            <wp:extent cx="5732145" cy="948055"/>
            <wp:effectExtent l="0" t="0" r="1905" b="4445"/>
            <wp:docPr id="574279350" name="Picture 8"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9350" name="Picture 8" descr="A white background with black lines&#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2145" cy="948055"/>
                    </a:xfrm>
                    <a:prstGeom prst="rect">
                      <a:avLst/>
                    </a:prstGeom>
                  </pic:spPr>
                </pic:pic>
              </a:graphicData>
            </a:graphic>
          </wp:inline>
        </w:drawing>
      </w:r>
    </w:p>
    <w:p w14:paraId="1D28A713" w14:textId="77777777" w:rsidR="00E21EA3" w:rsidRPr="00B0521D" w:rsidRDefault="00E21EA3" w:rsidP="00E21EA3">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E21EA3" w:rsidRPr="00B0521D" w14:paraId="220358A0" w14:textId="77777777">
        <w:tc>
          <w:tcPr>
            <w:tcW w:w="207" w:type="pct"/>
          </w:tcPr>
          <w:p w14:paraId="3B9E39ED" w14:textId="77777777" w:rsidR="00E21EA3" w:rsidRPr="00B0521D" w:rsidRDefault="00E21EA3">
            <w:pPr>
              <w:rPr>
                <w:rFonts w:ascii="Times New Roman" w:hAnsi="Times New Roman" w:cs="Times New Roman"/>
              </w:rPr>
            </w:pPr>
            <w:r w:rsidRPr="00B0521D">
              <w:rPr>
                <w:rFonts w:ascii="Times New Roman" w:hAnsi="Times New Roman" w:cs="Times New Roman"/>
              </w:rPr>
              <w:t>STT</w:t>
            </w:r>
          </w:p>
        </w:tc>
        <w:tc>
          <w:tcPr>
            <w:tcW w:w="1198" w:type="pct"/>
          </w:tcPr>
          <w:p w14:paraId="40211183" w14:textId="77777777" w:rsidR="00E21EA3" w:rsidRPr="00B0521D" w:rsidRDefault="00E21EA3">
            <w:pPr>
              <w:rPr>
                <w:rFonts w:ascii="Times New Roman" w:hAnsi="Times New Roman" w:cs="Times New Roman"/>
              </w:rPr>
            </w:pPr>
            <w:r w:rsidRPr="00B0521D">
              <w:rPr>
                <w:rFonts w:ascii="Times New Roman" w:hAnsi="Times New Roman" w:cs="Times New Roman"/>
              </w:rPr>
              <w:t>Thao tác</w:t>
            </w:r>
          </w:p>
        </w:tc>
        <w:tc>
          <w:tcPr>
            <w:tcW w:w="1198" w:type="pct"/>
          </w:tcPr>
          <w:p w14:paraId="4FA9B551" w14:textId="77777777" w:rsidR="00E21EA3" w:rsidRPr="00B0521D" w:rsidRDefault="00E21EA3">
            <w:pPr>
              <w:rPr>
                <w:rFonts w:ascii="Times New Roman" w:hAnsi="Times New Roman" w:cs="Times New Roman"/>
              </w:rPr>
            </w:pPr>
            <w:r w:rsidRPr="00B0521D">
              <w:rPr>
                <w:rFonts w:ascii="Times New Roman" w:hAnsi="Times New Roman" w:cs="Times New Roman"/>
              </w:rPr>
              <w:t>Ý nghĩa</w:t>
            </w:r>
          </w:p>
        </w:tc>
        <w:tc>
          <w:tcPr>
            <w:tcW w:w="1198" w:type="pct"/>
          </w:tcPr>
          <w:p w14:paraId="3C9DBF64" w14:textId="77777777" w:rsidR="00E21EA3" w:rsidRPr="00B0521D" w:rsidRDefault="00E21EA3">
            <w:pPr>
              <w:rPr>
                <w:rFonts w:ascii="Times New Roman" w:hAnsi="Times New Roman" w:cs="Times New Roman"/>
              </w:rPr>
            </w:pPr>
            <w:r w:rsidRPr="00B0521D">
              <w:rPr>
                <w:rFonts w:ascii="Times New Roman" w:hAnsi="Times New Roman" w:cs="Times New Roman"/>
              </w:rPr>
              <w:t>Xử lý liên quan</w:t>
            </w:r>
          </w:p>
        </w:tc>
        <w:tc>
          <w:tcPr>
            <w:tcW w:w="1199" w:type="pct"/>
          </w:tcPr>
          <w:p w14:paraId="0AC42670" w14:textId="77777777" w:rsidR="00E21EA3" w:rsidRPr="00B0521D" w:rsidRDefault="00E21EA3">
            <w:pPr>
              <w:rPr>
                <w:rFonts w:ascii="Times New Roman" w:hAnsi="Times New Roman" w:cs="Times New Roman"/>
              </w:rPr>
            </w:pPr>
            <w:r w:rsidRPr="00B0521D">
              <w:rPr>
                <w:rFonts w:ascii="Times New Roman" w:hAnsi="Times New Roman" w:cs="Times New Roman"/>
              </w:rPr>
              <w:t>Ghi chú</w:t>
            </w:r>
          </w:p>
        </w:tc>
      </w:tr>
      <w:tr w:rsidR="00E21EA3" w:rsidRPr="00B0521D" w14:paraId="7B76E490" w14:textId="77777777">
        <w:tc>
          <w:tcPr>
            <w:tcW w:w="207" w:type="pct"/>
          </w:tcPr>
          <w:p w14:paraId="756BC5F8" w14:textId="77777777" w:rsidR="00E21EA3" w:rsidRPr="00B0521D" w:rsidRDefault="00E21EA3">
            <w:pPr>
              <w:rPr>
                <w:rFonts w:ascii="Times New Roman" w:hAnsi="Times New Roman" w:cs="Times New Roman"/>
              </w:rPr>
            </w:pPr>
          </w:p>
        </w:tc>
        <w:tc>
          <w:tcPr>
            <w:tcW w:w="1198" w:type="pct"/>
          </w:tcPr>
          <w:p w14:paraId="42969EC0" w14:textId="77777777" w:rsidR="00E21EA3" w:rsidRPr="00B0521D" w:rsidRDefault="00E21EA3">
            <w:pPr>
              <w:rPr>
                <w:rFonts w:ascii="Times New Roman" w:hAnsi="Times New Roman" w:cs="Times New Roman"/>
              </w:rPr>
            </w:pPr>
          </w:p>
        </w:tc>
        <w:tc>
          <w:tcPr>
            <w:tcW w:w="1198" w:type="pct"/>
          </w:tcPr>
          <w:p w14:paraId="2754F5B5" w14:textId="77777777" w:rsidR="00E21EA3" w:rsidRPr="00B0521D" w:rsidRDefault="00E21EA3">
            <w:pPr>
              <w:rPr>
                <w:rFonts w:ascii="Times New Roman" w:hAnsi="Times New Roman" w:cs="Times New Roman"/>
              </w:rPr>
            </w:pPr>
          </w:p>
        </w:tc>
        <w:tc>
          <w:tcPr>
            <w:tcW w:w="1198" w:type="pct"/>
          </w:tcPr>
          <w:p w14:paraId="0162DEF3" w14:textId="77777777" w:rsidR="00E21EA3" w:rsidRPr="00B0521D" w:rsidRDefault="00E21EA3">
            <w:pPr>
              <w:rPr>
                <w:rFonts w:ascii="Times New Roman" w:hAnsi="Times New Roman" w:cs="Times New Roman"/>
              </w:rPr>
            </w:pPr>
          </w:p>
        </w:tc>
        <w:tc>
          <w:tcPr>
            <w:tcW w:w="1199" w:type="pct"/>
          </w:tcPr>
          <w:p w14:paraId="490FBA9D" w14:textId="77777777" w:rsidR="00E21EA3" w:rsidRPr="00B0521D" w:rsidRDefault="00E21EA3">
            <w:pPr>
              <w:rPr>
                <w:rFonts w:ascii="Times New Roman" w:hAnsi="Times New Roman" w:cs="Times New Roman"/>
              </w:rPr>
            </w:pPr>
          </w:p>
        </w:tc>
      </w:tr>
    </w:tbl>
    <w:p w14:paraId="0E157997" w14:textId="77777777" w:rsidR="002F0A91" w:rsidRDefault="002F0A91" w:rsidP="002F0A91">
      <w:pPr>
        <w:rPr>
          <w:rFonts w:ascii="Times New Roman" w:eastAsiaTheme="majorEastAsia" w:hAnsi="Times New Roman" w:cs="Times New Roman"/>
          <w:color w:val="365F91" w:themeColor="accent1" w:themeShade="BF"/>
          <w:sz w:val="26"/>
          <w:szCs w:val="26"/>
        </w:rPr>
      </w:pPr>
    </w:p>
    <w:p w14:paraId="60ACB769" w14:textId="38965778" w:rsidR="00E21EA3" w:rsidRDefault="00E21EA3" w:rsidP="00FA74B6">
      <w:pPr>
        <w:pStyle w:val="Heading3"/>
      </w:pPr>
      <w:bookmarkStart w:id="160" w:name="_Toc173188553"/>
      <w:r w:rsidRPr="00B0521D">
        <w:t>[Màn hình</w:t>
      </w:r>
      <w:r w:rsidR="00E54F50">
        <w:t xml:space="preserve"> danh sách hồ sơ phòng</w:t>
      </w:r>
      <w:r w:rsidRPr="00B0521D">
        <w:t>]</w:t>
      </w:r>
      <w:bookmarkEnd w:id="160"/>
    </w:p>
    <w:p w14:paraId="5D05255D" w14:textId="768FDCA6" w:rsidR="00E21EA3" w:rsidRPr="00B0521D" w:rsidRDefault="00E21EA3" w:rsidP="00E21EA3">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E54F50">
        <w:rPr>
          <w:rFonts w:ascii="Times New Roman" w:hAnsi="Times New Roman" w:cs="Times New Roman"/>
        </w:rPr>
        <w:t>danh sách hồ sơ phòng</w:t>
      </w:r>
    </w:p>
    <w:p w14:paraId="2977420B" w14:textId="6E3E1310" w:rsidR="00E21EA3" w:rsidRPr="00B0521D" w:rsidRDefault="00E21EA3" w:rsidP="00E21EA3">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w:t>
      </w:r>
      <w:r w:rsidR="00941785">
        <w:rPr>
          <w:rFonts w:ascii="Times New Roman" w:eastAsia="Times New Roman" w:hAnsi="Times New Roman" w:cs="Times New Roman"/>
        </w:rPr>
        <w:t xml:space="preserve">kiểm tra </w:t>
      </w:r>
      <w:r w:rsidR="00D95F71">
        <w:rPr>
          <w:rFonts w:ascii="Times New Roman" w:eastAsia="Times New Roman" w:hAnsi="Times New Roman" w:cs="Times New Roman"/>
        </w:rPr>
        <w:t xml:space="preserve">danh sách hồ </w:t>
      </w:r>
      <w:r w:rsidR="008F59A9">
        <w:rPr>
          <w:rFonts w:ascii="Times New Roman" w:eastAsia="Times New Roman" w:hAnsi="Times New Roman" w:cs="Times New Roman"/>
        </w:rPr>
        <w:t xml:space="preserve">sơ phòng </w:t>
      </w:r>
    </w:p>
    <w:p w14:paraId="5F2D70FE" w14:textId="77777777" w:rsidR="00E21EA3" w:rsidRPr="00B0521D" w:rsidRDefault="00E21EA3" w:rsidP="00E21EA3">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6D54A7AC" w14:textId="33D21C9C" w:rsidR="00E21EA3" w:rsidRDefault="00D72D71" w:rsidP="00E21EA3">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drawing>
          <wp:inline distT="0" distB="0" distL="0" distR="0" wp14:anchorId="04A09111" wp14:editId="106D098B">
            <wp:extent cx="5732145" cy="1221105"/>
            <wp:effectExtent l="0" t="0" r="1905" b="0"/>
            <wp:docPr id="155929346" name="Picture 10"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346" name="Picture 10" descr="A close up of a computer scree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2145" cy="1221105"/>
                    </a:xfrm>
                    <a:prstGeom prst="rect">
                      <a:avLst/>
                    </a:prstGeom>
                  </pic:spPr>
                </pic:pic>
              </a:graphicData>
            </a:graphic>
          </wp:inline>
        </w:drawing>
      </w:r>
    </w:p>
    <w:p w14:paraId="63B164CC" w14:textId="77777777" w:rsidR="00E21EA3" w:rsidRPr="00B0521D" w:rsidRDefault="00E21EA3" w:rsidP="00E21EA3">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E21EA3" w:rsidRPr="00B0521D" w14:paraId="7B6B4AC5" w14:textId="77777777">
        <w:tc>
          <w:tcPr>
            <w:tcW w:w="207" w:type="pct"/>
          </w:tcPr>
          <w:p w14:paraId="2774D4EE" w14:textId="77777777" w:rsidR="00E21EA3" w:rsidRPr="00B0521D" w:rsidRDefault="00E21EA3">
            <w:pPr>
              <w:rPr>
                <w:rFonts w:ascii="Times New Roman" w:hAnsi="Times New Roman" w:cs="Times New Roman"/>
              </w:rPr>
            </w:pPr>
            <w:r w:rsidRPr="00B0521D">
              <w:rPr>
                <w:rFonts w:ascii="Times New Roman" w:hAnsi="Times New Roman" w:cs="Times New Roman"/>
              </w:rPr>
              <w:t>STT</w:t>
            </w:r>
          </w:p>
        </w:tc>
        <w:tc>
          <w:tcPr>
            <w:tcW w:w="1198" w:type="pct"/>
          </w:tcPr>
          <w:p w14:paraId="48197ABD" w14:textId="77777777" w:rsidR="00E21EA3" w:rsidRPr="00B0521D" w:rsidRDefault="00E21EA3">
            <w:pPr>
              <w:rPr>
                <w:rFonts w:ascii="Times New Roman" w:hAnsi="Times New Roman" w:cs="Times New Roman"/>
              </w:rPr>
            </w:pPr>
            <w:r w:rsidRPr="00B0521D">
              <w:rPr>
                <w:rFonts w:ascii="Times New Roman" w:hAnsi="Times New Roman" w:cs="Times New Roman"/>
              </w:rPr>
              <w:t>Thao tác</w:t>
            </w:r>
          </w:p>
        </w:tc>
        <w:tc>
          <w:tcPr>
            <w:tcW w:w="1198" w:type="pct"/>
          </w:tcPr>
          <w:p w14:paraId="14867B0E" w14:textId="77777777" w:rsidR="00E21EA3" w:rsidRPr="00B0521D" w:rsidRDefault="00E21EA3">
            <w:pPr>
              <w:rPr>
                <w:rFonts w:ascii="Times New Roman" w:hAnsi="Times New Roman" w:cs="Times New Roman"/>
              </w:rPr>
            </w:pPr>
            <w:r w:rsidRPr="00B0521D">
              <w:rPr>
                <w:rFonts w:ascii="Times New Roman" w:hAnsi="Times New Roman" w:cs="Times New Roman"/>
              </w:rPr>
              <w:t>Ý nghĩa</w:t>
            </w:r>
          </w:p>
        </w:tc>
        <w:tc>
          <w:tcPr>
            <w:tcW w:w="1198" w:type="pct"/>
          </w:tcPr>
          <w:p w14:paraId="062B8C20" w14:textId="77777777" w:rsidR="00E21EA3" w:rsidRPr="00B0521D" w:rsidRDefault="00E21EA3">
            <w:pPr>
              <w:rPr>
                <w:rFonts w:ascii="Times New Roman" w:hAnsi="Times New Roman" w:cs="Times New Roman"/>
              </w:rPr>
            </w:pPr>
            <w:r w:rsidRPr="00B0521D">
              <w:rPr>
                <w:rFonts w:ascii="Times New Roman" w:hAnsi="Times New Roman" w:cs="Times New Roman"/>
              </w:rPr>
              <w:t>Xử lý liên quan</w:t>
            </w:r>
          </w:p>
        </w:tc>
        <w:tc>
          <w:tcPr>
            <w:tcW w:w="1199" w:type="pct"/>
          </w:tcPr>
          <w:p w14:paraId="4FAB5867" w14:textId="77777777" w:rsidR="00E21EA3" w:rsidRPr="00B0521D" w:rsidRDefault="00E21EA3">
            <w:pPr>
              <w:rPr>
                <w:rFonts w:ascii="Times New Roman" w:hAnsi="Times New Roman" w:cs="Times New Roman"/>
              </w:rPr>
            </w:pPr>
            <w:r w:rsidRPr="00B0521D">
              <w:rPr>
                <w:rFonts w:ascii="Times New Roman" w:hAnsi="Times New Roman" w:cs="Times New Roman"/>
              </w:rPr>
              <w:t>Ghi chú</w:t>
            </w:r>
          </w:p>
        </w:tc>
      </w:tr>
      <w:tr w:rsidR="00E21EA3" w:rsidRPr="00B0521D" w14:paraId="738832AC" w14:textId="77777777">
        <w:tc>
          <w:tcPr>
            <w:tcW w:w="207" w:type="pct"/>
          </w:tcPr>
          <w:p w14:paraId="5E206239" w14:textId="77777777" w:rsidR="00E21EA3" w:rsidRPr="00B0521D" w:rsidRDefault="00E21EA3">
            <w:pPr>
              <w:rPr>
                <w:rFonts w:ascii="Times New Roman" w:hAnsi="Times New Roman" w:cs="Times New Roman"/>
              </w:rPr>
            </w:pPr>
          </w:p>
        </w:tc>
        <w:tc>
          <w:tcPr>
            <w:tcW w:w="1198" w:type="pct"/>
          </w:tcPr>
          <w:p w14:paraId="1B650BE3" w14:textId="77777777" w:rsidR="00E21EA3" w:rsidRPr="00B0521D" w:rsidRDefault="00E21EA3">
            <w:pPr>
              <w:rPr>
                <w:rFonts w:ascii="Times New Roman" w:hAnsi="Times New Roman" w:cs="Times New Roman"/>
              </w:rPr>
            </w:pPr>
          </w:p>
        </w:tc>
        <w:tc>
          <w:tcPr>
            <w:tcW w:w="1198" w:type="pct"/>
          </w:tcPr>
          <w:p w14:paraId="0E85BB84" w14:textId="77777777" w:rsidR="00E21EA3" w:rsidRPr="00B0521D" w:rsidRDefault="00E21EA3">
            <w:pPr>
              <w:rPr>
                <w:rFonts w:ascii="Times New Roman" w:hAnsi="Times New Roman" w:cs="Times New Roman"/>
              </w:rPr>
            </w:pPr>
          </w:p>
        </w:tc>
        <w:tc>
          <w:tcPr>
            <w:tcW w:w="1198" w:type="pct"/>
          </w:tcPr>
          <w:p w14:paraId="3B776556" w14:textId="77777777" w:rsidR="00E21EA3" w:rsidRPr="00B0521D" w:rsidRDefault="00E21EA3">
            <w:pPr>
              <w:rPr>
                <w:rFonts w:ascii="Times New Roman" w:hAnsi="Times New Roman" w:cs="Times New Roman"/>
              </w:rPr>
            </w:pPr>
          </w:p>
        </w:tc>
        <w:tc>
          <w:tcPr>
            <w:tcW w:w="1199" w:type="pct"/>
          </w:tcPr>
          <w:p w14:paraId="6E77586D" w14:textId="77777777" w:rsidR="00E21EA3" w:rsidRPr="00B0521D" w:rsidRDefault="00E21EA3">
            <w:pPr>
              <w:rPr>
                <w:rFonts w:ascii="Times New Roman" w:hAnsi="Times New Roman" w:cs="Times New Roman"/>
              </w:rPr>
            </w:pPr>
          </w:p>
        </w:tc>
      </w:tr>
    </w:tbl>
    <w:p w14:paraId="2D01FC3A" w14:textId="77777777" w:rsidR="002F0A91" w:rsidRDefault="002F0A91" w:rsidP="002F0A91">
      <w:pPr>
        <w:rPr>
          <w:rFonts w:ascii="Times New Roman" w:eastAsiaTheme="majorEastAsia" w:hAnsi="Times New Roman" w:cs="Times New Roman"/>
          <w:color w:val="365F91" w:themeColor="accent1" w:themeShade="BF"/>
          <w:sz w:val="26"/>
          <w:szCs w:val="26"/>
        </w:rPr>
      </w:pPr>
    </w:p>
    <w:p w14:paraId="05EAEEE9" w14:textId="181A6E65" w:rsidR="00E21EA3" w:rsidRDefault="00E21EA3" w:rsidP="002F0A91">
      <w:pPr>
        <w:pStyle w:val="Heading3"/>
      </w:pPr>
      <w:bookmarkStart w:id="161" w:name="_Toc173188554"/>
      <w:r w:rsidRPr="00B0521D">
        <w:t>[Màn hình</w:t>
      </w:r>
      <w:r w:rsidR="00BD1951">
        <w:t xml:space="preserve"> trang chủ</w:t>
      </w:r>
      <w:r w:rsidRPr="00B0521D">
        <w:t>]</w:t>
      </w:r>
      <w:bookmarkEnd w:id="161"/>
    </w:p>
    <w:p w14:paraId="20DC2129" w14:textId="013010F9" w:rsidR="00E21EA3" w:rsidRPr="00B0521D" w:rsidRDefault="00E21EA3" w:rsidP="00E21EA3">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BD1951">
        <w:rPr>
          <w:rFonts w:ascii="Times New Roman" w:hAnsi="Times New Roman" w:cs="Times New Roman"/>
        </w:rPr>
        <w:t>trang chủ</w:t>
      </w:r>
    </w:p>
    <w:p w14:paraId="37F0E46F" w14:textId="5E6E41A0" w:rsidR="00E21EA3" w:rsidRPr="00B0521D" w:rsidRDefault="00E21EA3" w:rsidP="00E21EA3">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chọn công việc </w:t>
      </w:r>
    </w:p>
    <w:p w14:paraId="2F783531" w14:textId="77777777" w:rsidR="00E21EA3" w:rsidRPr="00B0521D" w:rsidRDefault="00E21EA3" w:rsidP="00E21EA3">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319D5B7D" w14:textId="2FDABB98" w:rsidR="00E21EA3" w:rsidRDefault="00913723" w:rsidP="00E21EA3">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lastRenderedPageBreak/>
        <w:drawing>
          <wp:inline distT="0" distB="0" distL="0" distR="0" wp14:anchorId="755B7109" wp14:editId="70EEB39A">
            <wp:extent cx="5732145" cy="2747010"/>
            <wp:effectExtent l="0" t="0" r="1905" b="0"/>
            <wp:docPr id="16713518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5181" name="Picture 11"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2145" cy="2747010"/>
                    </a:xfrm>
                    <a:prstGeom prst="rect">
                      <a:avLst/>
                    </a:prstGeom>
                  </pic:spPr>
                </pic:pic>
              </a:graphicData>
            </a:graphic>
          </wp:inline>
        </w:drawing>
      </w:r>
    </w:p>
    <w:p w14:paraId="7CCB9735" w14:textId="77777777" w:rsidR="00E21EA3" w:rsidRPr="00B0521D" w:rsidRDefault="00E21EA3" w:rsidP="00E21EA3">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E21EA3" w:rsidRPr="00B0521D" w14:paraId="01C1B66F" w14:textId="77777777">
        <w:tc>
          <w:tcPr>
            <w:tcW w:w="207" w:type="pct"/>
          </w:tcPr>
          <w:p w14:paraId="2974D36D" w14:textId="77777777" w:rsidR="00E21EA3" w:rsidRPr="00B0521D" w:rsidRDefault="00E21EA3">
            <w:pPr>
              <w:rPr>
                <w:rFonts w:ascii="Times New Roman" w:hAnsi="Times New Roman" w:cs="Times New Roman"/>
              </w:rPr>
            </w:pPr>
            <w:r w:rsidRPr="00B0521D">
              <w:rPr>
                <w:rFonts w:ascii="Times New Roman" w:hAnsi="Times New Roman" w:cs="Times New Roman"/>
              </w:rPr>
              <w:t>STT</w:t>
            </w:r>
          </w:p>
        </w:tc>
        <w:tc>
          <w:tcPr>
            <w:tcW w:w="1198" w:type="pct"/>
          </w:tcPr>
          <w:p w14:paraId="01DFCA27" w14:textId="77777777" w:rsidR="00E21EA3" w:rsidRPr="00B0521D" w:rsidRDefault="00E21EA3">
            <w:pPr>
              <w:rPr>
                <w:rFonts w:ascii="Times New Roman" w:hAnsi="Times New Roman" w:cs="Times New Roman"/>
              </w:rPr>
            </w:pPr>
            <w:r w:rsidRPr="00B0521D">
              <w:rPr>
                <w:rFonts w:ascii="Times New Roman" w:hAnsi="Times New Roman" w:cs="Times New Roman"/>
              </w:rPr>
              <w:t>Thao tác</w:t>
            </w:r>
          </w:p>
        </w:tc>
        <w:tc>
          <w:tcPr>
            <w:tcW w:w="1198" w:type="pct"/>
          </w:tcPr>
          <w:p w14:paraId="015AED93" w14:textId="77777777" w:rsidR="00E21EA3" w:rsidRPr="00B0521D" w:rsidRDefault="00E21EA3">
            <w:pPr>
              <w:rPr>
                <w:rFonts w:ascii="Times New Roman" w:hAnsi="Times New Roman" w:cs="Times New Roman"/>
              </w:rPr>
            </w:pPr>
            <w:r w:rsidRPr="00B0521D">
              <w:rPr>
                <w:rFonts w:ascii="Times New Roman" w:hAnsi="Times New Roman" w:cs="Times New Roman"/>
              </w:rPr>
              <w:t>Ý nghĩa</w:t>
            </w:r>
          </w:p>
        </w:tc>
        <w:tc>
          <w:tcPr>
            <w:tcW w:w="1198" w:type="pct"/>
          </w:tcPr>
          <w:p w14:paraId="1858C4BF" w14:textId="77777777" w:rsidR="00E21EA3" w:rsidRPr="00B0521D" w:rsidRDefault="00E21EA3">
            <w:pPr>
              <w:rPr>
                <w:rFonts w:ascii="Times New Roman" w:hAnsi="Times New Roman" w:cs="Times New Roman"/>
              </w:rPr>
            </w:pPr>
            <w:r w:rsidRPr="00B0521D">
              <w:rPr>
                <w:rFonts w:ascii="Times New Roman" w:hAnsi="Times New Roman" w:cs="Times New Roman"/>
              </w:rPr>
              <w:t>Xử lý liên quan</w:t>
            </w:r>
          </w:p>
        </w:tc>
        <w:tc>
          <w:tcPr>
            <w:tcW w:w="1199" w:type="pct"/>
          </w:tcPr>
          <w:p w14:paraId="2080A189" w14:textId="77777777" w:rsidR="00E21EA3" w:rsidRPr="00B0521D" w:rsidRDefault="00E21EA3">
            <w:pPr>
              <w:rPr>
                <w:rFonts w:ascii="Times New Roman" w:hAnsi="Times New Roman" w:cs="Times New Roman"/>
              </w:rPr>
            </w:pPr>
            <w:r w:rsidRPr="00B0521D">
              <w:rPr>
                <w:rFonts w:ascii="Times New Roman" w:hAnsi="Times New Roman" w:cs="Times New Roman"/>
              </w:rPr>
              <w:t>Ghi chú</w:t>
            </w:r>
          </w:p>
        </w:tc>
      </w:tr>
      <w:tr w:rsidR="00E21EA3" w:rsidRPr="00B0521D" w14:paraId="39A57BB9" w14:textId="77777777">
        <w:tc>
          <w:tcPr>
            <w:tcW w:w="207" w:type="pct"/>
          </w:tcPr>
          <w:p w14:paraId="7F8065B6" w14:textId="77777777" w:rsidR="00E21EA3" w:rsidRPr="00B0521D" w:rsidRDefault="00E21EA3">
            <w:pPr>
              <w:rPr>
                <w:rFonts w:ascii="Times New Roman" w:hAnsi="Times New Roman" w:cs="Times New Roman"/>
              </w:rPr>
            </w:pPr>
          </w:p>
        </w:tc>
        <w:tc>
          <w:tcPr>
            <w:tcW w:w="1198" w:type="pct"/>
          </w:tcPr>
          <w:p w14:paraId="7BCAE975" w14:textId="77777777" w:rsidR="00E21EA3" w:rsidRPr="00B0521D" w:rsidRDefault="00E21EA3">
            <w:pPr>
              <w:rPr>
                <w:rFonts w:ascii="Times New Roman" w:hAnsi="Times New Roman" w:cs="Times New Roman"/>
              </w:rPr>
            </w:pPr>
          </w:p>
        </w:tc>
        <w:tc>
          <w:tcPr>
            <w:tcW w:w="1198" w:type="pct"/>
          </w:tcPr>
          <w:p w14:paraId="326B2577" w14:textId="77777777" w:rsidR="00E21EA3" w:rsidRPr="00B0521D" w:rsidRDefault="00E21EA3">
            <w:pPr>
              <w:rPr>
                <w:rFonts w:ascii="Times New Roman" w:hAnsi="Times New Roman" w:cs="Times New Roman"/>
              </w:rPr>
            </w:pPr>
          </w:p>
        </w:tc>
        <w:tc>
          <w:tcPr>
            <w:tcW w:w="1198" w:type="pct"/>
          </w:tcPr>
          <w:p w14:paraId="538918BA" w14:textId="77777777" w:rsidR="00E21EA3" w:rsidRPr="00B0521D" w:rsidRDefault="00E21EA3">
            <w:pPr>
              <w:rPr>
                <w:rFonts w:ascii="Times New Roman" w:hAnsi="Times New Roman" w:cs="Times New Roman"/>
              </w:rPr>
            </w:pPr>
          </w:p>
        </w:tc>
        <w:tc>
          <w:tcPr>
            <w:tcW w:w="1199" w:type="pct"/>
          </w:tcPr>
          <w:p w14:paraId="4D8670E2" w14:textId="77777777" w:rsidR="00E21EA3" w:rsidRPr="00B0521D" w:rsidRDefault="00E21EA3">
            <w:pPr>
              <w:rPr>
                <w:rFonts w:ascii="Times New Roman" w:hAnsi="Times New Roman" w:cs="Times New Roman"/>
              </w:rPr>
            </w:pPr>
          </w:p>
        </w:tc>
      </w:tr>
    </w:tbl>
    <w:p w14:paraId="2B670F1C" w14:textId="4DAA30C3" w:rsidR="00E21EA3" w:rsidRDefault="00E21EA3" w:rsidP="00FA74B6">
      <w:pPr>
        <w:pStyle w:val="Heading3"/>
      </w:pPr>
      <w:bookmarkStart w:id="162" w:name="_Toc173188555"/>
      <w:r w:rsidRPr="00B0521D">
        <w:t>[Màn hình</w:t>
      </w:r>
      <w:r w:rsidR="005A5B02">
        <w:t xml:space="preserve"> thanh toán</w:t>
      </w:r>
      <w:r w:rsidRPr="00B0521D">
        <w:t>]</w:t>
      </w:r>
      <w:bookmarkEnd w:id="162"/>
    </w:p>
    <w:p w14:paraId="2BBB6F21" w14:textId="4BDE3247" w:rsidR="00E21EA3" w:rsidRPr="00B0521D" w:rsidRDefault="00E21EA3" w:rsidP="00E21EA3">
      <w:pPr>
        <w:rPr>
          <w:rFonts w:ascii="Times New Roman" w:hAnsi="Times New Roman" w:cs="Times New Roman"/>
        </w:rPr>
      </w:pPr>
      <w:r w:rsidRPr="00B0521D">
        <w:rPr>
          <w:rFonts w:ascii="Times New Roman" w:hAnsi="Times New Roman" w:cs="Times New Roman"/>
          <w:b/>
        </w:rPr>
        <w:t>Tên màn hình</w:t>
      </w:r>
      <w:r w:rsidRPr="00B0521D">
        <w:rPr>
          <w:rFonts w:ascii="Times New Roman" w:hAnsi="Times New Roman" w:cs="Times New Roman"/>
        </w:rPr>
        <w:t>:</w:t>
      </w:r>
      <w:r w:rsidRPr="6D2E186B">
        <w:rPr>
          <w:rFonts w:ascii="Times New Roman" w:hAnsi="Times New Roman" w:cs="Times New Roman"/>
        </w:rPr>
        <w:t xml:space="preserve"> Màn hình </w:t>
      </w:r>
      <w:r w:rsidR="005A5B02">
        <w:rPr>
          <w:rFonts w:ascii="Times New Roman" w:hAnsi="Times New Roman" w:cs="Times New Roman"/>
        </w:rPr>
        <w:t>thanh toán</w:t>
      </w:r>
    </w:p>
    <w:p w14:paraId="50A3032E" w14:textId="6A284B88" w:rsidR="00E21EA3" w:rsidRPr="00B0521D" w:rsidRDefault="00E21EA3" w:rsidP="00E21EA3">
      <w:pPr>
        <w:rPr>
          <w:rFonts w:ascii="Times New Roman" w:hAnsi="Times New Roman" w:cs="Times New Roman"/>
        </w:rPr>
      </w:pPr>
      <w:r w:rsidRPr="6D2E186B">
        <w:rPr>
          <w:rFonts w:ascii="Times New Roman" w:hAnsi="Times New Roman" w:cs="Times New Roman"/>
          <w:b/>
          <w:bCs/>
        </w:rPr>
        <w:t>Ý nghĩa</w:t>
      </w:r>
      <w:r w:rsidRPr="6D2E186B">
        <w:rPr>
          <w:rFonts w:ascii="Times New Roman" w:hAnsi="Times New Roman" w:cs="Times New Roman"/>
        </w:rPr>
        <w:t>:</w:t>
      </w:r>
      <w:r w:rsidRPr="6D2E186B">
        <w:rPr>
          <w:rFonts w:ascii="Times New Roman" w:eastAsia="Times New Roman" w:hAnsi="Times New Roman" w:cs="Times New Roman"/>
        </w:rPr>
        <w:t xml:space="preserve"> Cho phép NSD chọn </w:t>
      </w:r>
      <w:r w:rsidR="008F59A9">
        <w:rPr>
          <w:rFonts w:ascii="Times New Roman" w:eastAsia="Times New Roman" w:hAnsi="Times New Roman" w:cs="Times New Roman"/>
        </w:rPr>
        <w:t xml:space="preserve">phương thức </w:t>
      </w:r>
      <w:r w:rsidR="00011365">
        <w:rPr>
          <w:rFonts w:ascii="Times New Roman" w:eastAsia="Times New Roman" w:hAnsi="Times New Roman" w:cs="Times New Roman"/>
        </w:rPr>
        <w:t xml:space="preserve">thanh toán </w:t>
      </w:r>
    </w:p>
    <w:p w14:paraId="18BDCC69" w14:textId="77777777" w:rsidR="00E21EA3" w:rsidRPr="00B0521D" w:rsidRDefault="00E21EA3" w:rsidP="00E21EA3">
      <w:pPr>
        <w:rPr>
          <w:rFonts w:ascii="Times New Roman" w:hAnsi="Times New Roman" w:cs="Times New Roman"/>
        </w:rPr>
      </w:pPr>
      <w:r w:rsidRPr="00B0521D">
        <w:rPr>
          <w:rFonts w:ascii="Times New Roman" w:hAnsi="Times New Roman" w:cs="Times New Roman"/>
          <w:b/>
        </w:rPr>
        <w:t>Hình ảnh</w:t>
      </w:r>
      <w:r w:rsidRPr="00B0521D">
        <w:rPr>
          <w:rFonts w:ascii="Times New Roman" w:hAnsi="Times New Roman" w:cs="Times New Roman"/>
        </w:rPr>
        <w:t>:</w:t>
      </w:r>
    </w:p>
    <w:p w14:paraId="4457A3AC" w14:textId="239C5231" w:rsidR="00E21EA3" w:rsidRDefault="00913723" w:rsidP="00E21EA3">
      <w:pPr>
        <w:rPr>
          <w:rFonts w:ascii="Times New Roman" w:eastAsiaTheme="majorEastAsia" w:hAnsi="Times New Roman" w:cs="Times New Roman"/>
          <w:color w:val="365F91" w:themeColor="accent1" w:themeShade="BF"/>
          <w:sz w:val="26"/>
          <w:szCs w:val="26"/>
        </w:rPr>
      </w:pPr>
      <w:r>
        <w:rPr>
          <w:rFonts w:ascii="Times New Roman" w:eastAsiaTheme="majorEastAsia" w:hAnsi="Times New Roman" w:cs="Times New Roman"/>
          <w:noProof/>
          <w:color w:val="365F91" w:themeColor="accent1" w:themeShade="BF"/>
          <w:sz w:val="26"/>
          <w:szCs w:val="26"/>
        </w:rPr>
        <w:drawing>
          <wp:inline distT="0" distB="0" distL="0" distR="0" wp14:anchorId="3F09D461" wp14:editId="4CC306F5">
            <wp:extent cx="5732145" cy="2736215"/>
            <wp:effectExtent l="0" t="0" r="1905" b="6985"/>
            <wp:docPr id="92291609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16093" name="Picture 12"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2145" cy="2736215"/>
                    </a:xfrm>
                    <a:prstGeom prst="rect">
                      <a:avLst/>
                    </a:prstGeom>
                  </pic:spPr>
                </pic:pic>
              </a:graphicData>
            </a:graphic>
          </wp:inline>
        </w:drawing>
      </w:r>
    </w:p>
    <w:p w14:paraId="712EDAEB" w14:textId="77777777" w:rsidR="00E21EA3" w:rsidRPr="00B0521D" w:rsidRDefault="00E21EA3" w:rsidP="00E21EA3">
      <w:pPr>
        <w:rPr>
          <w:rFonts w:ascii="Times New Roman" w:hAnsi="Times New Roman" w:cs="Times New Roman"/>
          <w:b/>
        </w:rPr>
      </w:pPr>
      <w:r w:rsidRPr="00B0521D">
        <w:rPr>
          <w:rFonts w:ascii="Times New Roman" w:hAnsi="Times New Roman" w:cs="Times New Roman"/>
          <w:b/>
        </w:rPr>
        <w:t>Bảng mô tả chi tiết</w:t>
      </w:r>
    </w:p>
    <w:tbl>
      <w:tblPr>
        <w:tblStyle w:val="TableGrid"/>
        <w:tblW w:w="5000" w:type="pct"/>
        <w:tblLook w:val="04A0" w:firstRow="1" w:lastRow="0" w:firstColumn="1" w:lastColumn="0" w:noHBand="0" w:noVBand="1"/>
      </w:tblPr>
      <w:tblGrid>
        <w:gridCol w:w="608"/>
        <w:gridCol w:w="2101"/>
        <w:gridCol w:w="2102"/>
        <w:gridCol w:w="2102"/>
        <w:gridCol w:w="2104"/>
      </w:tblGrid>
      <w:tr w:rsidR="00E21EA3" w:rsidRPr="00B0521D" w14:paraId="6B9E3580" w14:textId="77777777">
        <w:tc>
          <w:tcPr>
            <w:tcW w:w="207" w:type="pct"/>
          </w:tcPr>
          <w:p w14:paraId="2D91569E" w14:textId="77777777" w:rsidR="00E21EA3" w:rsidRPr="00B0521D" w:rsidRDefault="00E21EA3">
            <w:pPr>
              <w:rPr>
                <w:rFonts w:ascii="Times New Roman" w:hAnsi="Times New Roman" w:cs="Times New Roman"/>
              </w:rPr>
            </w:pPr>
            <w:r w:rsidRPr="00B0521D">
              <w:rPr>
                <w:rFonts w:ascii="Times New Roman" w:hAnsi="Times New Roman" w:cs="Times New Roman"/>
              </w:rPr>
              <w:t>STT</w:t>
            </w:r>
          </w:p>
        </w:tc>
        <w:tc>
          <w:tcPr>
            <w:tcW w:w="1198" w:type="pct"/>
          </w:tcPr>
          <w:p w14:paraId="3BB4BEF2" w14:textId="77777777" w:rsidR="00E21EA3" w:rsidRPr="00B0521D" w:rsidRDefault="00E21EA3">
            <w:pPr>
              <w:rPr>
                <w:rFonts w:ascii="Times New Roman" w:hAnsi="Times New Roman" w:cs="Times New Roman"/>
              </w:rPr>
            </w:pPr>
            <w:r w:rsidRPr="00B0521D">
              <w:rPr>
                <w:rFonts w:ascii="Times New Roman" w:hAnsi="Times New Roman" w:cs="Times New Roman"/>
              </w:rPr>
              <w:t>Thao tác</w:t>
            </w:r>
          </w:p>
        </w:tc>
        <w:tc>
          <w:tcPr>
            <w:tcW w:w="1198" w:type="pct"/>
          </w:tcPr>
          <w:p w14:paraId="200E11B3" w14:textId="77777777" w:rsidR="00E21EA3" w:rsidRPr="00B0521D" w:rsidRDefault="00E21EA3">
            <w:pPr>
              <w:rPr>
                <w:rFonts w:ascii="Times New Roman" w:hAnsi="Times New Roman" w:cs="Times New Roman"/>
              </w:rPr>
            </w:pPr>
            <w:r w:rsidRPr="00B0521D">
              <w:rPr>
                <w:rFonts w:ascii="Times New Roman" w:hAnsi="Times New Roman" w:cs="Times New Roman"/>
              </w:rPr>
              <w:t>Ý nghĩa</w:t>
            </w:r>
          </w:p>
        </w:tc>
        <w:tc>
          <w:tcPr>
            <w:tcW w:w="1198" w:type="pct"/>
          </w:tcPr>
          <w:p w14:paraId="56C9B3F4" w14:textId="77777777" w:rsidR="00E21EA3" w:rsidRPr="00B0521D" w:rsidRDefault="00E21EA3">
            <w:pPr>
              <w:rPr>
                <w:rFonts w:ascii="Times New Roman" w:hAnsi="Times New Roman" w:cs="Times New Roman"/>
              </w:rPr>
            </w:pPr>
            <w:r w:rsidRPr="00B0521D">
              <w:rPr>
                <w:rFonts w:ascii="Times New Roman" w:hAnsi="Times New Roman" w:cs="Times New Roman"/>
              </w:rPr>
              <w:t>Xử lý liên quan</w:t>
            </w:r>
          </w:p>
        </w:tc>
        <w:tc>
          <w:tcPr>
            <w:tcW w:w="1199" w:type="pct"/>
          </w:tcPr>
          <w:p w14:paraId="13096CC3" w14:textId="77777777" w:rsidR="00E21EA3" w:rsidRPr="00B0521D" w:rsidRDefault="00E21EA3">
            <w:pPr>
              <w:rPr>
                <w:rFonts w:ascii="Times New Roman" w:hAnsi="Times New Roman" w:cs="Times New Roman"/>
              </w:rPr>
            </w:pPr>
            <w:r w:rsidRPr="00B0521D">
              <w:rPr>
                <w:rFonts w:ascii="Times New Roman" w:hAnsi="Times New Roman" w:cs="Times New Roman"/>
              </w:rPr>
              <w:t>Ghi chú</w:t>
            </w:r>
          </w:p>
        </w:tc>
      </w:tr>
      <w:tr w:rsidR="00E21EA3" w:rsidRPr="00B0521D" w14:paraId="58A19214" w14:textId="77777777">
        <w:tc>
          <w:tcPr>
            <w:tcW w:w="207" w:type="pct"/>
          </w:tcPr>
          <w:p w14:paraId="2F776656" w14:textId="77777777" w:rsidR="00E21EA3" w:rsidRPr="00B0521D" w:rsidRDefault="00E21EA3">
            <w:pPr>
              <w:rPr>
                <w:rFonts w:ascii="Times New Roman" w:hAnsi="Times New Roman" w:cs="Times New Roman"/>
              </w:rPr>
            </w:pPr>
          </w:p>
        </w:tc>
        <w:tc>
          <w:tcPr>
            <w:tcW w:w="1198" w:type="pct"/>
          </w:tcPr>
          <w:p w14:paraId="129DCE62" w14:textId="77777777" w:rsidR="00E21EA3" w:rsidRPr="00B0521D" w:rsidRDefault="00E21EA3">
            <w:pPr>
              <w:rPr>
                <w:rFonts w:ascii="Times New Roman" w:hAnsi="Times New Roman" w:cs="Times New Roman"/>
              </w:rPr>
            </w:pPr>
          </w:p>
        </w:tc>
        <w:tc>
          <w:tcPr>
            <w:tcW w:w="1198" w:type="pct"/>
          </w:tcPr>
          <w:p w14:paraId="4B03309C" w14:textId="77777777" w:rsidR="00E21EA3" w:rsidRPr="00B0521D" w:rsidRDefault="00E21EA3">
            <w:pPr>
              <w:rPr>
                <w:rFonts w:ascii="Times New Roman" w:hAnsi="Times New Roman" w:cs="Times New Roman"/>
              </w:rPr>
            </w:pPr>
          </w:p>
        </w:tc>
        <w:tc>
          <w:tcPr>
            <w:tcW w:w="1198" w:type="pct"/>
          </w:tcPr>
          <w:p w14:paraId="546CB48D" w14:textId="77777777" w:rsidR="00E21EA3" w:rsidRPr="00B0521D" w:rsidRDefault="00E21EA3">
            <w:pPr>
              <w:rPr>
                <w:rFonts w:ascii="Times New Roman" w:hAnsi="Times New Roman" w:cs="Times New Roman"/>
              </w:rPr>
            </w:pPr>
          </w:p>
        </w:tc>
        <w:tc>
          <w:tcPr>
            <w:tcW w:w="1199" w:type="pct"/>
          </w:tcPr>
          <w:p w14:paraId="695763EE" w14:textId="77777777" w:rsidR="00E21EA3" w:rsidRPr="00B0521D" w:rsidRDefault="00E21EA3">
            <w:pPr>
              <w:rPr>
                <w:rFonts w:ascii="Times New Roman" w:hAnsi="Times New Roman" w:cs="Times New Roman"/>
              </w:rPr>
            </w:pPr>
          </w:p>
        </w:tc>
      </w:tr>
    </w:tbl>
    <w:p w14:paraId="10AED570" w14:textId="3BE6E7A9" w:rsidR="002F0A91" w:rsidRDefault="00CD437A" w:rsidP="002F0A91">
      <w:pPr>
        <w:pStyle w:val="Heading3"/>
        <w:rPr>
          <w:del w:id="163" w:author="Microsoft Word" w:date="2024-07-29T23:33:00Z" w16du:dateUtc="2024-07-29T16:33:00Z"/>
        </w:rPr>
      </w:pPr>
      <w:del w:id="164" w:author="Microsoft Word" w:date="2024-07-29T23:33:00Z" w16du:dateUtc="2024-07-29T16:33:00Z">
        <w:r w:rsidRPr="00B0521D">
          <w:lastRenderedPageBreak/>
          <w:delText xml:space="preserve"> </w:delText>
        </w:r>
        <w:bookmarkStart w:id="165" w:name="_Toc173188556"/>
        <w:r w:rsidR="002F0A91" w:rsidRPr="00B0521D">
          <w:delText xml:space="preserve">[Màn hình </w:delText>
        </w:r>
        <w:r w:rsidR="002F0A91">
          <w:delText>chính</w:delText>
        </w:r>
        <w:r w:rsidR="002F0A91" w:rsidRPr="00B0521D">
          <w:delText>]</w:delText>
        </w:r>
        <w:bookmarkEnd w:id="165"/>
      </w:del>
    </w:p>
    <w:p w14:paraId="5230A3A4" w14:textId="77777777" w:rsidR="002F0A91" w:rsidRDefault="002F0A91" w:rsidP="002F0A91">
      <w:pPr>
        <w:rPr>
          <w:rFonts w:ascii="Times New Roman" w:eastAsiaTheme="majorEastAsia" w:hAnsi="Times New Roman" w:cs="Times New Roman"/>
          <w:color w:val="365F91" w:themeColor="accent1" w:themeShade="BF"/>
          <w:sz w:val="26"/>
          <w:szCs w:val="26"/>
        </w:rPr>
      </w:pPr>
    </w:p>
    <w:p w14:paraId="554064D4" w14:textId="1F8CCE4D" w:rsidR="00E47668" w:rsidRPr="00B0521D" w:rsidRDefault="00E47668" w:rsidP="00E47668">
      <w:pPr>
        <w:pStyle w:val="Heading1"/>
      </w:pPr>
      <w:bookmarkStart w:id="166" w:name="_Toc173188557"/>
      <w:r w:rsidRPr="00B0521D">
        <w:t xml:space="preserve">LAB </w:t>
      </w:r>
      <w:r>
        <w:t>5:</w:t>
      </w:r>
      <w:r w:rsidRPr="00B0521D">
        <w:t xml:space="preserve"> </w:t>
      </w:r>
      <w:r w:rsidR="00A01793" w:rsidRPr="00A01793">
        <w:t>Tổng kết</w:t>
      </w:r>
      <w:bookmarkEnd w:id="166"/>
    </w:p>
    <w:p w14:paraId="34E396E7" w14:textId="711A74F4" w:rsidR="00C14999" w:rsidRDefault="00C14999" w:rsidP="00E47668">
      <w:pPr>
        <w:pStyle w:val="Heading2"/>
      </w:pPr>
      <w:bookmarkStart w:id="167" w:name="_Toc173188558"/>
      <w:r>
        <w:t>C</w:t>
      </w:r>
      <w:r w:rsidRPr="00C14999">
        <w:t>ác kết quả đã đạt được của ứng dụng so với bản phân tích thiết kế</w:t>
      </w:r>
      <w:bookmarkEnd w:id="167"/>
    </w:p>
    <w:p w14:paraId="7BAF2A03" w14:textId="0AADBE59" w:rsidR="009217F1" w:rsidRPr="00B0521D" w:rsidRDefault="009217F1" w:rsidP="009217F1">
      <w:pPr>
        <w:pStyle w:val="Heading3"/>
      </w:pPr>
      <w:bookmarkStart w:id="168" w:name="_Toc173188559"/>
      <w:r>
        <w:t>Giao diện</w:t>
      </w:r>
      <w:r w:rsidR="00227B92">
        <w:t xml:space="preserve"> (Front-end)</w:t>
      </w:r>
      <w:bookmarkEnd w:id="168"/>
    </w:p>
    <w:tbl>
      <w:tblPr>
        <w:tblStyle w:val="TableGrid"/>
        <w:tblW w:w="0" w:type="auto"/>
        <w:tblLook w:val="04A0" w:firstRow="1" w:lastRow="0" w:firstColumn="1" w:lastColumn="0" w:noHBand="0" w:noVBand="1"/>
      </w:tblPr>
      <w:tblGrid>
        <w:gridCol w:w="2268"/>
        <w:gridCol w:w="2289"/>
        <w:gridCol w:w="2150"/>
        <w:gridCol w:w="2310"/>
      </w:tblGrid>
      <w:tr w:rsidR="000975C8" w14:paraId="50E9BC77" w14:textId="77777777" w:rsidTr="000975C8">
        <w:tc>
          <w:tcPr>
            <w:tcW w:w="2268" w:type="dxa"/>
          </w:tcPr>
          <w:p w14:paraId="34D19F29" w14:textId="02049935" w:rsidR="000975C8" w:rsidRPr="000975C8" w:rsidRDefault="000975C8" w:rsidP="009217F1">
            <w:pPr>
              <w:rPr>
                <w:rFonts w:ascii="Times New Roman" w:hAnsi="Times New Roman" w:cs="Times New Roman"/>
                <w:b/>
                <w:bCs/>
              </w:rPr>
            </w:pPr>
            <w:r w:rsidRPr="000975C8">
              <w:rPr>
                <w:rFonts w:ascii="Times New Roman" w:hAnsi="Times New Roman" w:cs="Times New Roman"/>
                <w:b/>
                <w:bCs/>
              </w:rPr>
              <w:t>Tên giao diện</w:t>
            </w:r>
          </w:p>
        </w:tc>
        <w:tc>
          <w:tcPr>
            <w:tcW w:w="2289" w:type="dxa"/>
          </w:tcPr>
          <w:p w14:paraId="68D3C10F" w14:textId="70BF445E" w:rsidR="000975C8" w:rsidRPr="000975C8" w:rsidRDefault="000975C8" w:rsidP="009217F1">
            <w:pPr>
              <w:rPr>
                <w:rFonts w:ascii="Times New Roman" w:hAnsi="Times New Roman" w:cs="Times New Roman"/>
                <w:b/>
                <w:bCs/>
              </w:rPr>
            </w:pPr>
            <w:r w:rsidRPr="000975C8">
              <w:rPr>
                <w:rFonts w:ascii="Times New Roman" w:hAnsi="Times New Roman" w:cs="Times New Roman"/>
                <w:b/>
                <w:bCs/>
              </w:rPr>
              <w:t xml:space="preserve">Chức năng </w:t>
            </w:r>
          </w:p>
        </w:tc>
        <w:tc>
          <w:tcPr>
            <w:tcW w:w="2150" w:type="dxa"/>
          </w:tcPr>
          <w:p w14:paraId="4F2842CA" w14:textId="0D0A9D32" w:rsidR="000975C8" w:rsidRPr="000975C8" w:rsidRDefault="000975C8" w:rsidP="009217F1">
            <w:pPr>
              <w:rPr>
                <w:rFonts w:ascii="Times New Roman" w:hAnsi="Times New Roman" w:cs="Times New Roman"/>
                <w:b/>
                <w:bCs/>
              </w:rPr>
            </w:pPr>
            <w:r w:rsidRPr="000975C8">
              <w:rPr>
                <w:rFonts w:ascii="Times New Roman" w:hAnsi="Times New Roman" w:cs="Times New Roman"/>
                <w:b/>
                <w:bCs/>
              </w:rPr>
              <w:t>Roll</w:t>
            </w:r>
          </w:p>
        </w:tc>
        <w:tc>
          <w:tcPr>
            <w:tcW w:w="2310" w:type="dxa"/>
          </w:tcPr>
          <w:p w14:paraId="1EA23C23" w14:textId="1E2D692A" w:rsidR="000975C8" w:rsidRPr="000975C8" w:rsidRDefault="000975C8" w:rsidP="009217F1">
            <w:pPr>
              <w:rPr>
                <w:rFonts w:ascii="Times New Roman" w:hAnsi="Times New Roman" w:cs="Times New Roman"/>
                <w:b/>
                <w:bCs/>
              </w:rPr>
            </w:pPr>
            <w:r w:rsidRPr="000975C8">
              <w:rPr>
                <w:rFonts w:ascii="Times New Roman" w:hAnsi="Times New Roman" w:cs="Times New Roman"/>
                <w:b/>
                <w:bCs/>
              </w:rPr>
              <w:t>Mức độ hoàn thành</w:t>
            </w:r>
          </w:p>
        </w:tc>
      </w:tr>
      <w:tr w:rsidR="000975C8" w14:paraId="1DF59D02" w14:textId="77777777" w:rsidTr="000975C8">
        <w:tc>
          <w:tcPr>
            <w:tcW w:w="2268" w:type="dxa"/>
          </w:tcPr>
          <w:p w14:paraId="536A507F" w14:textId="0FD0E566" w:rsidR="000975C8" w:rsidRPr="000975C8" w:rsidRDefault="00D860BC" w:rsidP="009217F1">
            <w:pPr>
              <w:rPr>
                <w:rFonts w:ascii="Times New Roman" w:hAnsi="Times New Roman" w:cs="Times New Roman"/>
              </w:rPr>
            </w:pPr>
            <w:r>
              <w:rPr>
                <w:rFonts w:ascii="Times New Roman" w:hAnsi="Times New Roman" w:cs="Times New Roman"/>
              </w:rPr>
              <w:t>HomePage</w:t>
            </w:r>
          </w:p>
        </w:tc>
        <w:tc>
          <w:tcPr>
            <w:tcW w:w="2289" w:type="dxa"/>
          </w:tcPr>
          <w:p w14:paraId="309EFAAB" w14:textId="0DF21261" w:rsidR="000975C8" w:rsidRPr="000975C8" w:rsidRDefault="00D860BC" w:rsidP="009217F1">
            <w:pPr>
              <w:rPr>
                <w:rFonts w:ascii="Times New Roman" w:hAnsi="Times New Roman" w:cs="Times New Roman"/>
              </w:rPr>
            </w:pPr>
            <w:r>
              <w:rPr>
                <w:rFonts w:ascii="Times New Roman" w:hAnsi="Times New Roman" w:cs="Times New Roman"/>
              </w:rPr>
              <w:t>Giao diện hiển thị thông tin Tổng quát</w:t>
            </w:r>
          </w:p>
        </w:tc>
        <w:tc>
          <w:tcPr>
            <w:tcW w:w="2150" w:type="dxa"/>
          </w:tcPr>
          <w:p w14:paraId="5E03467D" w14:textId="3717E74F" w:rsidR="000975C8" w:rsidRPr="000975C8" w:rsidRDefault="00D860BC" w:rsidP="009217F1">
            <w:pPr>
              <w:rPr>
                <w:rFonts w:ascii="Times New Roman" w:hAnsi="Times New Roman" w:cs="Times New Roman"/>
              </w:rPr>
            </w:pPr>
            <w:r>
              <w:rPr>
                <w:rFonts w:ascii="Times New Roman" w:hAnsi="Times New Roman" w:cs="Times New Roman"/>
              </w:rPr>
              <w:t>Customer</w:t>
            </w:r>
          </w:p>
        </w:tc>
        <w:tc>
          <w:tcPr>
            <w:tcW w:w="2310" w:type="dxa"/>
          </w:tcPr>
          <w:p w14:paraId="3EB4177B" w14:textId="75CBA861" w:rsidR="000975C8" w:rsidRPr="000975C8" w:rsidRDefault="00D860BC" w:rsidP="009217F1">
            <w:pPr>
              <w:rPr>
                <w:rFonts w:ascii="Times New Roman" w:hAnsi="Times New Roman" w:cs="Times New Roman"/>
              </w:rPr>
            </w:pPr>
            <w:r>
              <w:rPr>
                <w:rFonts w:ascii="Times New Roman" w:hAnsi="Times New Roman" w:cs="Times New Roman"/>
              </w:rPr>
              <w:t>Đã hoàn thành</w:t>
            </w:r>
          </w:p>
        </w:tc>
      </w:tr>
      <w:tr w:rsidR="000975C8" w14:paraId="6F8D7EBF" w14:textId="77777777" w:rsidTr="000975C8">
        <w:tc>
          <w:tcPr>
            <w:tcW w:w="2268" w:type="dxa"/>
          </w:tcPr>
          <w:p w14:paraId="544A4589" w14:textId="1EE1FEEB" w:rsidR="000975C8" w:rsidRPr="000975C8" w:rsidRDefault="004B7A16" w:rsidP="009217F1">
            <w:pPr>
              <w:rPr>
                <w:rFonts w:ascii="Times New Roman" w:hAnsi="Times New Roman" w:cs="Times New Roman"/>
              </w:rPr>
            </w:pPr>
            <w:r>
              <w:rPr>
                <w:rFonts w:ascii="Times New Roman" w:hAnsi="Times New Roman" w:cs="Times New Roman"/>
              </w:rPr>
              <w:t>BookingPage</w:t>
            </w:r>
          </w:p>
        </w:tc>
        <w:tc>
          <w:tcPr>
            <w:tcW w:w="2289" w:type="dxa"/>
          </w:tcPr>
          <w:p w14:paraId="405A7AC7" w14:textId="1EB1FED9" w:rsidR="000975C8" w:rsidRPr="000975C8" w:rsidRDefault="004B7A16" w:rsidP="009217F1">
            <w:pPr>
              <w:rPr>
                <w:rFonts w:ascii="Times New Roman" w:hAnsi="Times New Roman" w:cs="Times New Roman"/>
              </w:rPr>
            </w:pPr>
            <w:r>
              <w:rPr>
                <w:rFonts w:ascii="Times New Roman" w:hAnsi="Times New Roman" w:cs="Times New Roman"/>
              </w:rPr>
              <w:t>Hiển thị biểu mẫu, thực hiện đặt phòng</w:t>
            </w:r>
          </w:p>
        </w:tc>
        <w:tc>
          <w:tcPr>
            <w:tcW w:w="2150" w:type="dxa"/>
          </w:tcPr>
          <w:p w14:paraId="6A24EE3F" w14:textId="0B3B51E1" w:rsidR="000975C8" w:rsidRPr="000975C8" w:rsidRDefault="004E24B0" w:rsidP="009217F1">
            <w:pPr>
              <w:rPr>
                <w:rFonts w:ascii="Times New Roman" w:hAnsi="Times New Roman" w:cs="Times New Roman"/>
              </w:rPr>
            </w:pPr>
            <w:r>
              <w:rPr>
                <w:rFonts w:ascii="Times New Roman" w:hAnsi="Times New Roman" w:cs="Times New Roman"/>
              </w:rPr>
              <w:t>Customer</w:t>
            </w:r>
          </w:p>
        </w:tc>
        <w:tc>
          <w:tcPr>
            <w:tcW w:w="2310" w:type="dxa"/>
          </w:tcPr>
          <w:p w14:paraId="25D4CB71" w14:textId="19D6C50E" w:rsidR="000975C8" w:rsidRPr="000975C8" w:rsidRDefault="004E24B0" w:rsidP="009217F1">
            <w:pPr>
              <w:rPr>
                <w:rFonts w:ascii="Times New Roman" w:hAnsi="Times New Roman" w:cs="Times New Roman"/>
              </w:rPr>
            </w:pPr>
            <w:r>
              <w:rPr>
                <w:rFonts w:ascii="Times New Roman" w:hAnsi="Times New Roman" w:cs="Times New Roman"/>
              </w:rPr>
              <w:t>Đã hoàn thành</w:t>
            </w:r>
          </w:p>
        </w:tc>
      </w:tr>
      <w:tr w:rsidR="000975C8" w14:paraId="7D9A23A7" w14:textId="77777777" w:rsidTr="000975C8">
        <w:tc>
          <w:tcPr>
            <w:tcW w:w="2268" w:type="dxa"/>
          </w:tcPr>
          <w:p w14:paraId="04ED4AA3" w14:textId="01C4C76D" w:rsidR="000975C8" w:rsidRPr="000975C8" w:rsidRDefault="00FA4119" w:rsidP="009217F1">
            <w:pPr>
              <w:rPr>
                <w:rFonts w:ascii="Times New Roman" w:hAnsi="Times New Roman" w:cs="Times New Roman"/>
              </w:rPr>
            </w:pPr>
            <w:r>
              <w:rPr>
                <w:rFonts w:ascii="Times New Roman" w:hAnsi="Times New Roman" w:cs="Times New Roman"/>
              </w:rPr>
              <w:t>Manage</w:t>
            </w:r>
          </w:p>
        </w:tc>
        <w:tc>
          <w:tcPr>
            <w:tcW w:w="2289" w:type="dxa"/>
          </w:tcPr>
          <w:p w14:paraId="1E54F7D4" w14:textId="2159BA48" w:rsidR="000975C8" w:rsidRPr="000975C8" w:rsidRDefault="002F5904" w:rsidP="009217F1">
            <w:pPr>
              <w:rPr>
                <w:rFonts w:ascii="Times New Roman" w:hAnsi="Times New Roman" w:cs="Times New Roman"/>
              </w:rPr>
            </w:pPr>
            <w:r>
              <w:rPr>
                <w:rFonts w:ascii="Times New Roman" w:hAnsi="Times New Roman" w:cs="Times New Roman"/>
              </w:rPr>
              <w:t>Hiển thị giao diện quản lý khách sạn</w:t>
            </w:r>
          </w:p>
        </w:tc>
        <w:tc>
          <w:tcPr>
            <w:tcW w:w="2150" w:type="dxa"/>
          </w:tcPr>
          <w:p w14:paraId="3CB444BA" w14:textId="1D0AA546" w:rsidR="000975C8" w:rsidRPr="000975C8" w:rsidRDefault="002F5904" w:rsidP="009217F1">
            <w:pPr>
              <w:rPr>
                <w:rFonts w:ascii="Times New Roman" w:hAnsi="Times New Roman" w:cs="Times New Roman"/>
              </w:rPr>
            </w:pPr>
            <w:r>
              <w:rPr>
                <w:rFonts w:ascii="Times New Roman" w:hAnsi="Times New Roman" w:cs="Times New Roman"/>
              </w:rPr>
              <w:t>Owner</w:t>
            </w:r>
          </w:p>
        </w:tc>
        <w:tc>
          <w:tcPr>
            <w:tcW w:w="2310" w:type="dxa"/>
          </w:tcPr>
          <w:p w14:paraId="6ABD5CB3" w14:textId="3C5E2D91" w:rsidR="002F5904" w:rsidRPr="000975C8" w:rsidRDefault="002F5904" w:rsidP="009217F1">
            <w:pPr>
              <w:rPr>
                <w:rFonts w:ascii="Times New Roman" w:hAnsi="Times New Roman" w:cs="Times New Roman"/>
              </w:rPr>
            </w:pPr>
            <w:r>
              <w:rPr>
                <w:rFonts w:ascii="Times New Roman" w:hAnsi="Times New Roman" w:cs="Times New Roman"/>
              </w:rPr>
              <w:t>Đã hoàn thành</w:t>
            </w:r>
          </w:p>
        </w:tc>
      </w:tr>
      <w:tr w:rsidR="002F5904" w14:paraId="37D505C1" w14:textId="77777777" w:rsidTr="000975C8">
        <w:tc>
          <w:tcPr>
            <w:tcW w:w="2268" w:type="dxa"/>
          </w:tcPr>
          <w:p w14:paraId="6348E608" w14:textId="115C97F1" w:rsidR="002F5904" w:rsidRDefault="002F5904" w:rsidP="009217F1">
            <w:pPr>
              <w:rPr>
                <w:rFonts w:ascii="Times New Roman" w:hAnsi="Times New Roman" w:cs="Times New Roman"/>
              </w:rPr>
            </w:pPr>
            <w:r>
              <w:rPr>
                <w:rFonts w:ascii="Times New Roman" w:hAnsi="Times New Roman" w:cs="Times New Roman"/>
              </w:rPr>
              <w:t>CreateHotel</w:t>
            </w:r>
          </w:p>
        </w:tc>
        <w:tc>
          <w:tcPr>
            <w:tcW w:w="2289" w:type="dxa"/>
          </w:tcPr>
          <w:p w14:paraId="7EAD9978" w14:textId="572EEEA8" w:rsidR="002F5904" w:rsidRDefault="002F5904" w:rsidP="009217F1">
            <w:pPr>
              <w:rPr>
                <w:rFonts w:ascii="Times New Roman" w:hAnsi="Times New Roman" w:cs="Times New Roman"/>
              </w:rPr>
            </w:pPr>
            <w:r>
              <w:rPr>
                <w:rFonts w:ascii="Times New Roman" w:hAnsi="Times New Roman" w:cs="Times New Roman"/>
              </w:rPr>
              <w:t>Hiển thị giao diện tạo khách sạn mới</w:t>
            </w:r>
          </w:p>
        </w:tc>
        <w:tc>
          <w:tcPr>
            <w:tcW w:w="2150" w:type="dxa"/>
          </w:tcPr>
          <w:p w14:paraId="64E58541" w14:textId="48A0CE86" w:rsidR="002F5904" w:rsidRDefault="002F5904" w:rsidP="009217F1">
            <w:pPr>
              <w:rPr>
                <w:rFonts w:ascii="Times New Roman" w:hAnsi="Times New Roman" w:cs="Times New Roman"/>
              </w:rPr>
            </w:pPr>
            <w:r>
              <w:rPr>
                <w:rFonts w:ascii="Times New Roman" w:hAnsi="Times New Roman" w:cs="Times New Roman"/>
              </w:rPr>
              <w:t>Owner</w:t>
            </w:r>
          </w:p>
        </w:tc>
        <w:tc>
          <w:tcPr>
            <w:tcW w:w="2310" w:type="dxa"/>
          </w:tcPr>
          <w:p w14:paraId="543607C5" w14:textId="024F3209" w:rsidR="002F5904" w:rsidRDefault="002F5904" w:rsidP="009217F1">
            <w:pPr>
              <w:rPr>
                <w:rFonts w:ascii="Times New Roman" w:hAnsi="Times New Roman" w:cs="Times New Roman"/>
              </w:rPr>
            </w:pPr>
            <w:r>
              <w:rPr>
                <w:rFonts w:ascii="Times New Roman" w:hAnsi="Times New Roman" w:cs="Times New Roman"/>
              </w:rPr>
              <w:t>Đã hoàn thành</w:t>
            </w:r>
          </w:p>
        </w:tc>
      </w:tr>
      <w:tr w:rsidR="002F5904" w14:paraId="21737BAF" w14:textId="77777777" w:rsidTr="000975C8">
        <w:tc>
          <w:tcPr>
            <w:tcW w:w="2268" w:type="dxa"/>
          </w:tcPr>
          <w:p w14:paraId="21753409" w14:textId="4A2A74BF" w:rsidR="002F5904" w:rsidRDefault="00482347" w:rsidP="009217F1">
            <w:pPr>
              <w:rPr>
                <w:rFonts w:ascii="Times New Roman" w:hAnsi="Times New Roman" w:cs="Times New Roman"/>
              </w:rPr>
            </w:pPr>
            <w:r>
              <w:rPr>
                <w:rFonts w:ascii="Times New Roman" w:hAnsi="Times New Roman" w:cs="Times New Roman"/>
              </w:rPr>
              <w:t>Dashboard</w:t>
            </w:r>
            <w:r w:rsidR="00EA53A8">
              <w:rPr>
                <w:rFonts w:ascii="Times New Roman" w:hAnsi="Times New Roman" w:cs="Times New Roman"/>
              </w:rPr>
              <w:t>Owner</w:t>
            </w:r>
          </w:p>
        </w:tc>
        <w:tc>
          <w:tcPr>
            <w:tcW w:w="2289" w:type="dxa"/>
          </w:tcPr>
          <w:p w14:paraId="285A0FEB" w14:textId="1717A3D5" w:rsidR="002F5904" w:rsidRDefault="00482347" w:rsidP="009217F1">
            <w:pPr>
              <w:rPr>
                <w:rFonts w:ascii="Times New Roman" w:hAnsi="Times New Roman" w:cs="Times New Roman"/>
              </w:rPr>
            </w:pPr>
            <w:r>
              <w:rPr>
                <w:rFonts w:ascii="Times New Roman" w:hAnsi="Times New Roman" w:cs="Times New Roman"/>
              </w:rPr>
              <w:t xml:space="preserve">Hiển thị khách sạn đang có </w:t>
            </w:r>
          </w:p>
        </w:tc>
        <w:tc>
          <w:tcPr>
            <w:tcW w:w="2150" w:type="dxa"/>
          </w:tcPr>
          <w:p w14:paraId="22216B43" w14:textId="3985BDE6" w:rsidR="002F5904" w:rsidRDefault="00482347" w:rsidP="009217F1">
            <w:pPr>
              <w:rPr>
                <w:rFonts w:ascii="Times New Roman" w:hAnsi="Times New Roman" w:cs="Times New Roman"/>
              </w:rPr>
            </w:pPr>
            <w:r>
              <w:rPr>
                <w:rFonts w:ascii="Times New Roman" w:hAnsi="Times New Roman" w:cs="Times New Roman"/>
              </w:rPr>
              <w:t>Owner</w:t>
            </w:r>
          </w:p>
        </w:tc>
        <w:tc>
          <w:tcPr>
            <w:tcW w:w="2310" w:type="dxa"/>
          </w:tcPr>
          <w:p w14:paraId="771CA85A" w14:textId="21F80B5D" w:rsidR="002F5904" w:rsidRDefault="00482347" w:rsidP="009217F1">
            <w:pPr>
              <w:rPr>
                <w:rFonts w:ascii="Times New Roman" w:hAnsi="Times New Roman" w:cs="Times New Roman"/>
              </w:rPr>
            </w:pPr>
            <w:r>
              <w:rPr>
                <w:rFonts w:ascii="Times New Roman" w:hAnsi="Times New Roman" w:cs="Times New Roman"/>
              </w:rPr>
              <w:t>Đã hoàn thành</w:t>
            </w:r>
          </w:p>
        </w:tc>
      </w:tr>
      <w:tr w:rsidR="00482347" w14:paraId="251208E3" w14:textId="77777777" w:rsidTr="000975C8">
        <w:tc>
          <w:tcPr>
            <w:tcW w:w="2268" w:type="dxa"/>
          </w:tcPr>
          <w:p w14:paraId="54BFB204" w14:textId="77777777" w:rsidR="00482347" w:rsidRDefault="00482347" w:rsidP="009217F1">
            <w:pPr>
              <w:rPr>
                <w:rFonts w:ascii="Times New Roman" w:hAnsi="Times New Roman" w:cs="Times New Roman"/>
              </w:rPr>
            </w:pPr>
          </w:p>
        </w:tc>
        <w:tc>
          <w:tcPr>
            <w:tcW w:w="2289" w:type="dxa"/>
          </w:tcPr>
          <w:p w14:paraId="591D186C" w14:textId="77777777" w:rsidR="00482347" w:rsidRDefault="00482347" w:rsidP="009217F1">
            <w:pPr>
              <w:rPr>
                <w:rFonts w:ascii="Times New Roman" w:hAnsi="Times New Roman" w:cs="Times New Roman"/>
              </w:rPr>
            </w:pPr>
          </w:p>
        </w:tc>
        <w:tc>
          <w:tcPr>
            <w:tcW w:w="2150" w:type="dxa"/>
          </w:tcPr>
          <w:p w14:paraId="4C3EC053" w14:textId="77777777" w:rsidR="00482347" w:rsidRDefault="00482347" w:rsidP="009217F1">
            <w:pPr>
              <w:rPr>
                <w:rFonts w:ascii="Times New Roman" w:hAnsi="Times New Roman" w:cs="Times New Roman"/>
              </w:rPr>
            </w:pPr>
          </w:p>
        </w:tc>
        <w:tc>
          <w:tcPr>
            <w:tcW w:w="2310" w:type="dxa"/>
          </w:tcPr>
          <w:p w14:paraId="1E6508DF" w14:textId="77777777" w:rsidR="00482347" w:rsidRDefault="00482347" w:rsidP="009217F1">
            <w:pPr>
              <w:rPr>
                <w:rFonts w:ascii="Times New Roman" w:hAnsi="Times New Roman" w:cs="Times New Roman"/>
              </w:rPr>
            </w:pPr>
          </w:p>
        </w:tc>
      </w:tr>
    </w:tbl>
    <w:p w14:paraId="2E911909" w14:textId="58B81924" w:rsidR="009217F1" w:rsidRPr="009217F1" w:rsidRDefault="009217F1" w:rsidP="009217F1"/>
    <w:p w14:paraId="2D81BEC5" w14:textId="35BFE6E7" w:rsidR="00227B92" w:rsidRDefault="00227B92">
      <w:pPr>
        <w:pStyle w:val="Heading3"/>
      </w:pPr>
      <w:bookmarkStart w:id="169" w:name="_Toc173188560"/>
      <w:r>
        <w:t>Chức năng (Back-end)</w:t>
      </w:r>
      <w:bookmarkEnd w:id="169"/>
    </w:p>
    <w:tbl>
      <w:tblPr>
        <w:tblStyle w:val="TableGrid"/>
        <w:tblW w:w="0" w:type="auto"/>
        <w:tblLook w:val="04A0" w:firstRow="1" w:lastRow="0" w:firstColumn="1" w:lastColumn="0" w:noHBand="0" w:noVBand="1"/>
      </w:tblPr>
      <w:tblGrid>
        <w:gridCol w:w="2304"/>
        <w:gridCol w:w="2278"/>
        <w:gridCol w:w="2136"/>
        <w:gridCol w:w="2299"/>
      </w:tblGrid>
      <w:tr w:rsidR="000975C8" w14:paraId="6E2541FF" w14:textId="77777777" w:rsidTr="000975C8">
        <w:tc>
          <w:tcPr>
            <w:tcW w:w="2304" w:type="dxa"/>
          </w:tcPr>
          <w:p w14:paraId="093872C6" w14:textId="6259013D" w:rsidR="000975C8" w:rsidRPr="000975C8" w:rsidRDefault="000975C8">
            <w:pPr>
              <w:rPr>
                <w:rFonts w:ascii="Times New Roman" w:hAnsi="Times New Roman" w:cs="Times New Roman"/>
                <w:b/>
                <w:bCs/>
              </w:rPr>
            </w:pPr>
            <w:r w:rsidRPr="000975C8">
              <w:rPr>
                <w:rFonts w:ascii="Times New Roman" w:hAnsi="Times New Roman" w:cs="Times New Roman"/>
                <w:b/>
                <w:bCs/>
              </w:rPr>
              <w:t>Luồng</w:t>
            </w:r>
          </w:p>
        </w:tc>
        <w:tc>
          <w:tcPr>
            <w:tcW w:w="2278" w:type="dxa"/>
          </w:tcPr>
          <w:p w14:paraId="5597CA74" w14:textId="77777777" w:rsidR="000975C8" w:rsidRPr="000975C8" w:rsidRDefault="000975C8">
            <w:pPr>
              <w:rPr>
                <w:rFonts w:ascii="Times New Roman" w:hAnsi="Times New Roman" w:cs="Times New Roman"/>
                <w:b/>
                <w:bCs/>
              </w:rPr>
            </w:pPr>
            <w:r w:rsidRPr="000975C8">
              <w:rPr>
                <w:rFonts w:ascii="Times New Roman" w:hAnsi="Times New Roman" w:cs="Times New Roman"/>
                <w:b/>
                <w:bCs/>
              </w:rPr>
              <w:t xml:space="preserve">Chức năng </w:t>
            </w:r>
          </w:p>
        </w:tc>
        <w:tc>
          <w:tcPr>
            <w:tcW w:w="2136" w:type="dxa"/>
          </w:tcPr>
          <w:p w14:paraId="2BF34105" w14:textId="1CFAE524" w:rsidR="000975C8" w:rsidRPr="000975C8" w:rsidRDefault="000975C8">
            <w:pPr>
              <w:rPr>
                <w:rFonts w:ascii="Times New Roman" w:hAnsi="Times New Roman" w:cs="Times New Roman"/>
                <w:b/>
                <w:bCs/>
              </w:rPr>
            </w:pPr>
            <w:r w:rsidRPr="000975C8">
              <w:rPr>
                <w:rFonts w:ascii="Times New Roman" w:hAnsi="Times New Roman" w:cs="Times New Roman"/>
                <w:b/>
                <w:bCs/>
              </w:rPr>
              <w:t>Roll</w:t>
            </w:r>
          </w:p>
        </w:tc>
        <w:tc>
          <w:tcPr>
            <w:tcW w:w="2299" w:type="dxa"/>
          </w:tcPr>
          <w:p w14:paraId="3B3EAAA5" w14:textId="3CBCA42E" w:rsidR="000975C8" w:rsidRPr="000975C8" w:rsidRDefault="000975C8">
            <w:pPr>
              <w:rPr>
                <w:rFonts w:ascii="Times New Roman" w:hAnsi="Times New Roman" w:cs="Times New Roman"/>
                <w:b/>
                <w:bCs/>
              </w:rPr>
            </w:pPr>
            <w:r w:rsidRPr="000975C8">
              <w:rPr>
                <w:rFonts w:ascii="Times New Roman" w:hAnsi="Times New Roman" w:cs="Times New Roman"/>
                <w:b/>
                <w:bCs/>
              </w:rPr>
              <w:t>Mức độ hoàn thành</w:t>
            </w:r>
          </w:p>
        </w:tc>
      </w:tr>
      <w:tr w:rsidR="000975C8" w14:paraId="20BD9A6D" w14:textId="77777777" w:rsidTr="000975C8">
        <w:tc>
          <w:tcPr>
            <w:tcW w:w="2304" w:type="dxa"/>
          </w:tcPr>
          <w:p w14:paraId="0E365D13" w14:textId="35CCBD57" w:rsidR="000975C8" w:rsidRPr="000975C8" w:rsidRDefault="00A2348B">
            <w:pPr>
              <w:rPr>
                <w:rFonts w:ascii="Times New Roman" w:hAnsi="Times New Roman" w:cs="Times New Roman"/>
              </w:rPr>
            </w:pPr>
            <w:r>
              <w:rPr>
                <w:rFonts w:ascii="Times New Roman" w:hAnsi="Times New Roman" w:cs="Times New Roman"/>
              </w:rPr>
              <w:t>Đăng ký, đăng nhập</w:t>
            </w:r>
          </w:p>
        </w:tc>
        <w:tc>
          <w:tcPr>
            <w:tcW w:w="2278" w:type="dxa"/>
          </w:tcPr>
          <w:p w14:paraId="569D5FA4" w14:textId="373107DA" w:rsidR="000975C8" w:rsidRPr="000975C8" w:rsidRDefault="00A2348B">
            <w:pPr>
              <w:rPr>
                <w:rFonts w:ascii="Times New Roman" w:hAnsi="Times New Roman" w:cs="Times New Roman"/>
              </w:rPr>
            </w:pPr>
            <w:r>
              <w:rPr>
                <w:rFonts w:ascii="Times New Roman" w:hAnsi="Times New Roman" w:cs="Times New Roman"/>
              </w:rPr>
              <w:t>Đăng ký, đăng nhập</w:t>
            </w:r>
            <w:r w:rsidR="00977F6D">
              <w:rPr>
                <w:rFonts w:ascii="Times New Roman" w:hAnsi="Times New Roman" w:cs="Times New Roman"/>
              </w:rPr>
              <w:t xml:space="preserve"> 3</w:t>
            </w:r>
            <w:r w:rsidR="00977F6D" w:rsidRPr="00977F6D">
              <w:rPr>
                <w:rFonts w:ascii="Times New Roman" w:hAnsi="Times New Roman" w:cs="Times New Roman"/>
                <w:vertAlign w:val="superscript"/>
              </w:rPr>
              <w:t>rd</w:t>
            </w:r>
            <w:r w:rsidR="00977F6D">
              <w:rPr>
                <w:rFonts w:ascii="Times New Roman" w:hAnsi="Times New Roman" w:cs="Times New Roman"/>
              </w:rPr>
              <w:t xml:space="preserve"> app</w:t>
            </w:r>
          </w:p>
        </w:tc>
        <w:tc>
          <w:tcPr>
            <w:tcW w:w="2136" w:type="dxa"/>
          </w:tcPr>
          <w:p w14:paraId="6E6B0A31" w14:textId="49FCAE90" w:rsidR="000975C8" w:rsidRPr="000975C8" w:rsidRDefault="00A2348B">
            <w:pPr>
              <w:rPr>
                <w:rFonts w:ascii="Times New Roman" w:hAnsi="Times New Roman" w:cs="Times New Roman"/>
              </w:rPr>
            </w:pPr>
            <w:r>
              <w:rPr>
                <w:rFonts w:ascii="Times New Roman" w:hAnsi="Times New Roman" w:cs="Times New Roman"/>
              </w:rPr>
              <w:t>Customer</w:t>
            </w:r>
          </w:p>
        </w:tc>
        <w:tc>
          <w:tcPr>
            <w:tcW w:w="2299" w:type="dxa"/>
          </w:tcPr>
          <w:p w14:paraId="1B72DE0F" w14:textId="020443D5" w:rsidR="000975C8" w:rsidRPr="000975C8" w:rsidRDefault="00A2348B">
            <w:pPr>
              <w:rPr>
                <w:rFonts w:ascii="Times New Roman" w:hAnsi="Times New Roman" w:cs="Times New Roman"/>
              </w:rPr>
            </w:pPr>
            <w:r>
              <w:rPr>
                <w:rFonts w:ascii="Times New Roman" w:hAnsi="Times New Roman" w:cs="Times New Roman"/>
              </w:rPr>
              <w:t>Đã hoàn thành</w:t>
            </w:r>
          </w:p>
        </w:tc>
      </w:tr>
      <w:tr w:rsidR="000975C8" w14:paraId="34393AC8" w14:textId="77777777" w:rsidTr="000975C8">
        <w:tc>
          <w:tcPr>
            <w:tcW w:w="2304" w:type="dxa"/>
          </w:tcPr>
          <w:p w14:paraId="5236F5E6" w14:textId="77777777" w:rsidR="000975C8" w:rsidRPr="000975C8" w:rsidRDefault="000975C8">
            <w:pPr>
              <w:rPr>
                <w:rFonts w:ascii="Times New Roman" w:hAnsi="Times New Roman" w:cs="Times New Roman"/>
              </w:rPr>
            </w:pPr>
          </w:p>
        </w:tc>
        <w:tc>
          <w:tcPr>
            <w:tcW w:w="2278" w:type="dxa"/>
          </w:tcPr>
          <w:p w14:paraId="21845099" w14:textId="393B9155" w:rsidR="000975C8" w:rsidRPr="000975C8" w:rsidRDefault="00A2348B">
            <w:pPr>
              <w:rPr>
                <w:rFonts w:ascii="Times New Roman" w:hAnsi="Times New Roman" w:cs="Times New Roman"/>
              </w:rPr>
            </w:pPr>
            <w:r>
              <w:rPr>
                <w:rFonts w:ascii="Times New Roman" w:hAnsi="Times New Roman" w:cs="Times New Roman"/>
              </w:rPr>
              <w:t>Đăng ký, đăng nhập</w:t>
            </w:r>
          </w:p>
        </w:tc>
        <w:tc>
          <w:tcPr>
            <w:tcW w:w="2136" w:type="dxa"/>
          </w:tcPr>
          <w:p w14:paraId="6C14C177" w14:textId="73C40517" w:rsidR="000975C8" w:rsidRPr="000975C8" w:rsidRDefault="00A2348B">
            <w:pPr>
              <w:rPr>
                <w:rFonts w:ascii="Times New Roman" w:hAnsi="Times New Roman" w:cs="Times New Roman"/>
              </w:rPr>
            </w:pPr>
            <w:r>
              <w:rPr>
                <w:rFonts w:ascii="Times New Roman" w:hAnsi="Times New Roman" w:cs="Times New Roman"/>
              </w:rPr>
              <w:t>Owner</w:t>
            </w:r>
          </w:p>
        </w:tc>
        <w:tc>
          <w:tcPr>
            <w:tcW w:w="2299" w:type="dxa"/>
          </w:tcPr>
          <w:p w14:paraId="734EE1CC" w14:textId="26522D29" w:rsidR="000975C8" w:rsidRPr="000975C8" w:rsidRDefault="00A2348B">
            <w:pPr>
              <w:rPr>
                <w:rFonts w:ascii="Times New Roman" w:hAnsi="Times New Roman" w:cs="Times New Roman"/>
              </w:rPr>
            </w:pPr>
            <w:r>
              <w:rPr>
                <w:rFonts w:ascii="Times New Roman" w:hAnsi="Times New Roman" w:cs="Times New Roman"/>
              </w:rPr>
              <w:t>Đã hoàn thành</w:t>
            </w:r>
          </w:p>
        </w:tc>
      </w:tr>
      <w:tr w:rsidR="000975C8" w14:paraId="684135A3" w14:textId="77777777" w:rsidTr="000975C8">
        <w:tc>
          <w:tcPr>
            <w:tcW w:w="2304" w:type="dxa"/>
          </w:tcPr>
          <w:p w14:paraId="571A96E8" w14:textId="77777777" w:rsidR="000975C8" w:rsidRPr="000975C8" w:rsidRDefault="000975C8">
            <w:pPr>
              <w:rPr>
                <w:rFonts w:ascii="Times New Roman" w:hAnsi="Times New Roman" w:cs="Times New Roman"/>
              </w:rPr>
            </w:pPr>
          </w:p>
        </w:tc>
        <w:tc>
          <w:tcPr>
            <w:tcW w:w="2278" w:type="dxa"/>
          </w:tcPr>
          <w:p w14:paraId="321C1F3B" w14:textId="3D6477D4" w:rsidR="000975C8" w:rsidRPr="000975C8" w:rsidRDefault="00977F6D">
            <w:pPr>
              <w:rPr>
                <w:rFonts w:ascii="Times New Roman" w:hAnsi="Times New Roman" w:cs="Times New Roman"/>
              </w:rPr>
            </w:pPr>
            <w:r>
              <w:rPr>
                <w:rFonts w:ascii="Times New Roman" w:hAnsi="Times New Roman" w:cs="Times New Roman"/>
              </w:rPr>
              <w:t>Đăng</w:t>
            </w:r>
            <w:r w:rsidR="00A2348B">
              <w:rPr>
                <w:rFonts w:ascii="Times New Roman" w:hAnsi="Times New Roman" w:cs="Times New Roman"/>
              </w:rPr>
              <w:t xml:space="preserve"> nhập</w:t>
            </w:r>
          </w:p>
        </w:tc>
        <w:tc>
          <w:tcPr>
            <w:tcW w:w="2136" w:type="dxa"/>
          </w:tcPr>
          <w:p w14:paraId="7BE6ED9A" w14:textId="3D7E6A05" w:rsidR="000975C8" w:rsidRPr="000975C8" w:rsidRDefault="00A2348B">
            <w:pPr>
              <w:rPr>
                <w:rFonts w:ascii="Times New Roman" w:hAnsi="Times New Roman" w:cs="Times New Roman"/>
              </w:rPr>
            </w:pPr>
            <w:r>
              <w:rPr>
                <w:rFonts w:ascii="Times New Roman" w:hAnsi="Times New Roman" w:cs="Times New Roman"/>
              </w:rPr>
              <w:t>Admin</w:t>
            </w:r>
          </w:p>
        </w:tc>
        <w:tc>
          <w:tcPr>
            <w:tcW w:w="2299" w:type="dxa"/>
          </w:tcPr>
          <w:p w14:paraId="65361E9C" w14:textId="7184AA31" w:rsidR="000975C8" w:rsidRPr="000975C8" w:rsidRDefault="00A2348B">
            <w:pPr>
              <w:rPr>
                <w:rFonts w:ascii="Times New Roman" w:hAnsi="Times New Roman" w:cs="Times New Roman"/>
              </w:rPr>
            </w:pPr>
            <w:r>
              <w:rPr>
                <w:rFonts w:ascii="Times New Roman" w:hAnsi="Times New Roman" w:cs="Times New Roman"/>
              </w:rPr>
              <w:t>Đã hoàn thành</w:t>
            </w:r>
          </w:p>
        </w:tc>
      </w:tr>
      <w:tr w:rsidR="000975C8" w14:paraId="5FB9F1EE" w14:textId="77777777" w:rsidTr="000975C8">
        <w:tc>
          <w:tcPr>
            <w:tcW w:w="2304" w:type="dxa"/>
          </w:tcPr>
          <w:p w14:paraId="502C27BD" w14:textId="1B007589" w:rsidR="000975C8" w:rsidRPr="000975C8" w:rsidRDefault="00D61E21">
            <w:pPr>
              <w:rPr>
                <w:rFonts w:ascii="Times New Roman" w:hAnsi="Times New Roman" w:cs="Times New Roman"/>
              </w:rPr>
            </w:pPr>
            <w:r>
              <w:rPr>
                <w:rFonts w:ascii="Times New Roman" w:hAnsi="Times New Roman" w:cs="Times New Roman"/>
              </w:rPr>
              <w:t>Quản lý khách sạn</w:t>
            </w:r>
          </w:p>
        </w:tc>
        <w:tc>
          <w:tcPr>
            <w:tcW w:w="2278" w:type="dxa"/>
          </w:tcPr>
          <w:p w14:paraId="48FD5DB8" w14:textId="528315D2" w:rsidR="000975C8" w:rsidRPr="000975C8" w:rsidRDefault="00AF73D3" w:rsidP="00977F6D">
            <w:pPr>
              <w:rPr>
                <w:rFonts w:ascii="Times New Roman" w:hAnsi="Times New Roman" w:cs="Times New Roman"/>
              </w:rPr>
            </w:pPr>
            <w:r>
              <w:rPr>
                <w:rFonts w:ascii="Times New Roman" w:hAnsi="Times New Roman" w:cs="Times New Roman"/>
              </w:rPr>
              <w:t>Tìm kiếm khách sạn</w:t>
            </w:r>
          </w:p>
        </w:tc>
        <w:tc>
          <w:tcPr>
            <w:tcW w:w="2136" w:type="dxa"/>
          </w:tcPr>
          <w:p w14:paraId="3B013070" w14:textId="2E9F9F0D" w:rsidR="000975C8" w:rsidRPr="000975C8" w:rsidRDefault="00AF73D3">
            <w:pPr>
              <w:rPr>
                <w:rFonts w:ascii="Times New Roman" w:hAnsi="Times New Roman" w:cs="Times New Roman"/>
              </w:rPr>
            </w:pPr>
            <w:r>
              <w:rPr>
                <w:rFonts w:ascii="Times New Roman" w:hAnsi="Times New Roman" w:cs="Times New Roman"/>
              </w:rPr>
              <w:t>Customer</w:t>
            </w:r>
          </w:p>
        </w:tc>
        <w:tc>
          <w:tcPr>
            <w:tcW w:w="2299" w:type="dxa"/>
          </w:tcPr>
          <w:p w14:paraId="37AC154D" w14:textId="7258E02F" w:rsidR="000975C8" w:rsidRPr="000975C8" w:rsidRDefault="00A14615">
            <w:pPr>
              <w:rPr>
                <w:rFonts w:ascii="Times New Roman" w:hAnsi="Times New Roman" w:cs="Times New Roman"/>
              </w:rPr>
            </w:pPr>
            <w:r>
              <w:rPr>
                <w:rFonts w:ascii="Times New Roman" w:hAnsi="Times New Roman" w:cs="Times New Roman"/>
              </w:rPr>
              <w:t>50%</w:t>
            </w:r>
          </w:p>
        </w:tc>
      </w:tr>
      <w:tr w:rsidR="00A2348B" w14:paraId="128F60CA" w14:textId="77777777" w:rsidTr="000975C8">
        <w:tc>
          <w:tcPr>
            <w:tcW w:w="2304" w:type="dxa"/>
          </w:tcPr>
          <w:p w14:paraId="1344A2DE" w14:textId="77777777" w:rsidR="00A2348B" w:rsidRPr="000975C8" w:rsidRDefault="00A2348B">
            <w:pPr>
              <w:rPr>
                <w:rFonts w:ascii="Times New Roman" w:hAnsi="Times New Roman" w:cs="Times New Roman"/>
              </w:rPr>
            </w:pPr>
          </w:p>
        </w:tc>
        <w:tc>
          <w:tcPr>
            <w:tcW w:w="2278" w:type="dxa"/>
          </w:tcPr>
          <w:p w14:paraId="4B28DBF0" w14:textId="012EE775" w:rsidR="00A2348B" w:rsidRPr="000975C8" w:rsidRDefault="00AF73D3">
            <w:pPr>
              <w:rPr>
                <w:rFonts w:ascii="Times New Roman" w:hAnsi="Times New Roman" w:cs="Times New Roman"/>
              </w:rPr>
            </w:pPr>
            <w:r>
              <w:rPr>
                <w:rFonts w:ascii="Times New Roman" w:hAnsi="Times New Roman" w:cs="Times New Roman"/>
              </w:rPr>
              <w:t>Hiển thị danh sách khách sạn</w:t>
            </w:r>
            <w:r w:rsidR="00C63157">
              <w:rPr>
                <w:rFonts w:ascii="Times New Roman" w:hAnsi="Times New Roman" w:cs="Times New Roman"/>
              </w:rPr>
              <w:t xml:space="preserve">, phòng </w:t>
            </w:r>
            <w:r>
              <w:rPr>
                <w:rFonts w:ascii="Times New Roman" w:hAnsi="Times New Roman" w:cs="Times New Roman"/>
              </w:rPr>
              <w:t>có sẵn</w:t>
            </w:r>
            <w:r w:rsidR="00A536FF">
              <w:rPr>
                <w:rFonts w:ascii="Times New Roman" w:hAnsi="Times New Roman" w:cs="Times New Roman"/>
              </w:rPr>
              <w:t>, chi tiết từng khách sạn</w:t>
            </w:r>
          </w:p>
        </w:tc>
        <w:tc>
          <w:tcPr>
            <w:tcW w:w="2136" w:type="dxa"/>
          </w:tcPr>
          <w:p w14:paraId="798A765A" w14:textId="77777777" w:rsidR="00A2348B" w:rsidRPr="000975C8" w:rsidRDefault="00A2348B">
            <w:pPr>
              <w:rPr>
                <w:rFonts w:ascii="Times New Roman" w:hAnsi="Times New Roman" w:cs="Times New Roman"/>
              </w:rPr>
            </w:pPr>
          </w:p>
        </w:tc>
        <w:tc>
          <w:tcPr>
            <w:tcW w:w="2299" w:type="dxa"/>
          </w:tcPr>
          <w:p w14:paraId="4FEB57AD" w14:textId="10C70D44" w:rsidR="00A2348B" w:rsidRPr="000975C8" w:rsidRDefault="00A14615">
            <w:pPr>
              <w:rPr>
                <w:rFonts w:ascii="Times New Roman" w:hAnsi="Times New Roman" w:cs="Times New Roman"/>
              </w:rPr>
            </w:pPr>
            <w:r>
              <w:rPr>
                <w:rFonts w:ascii="Times New Roman" w:hAnsi="Times New Roman" w:cs="Times New Roman"/>
              </w:rPr>
              <w:t>Đã hoàn thành</w:t>
            </w:r>
          </w:p>
        </w:tc>
      </w:tr>
      <w:tr w:rsidR="00A2348B" w14:paraId="16C41CE7" w14:textId="77777777" w:rsidTr="000975C8">
        <w:tc>
          <w:tcPr>
            <w:tcW w:w="2304" w:type="dxa"/>
          </w:tcPr>
          <w:p w14:paraId="2FB52230" w14:textId="77777777" w:rsidR="00A2348B" w:rsidRPr="000975C8" w:rsidRDefault="00A2348B">
            <w:pPr>
              <w:rPr>
                <w:rFonts w:ascii="Times New Roman" w:hAnsi="Times New Roman" w:cs="Times New Roman"/>
              </w:rPr>
            </w:pPr>
          </w:p>
        </w:tc>
        <w:tc>
          <w:tcPr>
            <w:tcW w:w="2278" w:type="dxa"/>
          </w:tcPr>
          <w:p w14:paraId="52ED4D39" w14:textId="46B303F5" w:rsidR="00A2348B" w:rsidRPr="000975C8" w:rsidRDefault="00E5744F">
            <w:pPr>
              <w:rPr>
                <w:rFonts w:ascii="Times New Roman" w:hAnsi="Times New Roman" w:cs="Times New Roman"/>
              </w:rPr>
            </w:pPr>
            <w:r>
              <w:rPr>
                <w:rFonts w:ascii="Times New Roman" w:hAnsi="Times New Roman" w:cs="Times New Roman"/>
              </w:rPr>
              <w:t>Thêm, xóa, sửa khách sạn</w:t>
            </w:r>
          </w:p>
        </w:tc>
        <w:tc>
          <w:tcPr>
            <w:tcW w:w="2136" w:type="dxa"/>
          </w:tcPr>
          <w:p w14:paraId="74B86FFA" w14:textId="77511321" w:rsidR="00A2348B" w:rsidRPr="000975C8" w:rsidRDefault="00E5744F">
            <w:pPr>
              <w:rPr>
                <w:rFonts w:ascii="Times New Roman" w:hAnsi="Times New Roman" w:cs="Times New Roman"/>
              </w:rPr>
            </w:pPr>
            <w:r>
              <w:rPr>
                <w:rFonts w:ascii="Times New Roman" w:hAnsi="Times New Roman" w:cs="Times New Roman"/>
              </w:rPr>
              <w:t>Owner</w:t>
            </w:r>
          </w:p>
        </w:tc>
        <w:tc>
          <w:tcPr>
            <w:tcW w:w="2299" w:type="dxa"/>
          </w:tcPr>
          <w:p w14:paraId="62ACB5B7" w14:textId="4B78087C" w:rsidR="00A2348B" w:rsidRPr="000975C8" w:rsidRDefault="00E5744F">
            <w:pPr>
              <w:rPr>
                <w:rFonts w:ascii="Times New Roman" w:hAnsi="Times New Roman" w:cs="Times New Roman"/>
              </w:rPr>
            </w:pPr>
            <w:r>
              <w:rPr>
                <w:rFonts w:ascii="Times New Roman" w:hAnsi="Times New Roman" w:cs="Times New Roman"/>
              </w:rPr>
              <w:t>Đã hoàn thành</w:t>
            </w:r>
          </w:p>
        </w:tc>
      </w:tr>
      <w:tr w:rsidR="00A2348B" w14:paraId="7EBB1239" w14:textId="77777777" w:rsidTr="000975C8">
        <w:tc>
          <w:tcPr>
            <w:tcW w:w="2304" w:type="dxa"/>
          </w:tcPr>
          <w:p w14:paraId="70E90E6A" w14:textId="77777777" w:rsidR="00A2348B" w:rsidRPr="000975C8" w:rsidRDefault="00A2348B">
            <w:pPr>
              <w:rPr>
                <w:rFonts w:ascii="Times New Roman" w:hAnsi="Times New Roman" w:cs="Times New Roman"/>
              </w:rPr>
            </w:pPr>
          </w:p>
        </w:tc>
        <w:tc>
          <w:tcPr>
            <w:tcW w:w="2278" w:type="dxa"/>
          </w:tcPr>
          <w:p w14:paraId="37DAED52" w14:textId="22B7F8D6" w:rsidR="00A2348B" w:rsidRPr="000975C8" w:rsidRDefault="00C87FD0">
            <w:pPr>
              <w:rPr>
                <w:rFonts w:ascii="Times New Roman" w:hAnsi="Times New Roman" w:cs="Times New Roman"/>
              </w:rPr>
            </w:pPr>
            <w:r>
              <w:rPr>
                <w:rFonts w:ascii="Times New Roman" w:hAnsi="Times New Roman" w:cs="Times New Roman"/>
              </w:rPr>
              <w:t>Hiển thị danh sách khách sạn theo người sở hữu</w:t>
            </w:r>
          </w:p>
        </w:tc>
        <w:tc>
          <w:tcPr>
            <w:tcW w:w="2136" w:type="dxa"/>
          </w:tcPr>
          <w:p w14:paraId="64CF4385" w14:textId="22ED9AF6" w:rsidR="00A2348B" w:rsidRPr="000975C8" w:rsidRDefault="00C87FD0">
            <w:pPr>
              <w:rPr>
                <w:rFonts w:ascii="Times New Roman" w:hAnsi="Times New Roman" w:cs="Times New Roman"/>
              </w:rPr>
            </w:pPr>
            <w:r>
              <w:rPr>
                <w:rFonts w:ascii="Times New Roman" w:hAnsi="Times New Roman" w:cs="Times New Roman"/>
              </w:rPr>
              <w:t>Owner</w:t>
            </w:r>
          </w:p>
        </w:tc>
        <w:tc>
          <w:tcPr>
            <w:tcW w:w="2299" w:type="dxa"/>
          </w:tcPr>
          <w:p w14:paraId="7E5E3242" w14:textId="6D15A74B" w:rsidR="00A2348B" w:rsidRPr="000975C8" w:rsidRDefault="00C87FD0">
            <w:pPr>
              <w:rPr>
                <w:rFonts w:ascii="Times New Roman" w:hAnsi="Times New Roman" w:cs="Times New Roman"/>
              </w:rPr>
            </w:pPr>
            <w:r>
              <w:rPr>
                <w:rFonts w:ascii="Times New Roman" w:hAnsi="Times New Roman" w:cs="Times New Roman"/>
              </w:rPr>
              <w:t>Đã hoàn thành</w:t>
            </w:r>
          </w:p>
        </w:tc>
      </w:tr>
      <w:tr w:rsidR="00A2348B" w14:paraId="081AB9E4" w14:textId="77777777" w:rsidTr="000975C8">
        <w:tc>
          <w:tcPr>
            <w:tcW w:w="2304" w:type="dxa"/>
          </w:tcPr>
          <w:p w14:paraId="4FA37065" w14:textId="77777777" w:rsidR="00A2348B" w:rsidRPr="000975C8" w:rsidRDefault="00A2348B">
            <w:pPr>
              <w:rPr>
                <w:rFonts w:ascii="Times New Roman" w:hAnsi="Times New Roman" w:cs="Times New Roman"/>
              </w:rPr>
            </w:pPr>
          </w:p>
        </w:tc>
        <w:tc>
          <w:tcPr>
            <w:tcW w:w="2278" w:type="dxa"/>
          </w:tcPr>
          <w:p w14:paraId="4C1BB838" w14:textId="0F2B6E58" w:rsidR="00A2348B" w:rsidRPr="000975C8" w:rsidRDefault="00C63157">
            <w:pPr>
              <w:rPr>
                <w:rFonts w:ascii="Times New Roman" w:hAnsi="Times New Roman" w:cs="Times New Roman"/>
              </w:rPr>
            </w:pPr>
            <w:r>
              <w:rPr>
                <w:rFonts w:ascii="Times New Roman" w:hAnsi="Times New Roman" w:cs="Times New Roman"/>
              </w:rPr>
              <w:t xml:space="preserve">Tạo khách sạn </w:t>
            </w:r>
            <w:r w:rsidR="00A50C2A">
              <w:rPr>
                <w:rFonts w:ascii="Times New Roman" w:hAnsi="Times New Roman" w:cs="Times New Roman"/>
              </w:rPr>
              <w:t xml:space="preserve">và </w:t>
            </w:r>
            <w:r w:rsidR="00507B67">
              <w:rPr>
                <w:rFonts w:ascii="Times New Roman" w:hAnsi="Times New Roman" w:cs="Times New Roman"/>
              </w:rPr>
              <w:t>phòng mới</w:t>
            </w:r>
          </w:p>
        </w:tc>
        <w:tc>
          <w:tcPr>
            <w:tcW w:w="2136" w:type="dxa"/>
          </w:tcPr>
          <w:p w14:paraId="5E771AE7" w14:textId="04BD1A91" w:rsidR="00A2348B" w:rsidRPr="000975C8" w:rsidRDefault="00C63157">
            <w:pPr>
              <w:rPr>
                <w:rFonts w:ascii="Times New Roman" w:hAnsi="Times New Roman" w:cs="Times New Roman"/>
              </w:rPr>
            </w:pPr>
            <w:r>
              <w:rPr>
                <w:rFonts w:ascii="Times New Roman" w:hAnsi="Times New Roman" w:cs="Times New Roman"/>
              </w:rPr>
              <w:t>Owner</w:t>
            </w:r>
          </w:p>
        </w:tc>
        <w:tc>
          <w:tcPr>
            <w:tcW w:w="2299" w:type="dxa"/>
          </w:tcPr>
          <w:p w14:paraId="1A4FF29A" w14:textId="5F21F275" w:rsidR="00A2348B" w:rsidRPr="000975C8" w:rsidRDefault="00C63157">
            <w:pPr>
              <w:rPr>
                <w:rFonts w:ascii="Times New Roman" w:hAnsi="Times New Roman" w:cs="Times New Roman"/>
              </w:rPr>
            </w:pPr>
            <w:r>
              <w:rPr>
                <w:rFonts w:ascii="Times New Roman" w:hAnsi="Times New Roman" w:cs="Times New Roman"/>
              </w:rPr>
              <w:t>Đã hoàn thành</w:t>
            </w:r>
          </w:p>
        </w:tc>
      </w:tr>
      <w:tr w:rsidR="00A2348B" w14:paraId="034B4ECF" w14:textId="77777777" w:rsidTr="000975C8">
        <w:tc>
          <w:tcPr>
            <w:tcW w:w="2304" w:type="dxa"/>
          </w:tcPr>
          <w:p w14:paraId="24C731D7" w14:textId="7F906990" w:rsidR="00A2348B" w:rsidRPr="000975C8" w:rsidRDefault="00903411">
            <w:pPr>
              <w:rPr>
                <w:rFonts w:ascii="Times New Roman" w:hAnsi="Times New Roman" w:cs="Times New Roman"/>
              </w:rPr>
            </w:pPr>
            <w:r>
              <w:rPr>
                <w:rFonts w:ascii="Times New Roman" w:hAnsi="Times New Roman" w:cs="Times New Roman"/>
              </w:rPr>
              <w:t>Đặt phòng</w:t>
            </w:r>
          </w:p>
        </w:tc>
        <w:tc>
          <w:tcPr>
            <w:tcW w:w="2278" w:type="dxa"/>
          </w:tcPr>
          <w:p w14:paraId="08CFD642" w14:textId="25676EA6" w:rsidR="00A2348B" w:rsidRPr="000975C8" w:rsidRDefault="00730FEA">
            <w:pPr>
              <w:rPr>
                <w:rFonts w:ascii="Times New Roman" w:hAnsi="Times New Roman" w:cs="Times New Roman"/>
              </w:rPr>
            </w:pPr>
            <w:r>
              <w:rPr>
                <w:rFonts w:ascii="Times New Roman" w:hAnsi="Times New Roman" w:cs="Times New Roman"/>
              </w:rPr>
              <w:t>Đặt phòng, chuyển sang 3</w:t>
            </w:r>
            <w:r w:rsidRPr="00730FEA">
              <w:rPr>
                <w:rFonts w:ascii="Times New Roman" w:hAnsi="Times New Roman" w:cs="Times New Roman"/>
                <w:vertAlign w:val="superscript"/>
              </w:rPr>
              <w:t>rd</w:t>
            </w:r>
            <w:r>
              <w:rPr>
                <w:rFonts w:ascii="Times New Roman" w:hAnsi="Times New Roman" w:cs="Times New Roman"/>
              </w:rPr>
              <w:t xml:space="preserve"> app chọn voucher</w:t>
            </w:r>
          </w:p>
        </w:tc>
        <w:tc>
          <w:tcPr>
            <w:tcW w:w="2136" w:type="dxa"/>
          </w:tcPr>
          <w:p w14:paraId="285B4A97" w14:textId="79776FC2" w:rsidR="00A2348B" w:rsidRPr="000975C8" w:rsidRDefault="00730FEA">
            <w:pPr>
              <w:rPr>
                <w:rFonts w:ascii="Times New Roman" w:hAnsi="Times New Roman" w:cs="Times New Roman"/>
              </w:rPr>
            </w:pPr>
            <w:r>
              <w:rPr>
                <w:rFonts w:ascii="Times New Roman" w:hAnsi="Times New Roman" w:cs="Times New Roman"/>
              </w:rPr>
              <w:t>Customer</w:t>
            </w:r>
          </w:p>
        </w:tc>
        <w:tc>
          <w:tcPr>
            <w:tcW w:w="2299" w:type="dxa"/>
          </w:tcPr>
          <w:p w14:paraId="51494790" w14:textId="0E17CE0C" w:rsidR="00A2348B" w:rsidRPr="000975C8" w:rsidRDefault="008B7739">
            <w:pPr>
              <w:rPr>
                <w:rFonts w:ascii="Times New Roman" w:hAnsi="Times New Roman" w:cs="Times New Roman"/>
              </w:rPr>
            </w:pPr>
            <w:r>
              <w:rPr>
                <w:rFonts w:ascii="Times New Roman" w:hAnsi="Times New Roman" w:cs="Times New Roman"/>
              </w:rPr>
              <w:t>50%</w:t>
            </w:r>
          </w:p>
        </w:tc>
      </w:tr>
      <w:tr w:rsidR="00A2348B" w14:paraId="009AD7E6" w14:textId="77777777" w:rsidTr="000975C8">
        <w:tc>
          <w:tcPr>
            <w:tcW w:w="2304" w:type="dxa"/>
          </w:tcPr>
          <w:p w14:paraId="7F42DEE8" w14:textId="77777777" w:rsidR="00A2348B" w:rsidRPr="000975C8" w:rsidRDefault="00A2348B">
            <w:pPr>
              <w:rPr>
                <w:rFonts w:ascii="Times New Roman" w:hAnsi="Times New Roman" w:cs="Times New Roman"/>
              </w:rPr>
            </w:pPr>
          </w:p>
        </w:tc>
        <w:tc>
          <w:tcPr>
            <w:tcW w:w="2278" w:type="dxa"/>
          </w:tcPr>
          <w:p w14:paraId="436E7340" w14:textId="04F0CD48" w:rsidR="00A2348B" w:rsidRPr="000975C8" w:rsidRDefault="009C4F64">
            <w:pPr>
              <w:rPr>
                <w:rFonts w:ascii="Times New Roman" w:hAnsi="Times New Roman" w:cs="Times New Roman"/>
              </w:rPr>
            </w:pPr>
            <w:r>
              <w:rPr>
                <w:rFonts w:ascii="Times New Roman" w:hAnsi="Times New Roman" w:cs="Times New Roman"/>
              </w:rPr>
              <w:t>Handle thanh toán</w:t>
            </w:r>
            <w:r w:rsidR="00CE28D1">
              <w:rPr>
                <w:rFonts w:ascii="Times New Roman" w:hAnsi="Times New Roman" w:cs="Times New Roman"/>
              </w:rPr>
              <w:t xml:space="preserve"> từ 3</w:t>
            </w:r>
            <w:r w:rsidR="00CE28D1" w:rsidRPr="00CE28D1">
              <w:rPr>
                <w:rFonts w:ascii="Times New Roman" w:hAnsi="Times New Roman" w:cs="Times New Roman"/>
                <w:vertAlign w:val="superscript"/>
              </w:rPr>
              <w:t>rd</w:t>
            </w:r>
            <w:r w:rsidR="00CE28D1">
              <w:rPr>
                <w:rFonts w:ascii="Times New Roman" w:hAnsi="Times New Roman" w:cs="Times New Roman"/>
              </w:rPr>
              <w:t xml:space="preserve"> app</w:t>
            </w:r>
          </w:p>
        </w:tc>
        <w:tc>
          <w:tcPr>
            <w:tcW w:w="2136" w:type="dxa"/>
          </w:tcPr>
          <w:p w14:paraId="7F483996" w14:textId="72BCF967" w:rsidR="00A2348B" w:rsidRPr="000975C8" w:rsidRDefault="00CE28D1">
            <w:pPr>
              <w:rPr>
                <w:rFonts w:ascii="Times New Roman" w:hAnsi="Times New Roman" w:cs="Times New Roman"/>
              </w:rPr>
            </w:pPr>
            <w:r>
              <w:rPr>
                <w:rFonts w:ascii="Times New Roman" w:hAnsi="Times New Roman" w:cs="Times New Roman"/>
              </w:rPr>
              <w:t>Customer</w:t>
            </w:r>
          </w:p>
        </w:tc>
        <w:tc>
          <w:tcPr>
            <w:tcW w:w="2299" w:type="dxa"/>
          </w:tcPr>
          <w:p w14:paraId="10D61972" w14:textId="1335E32A" w:rsidR="00A2348B" w:rsidRPr="000975C8" w:rsidRDefault="00CE28D1">
            <w:pPr>
              <w:rPr>
                <w:rFonts w:ascii="Times New Roman" w:hAnsi="Times New Roman" w:cs="Times New Roman"/>
              </w:rPr>
            </w:pPr>
            <w:r>
              <w:rPr>
                <w:rFonts w:ascii="Times New Roman" w:hAnsi="Times New Roman" w:cs="Times New Roman"/>
              </w:rPr>
              <w:t>Đã hoàn thành</w:t>
            </w:r>
          </w:p>
        </w:tc>
      </w:tr>
      <w:tr w:rsidR="00A2348B" w14:paraId="52010E12" w14:textId="77777777" w:rsidTr="000975C8">
        <w:tc>
          <w:tcPr>
            <w:tcW w:w="2304" w:type="dxa"/>
          </w:tcPr>
          <w:p w14:paraId="33481496" w14:textId="5E61FFD5" w:rsidR="00A2348B" w:rsidRPr="000975C8" w:rsidRDefault="006B2E5C">
            <w:pPr>
              <w:rPr>
                <w:rFonts w:ascii="Times New Roman" w:hAnsi="Times New Roman" w:cs="Times New Roman"/>
              </w:rPr>
            </w:pPr>
            <w:r>
              <w:rPr>
                <w:rFonts w:ascii="Times New Roman" w:hAnsi="Times New Roman" w:cs="Times New Roman"/>
              </w:rPr>
              <w:t>Hủy phòng</w:t>
            </w:r>
          </w:p>
        </w:tc>
        <w:tc>
          <w:tcPr>
            <w:tcW w:w="2278" w:type="dxa"/>
          </w:tcPr>
          <w:p w14:paraId="6F4A8107" w14:textId="4D51D0AB" w:rsidR="00A2348B" w:rsidRPr="000975C8" w:rsidRDefault="00411826">
            <w:pPr>
              <w:rPr>
                <w:rFonts w:ascii="Times New Roman" w:hAnsi="Times New Roman" w:cs="Times New Roman"/>
              </w:rPr>
            </w:pPr>
            <w:r>
              <w:rPr>
                <w:rFonts w:ascii="Times New Roman" w:hAnsi="Times New Roman" w:cs="Times New Roman"/>
              </w:rPr>
              <w:t>Người dùng</w:t>
            </w:r>
            <w:r w:rsidR="00AD0017">
              <w:rPr>
                <w:rFonts w:ascii="Times New Roman" w:hAnsi="Times New Roman" w:cs="Times New Roman"/>
              </w:rPr>
              <w:t xml:space="preserve"> gửi</w:t>
            </w:r>
            <w:r>
              <w:rPr>
                <w:rFonts w:ascii="Times New Roman" w:hAnsi="Times New Roman" w:cs="Times New Roman"/>
              </w:rPr>
              <w:t xml:space="preserve"> yêu cầu hủy phòng </w:t>
            </w:r>
          </w:p>
        </w:tc>
        <w:tc>
          <w:tcPr>
            <w:tcW w:w="2136" w:type="dxa"/>
          </w:tcPr>
          <w:p w14:paraId="1844CEC6" w14:textId="798C51F2" w:rsidR="00A2348B" w:rsidRPr="000975C8" w:rsidRDefault="00AD0017">
            <w:pPr>
              <w:rPr>
                <w:rFonts w:ascii="Times New Roman" w:hAnsi="Times New Roman" w:cs="Times New Roman"/>
              </w:rPr>
            </w:pPr>
            <w:r>
              <w:rPr>
                <w:rFonts w:ascii="Times New Roman" w:hAnsi="Times New Roman" w:cs="Times New Roman"/>
              </w:rPr>
              <w:t>Customer</w:t>
            </w:r>
          </w:p>
        </w:tc>
        <w:tc>
          <w:tcPr>
            <w:tcW w:w="2299" w:type="dxa"/>
          </w:tcPr>
          <w:p w14:paraId="22BD44B1" w14:textId="7F3BC1FF" w:rsidR="00A2348B" w:rsidRPr="000975C8" w:rsidRDefault="00D7769C">
            <w:pPr>
              <w:rPr>
                <w:rFonts w:ascii="Times New Roman" w:hAnsi="Times New Roman" w:cs="Times New Roman"/>
              </w:rPr>
            </w:pPr>
            <w:r>
              <w:rPr>
                <w:rFonts w:ascii="Times New Roman" w:hAnsi="Times New Roman" w:cs="Times New Roman"/>
              </w:rPr>
              <w:t>Đã hoàn thành</w:t>
            </w:r>
          </w:p>
        </w:tc>
      </w:tr>
      <w:tr w:rsidR="00A2348B" w14:paraId="77479F8C" w14:textId="77777777" w:rsidTr="000975C8">
        <w:tc>
          <w:tcPr>
            <w:tcW w:w="2304" w:type="dxa"/>
          </w:tcPr>
          <w:p w14:paraId="02C84FBA" w14:textId="77777777" w:rsidR="00A2348B" w:rsidRPr="000975C8" w:rsidRDefault="00A2348B">
            <w:pPr>
              <w:rPr>
                <w:rFonts w:ascii="Times New Roman" w:hAnsi="Times New Roman" w:cs="Times New Roman"/>
              </w:rPr>
            </w:pPr>
          </w:p>
        </w:tc>
        <w:tc>
          <w:tcPr>
            <w:tcW w:w="2278" w:type="dxa"/>
          </w:tcPr>
          <w:p w14:paraId="59A756D4" w14:textId="364A053A" w:rsidR="00A2348B" w:rsidRPr="000975C8" w:rsidRDefault="00FD5257">
            <w:pPr>
              <w:rPr>
                <w:rFonts w:ascii="Times New Roman" w:hAnsi="Times New Roman" w:cs="Times New Roman"/>
              </w:rPr>
            </w:pPr>
            <w:r>
              <w:rPr>
                <w:rFonts w:ascii="Times New Roman" w:hAnsi="Times New Roman" w:cs="Times New Roman"/>
              </w:rPr>
              <w:t>Xem các yêu cầu hủy phòng được người dùng gửi đến theo trạng thái</w:t>
            </w:r>
          </w:p>
        </w:tc>
        <w:tc>
          <w:tcPr>
            <w:tcW w:w="2136" w:type="dxa"/>
          </w:tcPr>
          <w:p w14:paraId="03BAEF12" w14:textId="7AC21E7C" w:rsidR="00A2348B" w:rsidRPr="000975C8" w:rsidRDefault="00FD5257">
            <w:pPr>
              <w:rPr>
                <w:rFonts w:ascii="Times New Roman" w:hAnsi="Times New Roman" w:cs="Times New Roman"/>
              </w:rPr>
            </w:pPr>
            <w:r>
              <w:rPr>
                <w:rFonts w:ascii="Times New Roman" w:hAnsi="Times New Roman" w:cs="Times New Roman"/>
              </w:rPr>
              <w:t>Admin</w:t>
            </w:r>
          </w:p>
        </w:tc>
        <w:tc>
          <w:tcPr>
            <w:tcW w:w="2299" w:type="dxa"/>
          </w:tcPr>
          <w:p w14:paraId="357226CF" w14:textId="0749E111" w:rsidR="00A2348B" w:rsidRPr="000975C8" w:rsidRDefault="00FD5257">
            <w:pPr>
              <w:rPr>
                <w:rFonts w:ascii="Times New Roman" w:hAnsi="Times New Roman" w:cs="Times New Roman"/>
              </w:rPr>
            </w:pPr>
            <w:r>
              <w:rPr>
                <w:rFonts w:ascii="Times New Roman" w:hAnsi="Times New Roman" w:cs="Times New Roman"/>
              </w:rPr>
              <w:t>Đã hoàn thành</w:t>
            </w:r>
          </w:p>
        </w:tc>
      </w:tr>
      <w:tr w:rsidR="000975C8" w14:paraId="732C1041" w14:textId="77777777" w:rsidTr="000975C8">
        <w:tc>
          <w:tcPr>
            <w:tcW w:w="2304" w:type="dxa"/>
          </w:tcPr>
          <w:p w14:paraId="6ABAD6FA" w14:textId="77777777" w:rsidR="000975C8" w:rsidRPr="000975C8" w:rsidRDefault="000975C8">
            <w:pPr>
              <w:rPr>
                <w:rFonts w:ascii="Times New Roman" w:hAnsi="Times New Roman" w:cs="Times New Roman"/>
              </w:rPr>
            </w:pPr>
          </w:p>
        </w:tc>
        <w:tc>
          <w:tcPr>
            <w:tcW w:w="2278" w:type="dxa"/>
          </w:tcPr>
          <w:p w14:paraId="1CD63360" w14:textId="4088F62A" w:rsidR="000975C8" w:rsidRPr="000975C8" w:rsidRDefault="00CD2277">
            <w:pPr>
              <w:rPr>
                <w:rFonts w:ascii="Times New Roman" w:hAnsi="Times New Roman" w:cs="Times New Roman"/>
              </w:rPr>
            </w:pPr>
            <w:r>
              <w:rPr>
                <w:rFonts w:ascii="Times New Roman" w:hAnsi="Times New Roman" w:cs="Times New Roman"/>
              </w:rPr>
              <w:t>Quyết định người dùng được hủy phòng hay không</w:t>
            </w:r>
          </w:p>
        </w:tc>
        <w:tc>
          <w:tcPr>
            <w:tcW w:w="2136" w:type="dxa"/>
          </w:tcPr>
          <w:p w14:paraId="607DBBB2" w14:textId="6BC9F1AC" w:rsidR="000975C8" w:rsidRPr="000975C8" w:rsidRDefault="00CD2277">
            <w:pPr>
              <w:rPr>
                <w:rFonts w:ascii="Times New Roman" w:hAnsi="Times New Roman" w:cs="Times New Roman"/>
              </w:rPr>
            </w:pPr>
            <w:r>
              <w:rPr>
                <w:rFonts w:ascii="Times New Roman" w:hAnsi="Times New Roman" w:cs="Times New Roman"/>
              </w:rPr>
              <w:t>Admin</w:t>
            </w:r>
          </w:p>
        </w:tc>
        <w:tc>
          <w:tcPr>
            <w:tcW w:w="2299" w:type="dxa"/>
          </w:tcPr>
          <w:p w14:paraId="529682FD" w14:textId="7D340BF8" w:rsidR="000975C8" w:rsidRPr="000975C8" w:rsidRDefault="00CD2277">
            <w:pPr>
              <w:rPr>
                <w:rFonts w:ascii="Times New Roman" w:hAnsi="Times New Roman" w:cs="Times New Roman"/>
              </w:rPr>
            </w:pPr>
            <w:r>
              <w:rPr>
                <w:rFonts w:ascii="Times New Roman" w:hAnsi="Times New Roman" w:cs="Times New Roman"/>
              </w:rPr>
              <w:t>Đã hoàn thành</w:t>
            </w:r>
          </w:p>
        </w:tc>
      </w:tr>
      <w:tr w:rsidR="00CD2277" w14:paraId="2816A2C6" w14:textId="77777777" w:rsidTr="000975C8">
        <w:tc>
          <w:tcPr>
            <w:tcW w:w="2304" w:type="dxa"/>
          </w:tcPr>
          <w:p w14:paraId="58CE363B" w14:textId="77777777" w:rsidR="00CD2277" w:rsidRPr="000975C8" w:rsidRDefault="00CD2277">
            <w:pPr>
              <w:rPr>
                <w:rFonts w:ascii="Times New Roman" w:hAnsi="Times New Roman" w:cs="Times New Roman"/>
              </w:rPr>
            </w:pPr>
          </w:p>
        </w:tc>
        <w:tc>
          <w:tcPr>
            <w:tcW w:w="2278" w:type="dxa"/>
          </w:tcPr>
          <w:p w14:paraId="7A035F27" w14:textId="3607E730" w:rsidR="00CD2277" w:rsidRDefault="00947B46">
            <w:pPr>
              <w:rPr>
                <w:rFonts w:ascii="Times New Roman" w:hAnsi="Times New Roman" w:cs="Times New Roman"/>
              </w:rPr>
            </w:pPr>
            <w:r>
              <w:rPr>
                <w:rFonts w:ascii="Times New Roman" w:hAnsi="Times New Roman" w:cs="Times New Roman"/>
              </w:rPr>
              <w:t>3</w:t>
            </w:r>
            <w:r w:rsidRPr="00947B46">
              <w:rPr>
                <w:rFonts w:ascii="Times New Roman" w:hAnsi="Times New Roman" w:cs="Times New Roman"/>
                <w:vertAlign w:val="superscript"/>
              </w:rPr>
              <w:t>rd</w:t>
            </w:r>
            <w:r>
              <w:rPr>
                <w:rFonts w:ascii="Times New Roman" w:hAnsi="Times New Roman" w:cs="Times New Roman"/>
              </w:rPr>
              <w:t xml:space="preserve"> app </w:t>
            </w:r>
            <w:r w:rsidR="009A590C">
              <w:rPr>
                <w:rFonts w:ascii="Times New Roman" w:hAnsi="Times New Roman" w:cs="Times New Roman"/>
              </w:rPr>
              <w:t>hoàn tiền phòng</w:t>
            </w:r>
          </w:p>
        </w:tc>
        <w:tc>
          <w:tcPr>
            <w:tcW w:w="2136" w:type="dxa"/>
          </w:tcPr>
          <w:p w14:paraId="6E6666AF" w14:textId="77777777" w:rsidR="00CD2277" w:rsidRDefault="00CD2277">
            <w:pPr>
              <w:rPr>
                <w:rFonts w:ascii="Times New Roman" w:hAnsi="Times New Roman" w:cs="Times New Roman"/>
              </w:rPr>
            </w:pPr>
          </w:p>
        </w:tc>
        <w:tc>
          <w:tcPr>
            <w:tcW w:w="2299" w:type="dxa"/>
          </w:tcPr>
          <w:p w14:paraId="697E29CE" w14:textId="756CF643" w:rsidR="00CD2277" w:rsidRDefault="009A590C">
            <w:pPr>
              <w:rPr>
                <w:rFonts w:ascii="Times New Roman" w:hAnsi="Times New Roman" w:cs="Times New Roman"/>
              </w:rPr>
            </w:pPr>
            <w:r>
              <w:rPr>
                <w:rFonts w:ascii="Times New Roman" w:hAnsi="Times New Roman" w:cs="Times New Roman"/>
              </w:rPr>
              <w:t>Đã hoàn thành</w:t>
            </w:r>
          </w:p>
        </w:tc>
      </w:tr>
    </w:tbl>
    <w:p w14:paraId="7FF94740" w14:textId="77777777" w:rsidR="00C6089E" w:rsidRPr="00C6089E" w:rsidRDefault="00C6089E" w:rsidP="00C6089E"/>
    <w:p w14:paraId="2268F302" w14:textId="1EAC307C" w:rsidR="00E47668" w:rsidRPr="00B0521D" w:rsidRDefault="00B90724" w:rsidP="00E47668">
      <w:pPr>
        <w:pStyle w:val="Heading2"/>
      </w:pPr>
      <w:r>
        <w:t xml:space="preserve"> </w:t>
      </w:r>
      <w:bookmarkStart w:id="170" w:name="_Toc173188561"/>
      <w:r w:rsidR="009217F1">
        <w:t>Những cải tiến trong tương lai</w:t>
      </w:r>
      <w:bookmarkEnd w:id="170"/>
    </w:p>
    <w:p w14:paraId="38E28E2B" w14:textId="77777777" w:rsidR="0087790F" w:rsidRPr="00B0521D" w:rsidRDefault="0087790F" w:rsidP="0087790F">
      <w:pPr>
        <w:rPr>
          <w:rFonts w:ascii="Times New Roman" w:hAnsi="Times New Roman" w:cs="Times New Roman"/>
        </w:rPr>
      </w:pPr>
    </w:p>
    <w:tbl>
      <w:tblPr>
        <w:tblStyle w:val="TableGrid"/>
        <w:tblW w:w="0" w:type="auto"/>
        <w:tblLook w:val="04A0" w:firstRow="1" w:lastRow="0" w:firstColumn="1" w:lastColumn="0" w:noHBand="0" w:noVBand="1"/>
      </w:tblPr>
      <w:tblGrid>
        <w:gridCol w:w="2304"/>
        <w:gridCol w:w="2278"/>
        <w:gridCol w:w="2136"/>
        <w:gridCol w:w="2299"/>
      </w:tblGrid>
      <w:tr w:rsidR="00265CD0" w14:paraId="26B58E19" w14:textId="77777777">
        <w:tc>
          <w:tcPr>
            <w:tcW w:w="2304" w:type="dxa"/>
          </w:tcPr>
          <w:p w14:paraId="41FED2AC" w14:textId="77777777" w:rsidR="00265CD0" w:rsidRPr="000975C8" w:rsidRDefault="00265CD0">
            <w:pPr>
              <w:rPr>
                <w:rFonts w:ascii="Times New Roman" w:hAnsi="Times New Roman" w:cs="Times New Roman"/>
                <w:b/>
              </w:rPr>
            </w:pPr>
            <w:r w:rsidRPr="000975C8">
              <w:rPr>
                <w:rFonts w:ascii="Times New Roman" w:hAnsi="Times New Roman" w:cs="Times New Roman"/>
                <w:b/>
              </w:rPr>
              <w:t>Luồng</w:t>
            </w:r>
          </w:p>
        </w:tc>
        <w:tc>
          <w:tcPr>
            <w:tcW w:w="2278" w:type="dxa"/>
          </w:tcPr>
          <w:p w14:paraId="67E4E6F3" w14:textId="77777777" w:rsidR="00265CD0" w:rsidRPr="000975C8" w:rsidRDefault="00265CD0">
            <w:pPr>
              <w:rPr>
                <w:rFonts w:ascii="Times New Roman" w:hAnsi="Times New Roman" w:cs="Times New Roman"/>
                <w:b/>
              </w:rPr>
            </w:pPr>
            <w:r w:rsidRPr="000975C8">
              <w:rPr>
                <w:rFonts w:ascii="Times New Roman" w:hAnsi="Times New Roman" w:cs="Times New Roman"/>
                <w:b/>
              </w:rPr>
              <w:t xml:space="preserve">Chức năng </w:t>
            </w:r>
          </w:p>
        </w:tc>
        <w:tc>
          <w:tcPr>
            <w:tcW w:w="2136" w:type="dxa"/>
          </w:tcPr>
          <w:p w14:paraId="537CE9A5" w14:textId="77777777" w:rsidR="00265CD0" w:rsidRPr="000975C8" w:rsidRDefault="00265CD0">
            <w:pPr>
              <w:rPr>
                <w:rFonts w:ascii="Times New Roman" w:hAnsi="Times New Roman" w:cs="Times New Roman"/>
                <w:b/>
                <w:bCs/>
              </w:rPr>
            </w:pPr>
            <w:r w:rsidRPr="000975C8">
              <w:rPr>
                <w:rFonts w:ascii="Times New Roman" w:hAnsi="Times New Roman" w:cs="Times New Roman"/>
                <w:b/>
                <w:bCs/>
              </w:rPr>
              <w:t>Roll</w:t>
            </w:r>
          </w:p>
        </w:tc>
        <w:tc>
          <w:tcPr>
            <w:tcW w:w="2299" w:type="dxa"/>
          </w:tcPr>
          <w:p w14:paraId="7A1C31F5" w14:textId="5FC364E2" w:rsidR="00265CD0" w:rsidRPr="000975C8" w:rsidRDefault="00B870AC">
            <w:pPr>
              <w:rPr>
                <w:rFonts w:ascii="Times New Roman" w:hAnsi="Times New Roman" w:cs="Times New Roman"/>
                <w:b/>
              </w:rPr>
            </w:pPr>
            <w:r>
              <w:rPr>
                <w:rFonts w:ascii="Times New Roman" w:hAnsi="Times New Roman" w:cs="Times New Roman"/>
                <w:b/>
              </w:rPr>
              <w:t>Chức năng cải tiến</w:t>
            </w:r>
          </w:p>
        </w:tc>
      </w:tr>
      <w:tr w:rsidR="007E2EDC" w14:paraId="5A1C54E9" w14:textId="77777777">
        <w:tc>
          <w:tcPr>
            <w:tcW w:w="2304" w:type="dxa"/>
          </w:tcPr>
          <w:p w14:paraId="590C1594" w14:textId="77777777" w:rsidR="007E2EDC" w:rsidRPr="000975C8" w:rsidRDefault="007E2EDC">
            <w:pPr>
              <w:rPr>
                <w:rFonts w:ascii="Times New Roman" w:hAnsi="Times New Roman" w:cs="Times New Roman"/>
              </w:rPr>
            </w:pPr>
            <w:r>
              <w:rPr>
                <w:rFonts w:ascii="Times New Roman" w:hAnsi="Times New Roman" w:cs="Times New Roman"/>
              </w:rPr>
              <w:t>Quản lý khách sạn</w:t>
            </w:r>
          </w:p>
        </w:tc>
        <w:tc>
          <w:tcPr>
            <w:tcW w:w="2278" w:type="dxa"/>
          </w:tcPr>
          <w:p w14:paraId="3FA4AAEE" w14:textId="77777777" w:rsidR="007E2EDC" w:rsidRPr="000975C8" w:rsidRDefault="007E2EDC">
            <w:pPr>
              <w:rPr>
                <w:rFonts w:ascii="Times New Roman" w:hAnsi="Times New Roman" w:cs="Times New Roman"/>
              </w:rPr>
            </w:pPr>
            <w:r>
              <w:rPr>
                <w:rFonts w:ascii="Times New Roman" w:hAnsi="Times New Roman" w:cs="Times New Roman"/>
              </w:rPr>
              <w:t>Tìm kiếm khách sạn</w:t>
            </w:r>
          </w:p>
        </w:tc>
        <w:tc>
          <w:tcPr>
            <w:tcW w:w="2136" w:type="dxa"/>
          </w:tcPr>
          <w:p w14:paraId="2B3E2FF9" w14:textId="77777777" w:rsidR="007E2EDC" w:rsidRPr="000975C8" w:rsidRDefault="007E2EDC">
            <w:pPr>
              <w:rPr>
                <w:rFonts w:ascii="Times New Roman" w:hAnsi="Times New Roman" w:cs="Times New Roman"/>
              </w:rPr>
            </w:pPr>
            <w:r>
              <w:rPr>
                <w:rFonts w:ascii="Times New Roman" w:hAnsi="Times New Roman" w:cs="Times New Roman"/>
              </w:rPr>
              <w:t>Customer</w:t>
            </w:r>
          </w:p>
        </w:tc>
        <w:tc>
          <w:tcPr>
            <w:tcW w:w="2299" w:type="dxa"/>
          </w:tcPr>
          <w:p w14:paraId="0BC33030" w14:textId="4FF5E702" w:rsidR="007E2EDC" w:rsidRPr="000975C8" w:rsidRDefault="00EF19DF">
            <w:pPr>
              <w:rPr>
                <w:rFonts w:ascii="Times New Roman" w:hAnsi="Times New Roman" w:cs="Times New Roman"/>
              </w:rPr>
            </w:pPr>
            <w:r>
              <w:rPr>
                <w:rFonts w:ascii="Times New Roman" w:hAnsi="Times New Roman" w:cs="Times New Roman"/>
              </w:rPr>
              <w:t>Tìm kiếm khách sạn theo ngày</w:t>
            </w:r>
            <w:r w:rsidR="0037654E">
              <w:rPr>
                <w:rFonts w:ascii="Times New Roman" w:hAnsi="Times New Roman" w:cs="Times New Roman"/>
              </w:rPr>
              <w:t>, theo giá tiền</w:t>
            </w:r>
          </w:p>
        </w:tc>
      </w:tr>
      <w:tr w:rsidR="0037654E" w14:paraId="151C67B7" w14:textId="77777777">
        <w:tc>
          <w:tcPr>
            <w:tcW w:w="2304" w:type="dxa"/>
          </w:tcPr>
          <w:p w14:paraId="0C746912" w14:textId="77777777" w:rsidR="0037654E" w:rsidRPr="000975C8" w:rsidRDefault="0037654E">
            <w:pPr>
              <w:rPr>
                <w:rFonts w:ascii="Times New Roman" w:hAnsi="Times New Roman" w:cs="Times New Roman"/>
              </w:rPr>
            </w:pPr>
            <w:r>
              <w:rPr>
                <w:rFonts w:ascii="Times New Roman" w:hAnsi="Times New Roman" w:cs="Times New Roman"/>
              </w:rPr>
              <w:t>Đặt phòng</w:t>
            </w:r>
          </w:p>
        </w:tc>
        <w:tc>
          <w:tcPr>
            <w:tcW w:w="2278" w:type="dxa"/>
          </w:tcPr>
          <w:p w14:paraId="68EF810C" w14:textId="77777777" w:rsidR="0037654E" w:rsidRPr="000975C8" w:rsidRDefault="0037654E">
            <w:pPr>
              <w:rPr>
                <w:rFonts w:ascii="Times New Roman" w:hAnsi="Times New Roman" w:cs="Times New Roman"/>
              </w:rPr>
            </w:pPr>
            <w:r>
              <w:rPr>
                <w:rFonts w:ascii="Times New Roman" w:hAnsi="Times New Roman" w:cs="Times New Roman"/>
              </w:rPr>
              <w:t>Đặt phòng, chuyển sang 3</w:t>
            </w:r>
            <w:r w:rsidRPr="00730FEA">
              <w:rPr>
                <w:rFonts w:ascii="Times New Roman" w:hAnsi="Times New Roman" w:cs="Times New Roman"/>
                <w:vertAlign w:val="superscript"/>
              </w:rPr>
              <w:t>rd</w:t>
            </w:r>
            <w:r>
              <w:rPr>
                <w:rFonts w:ascii="Times New Roman" w:hAnsi="Times New Roman" w:cs="Times New Roman"/>
              </w:rPr>
              <w:t xml:space="preserve"> app chọn voucher</w:t>
            </w:r>
          </w:p>
        </w:tc>
        <w:tc>
          <w:tcPr>
            <w:tcW w:w="2136" w:type="dxa"/>
          </w:tcPr>
          <w:p w14:paraId="47369B53" w14:textId="77777777" w:rsidR="0037654E" w:rsidRPr="000975C8" w:rsidRDefault="0037654E">
            <w:pPr>
              <w:rPr>
                <w:rFonts w:ascii="Times New Roman" w:hAnsi="Times New Roman" w:cs="Times New Roman"/>
              </w:rPr>
            </w:pPr>
            <w:r>
              <w:rPr>
                <w:rFonts w:ascii="Times New Roman" w:hAnsi="Times New Roman" w:cs="Times New Roman"/>
              </w:rPr>
              <w:t>Customer</w:t>
            </w:r>
          </w:p>
        </w:tc>
        <w:tc>
          <w:tcPr>
            <w:tcW w:w="2299" w:type="dxa"/>
          </w:tcPr>
          <w:p w14:paraId="14F1A38F" w14:textId="2C5787BE" w:rsidR="0037654E" w:rsidRPr="000975C8" w:rsidRDefault="0037654E">
            <w:pPr>
              <w:rPr>
                <w:rFonts w:ascii="Times New Roman" w:hAnsi="Times New Roman" w:cs="Times New Roman"/>
              </w:rPr>
            </w:pPr>
            <w:r>
              <w:rPr>
                <w:rFonts w:ascii="Times New Roman" w:hAnsi="Times New Roman" w:cs="Times New Roman"/>
              </w:rPr>
              <w:t>Khi khách đặt phòng, chuyển trạng thái phòng the</w:t>
            </w:r>
            <w:r w:rsidR="008D3CB2">
              <w:rPr>
                <w:rFonts w:ascii="Times New Roman" w:hAnsi="Times New Roman" w:cs="Times New Roman"/>
              </w:rPr>
              <w:t xml:space="preserve">o ngày khách đặt, </w:t>
            </w:r>
            <w:r w:rsidR="007F5728">
              <w:rPr>
                <w:rFonts w:ascii="Times New Roman" w:hAnsi="Times New Roman" w:cs="Times New Roman"/>
              </w:rPr>
              <w:t>được đặt trước phòng trong khoảng 1 tháng</w:t>
            </w:r>
          </w:p>
        </w:tc>
      </w:tr>
      <w:tr w:rsidR="00265CD0" w14:paraId="2CDF9D17" w14:textId="77777777">
        <w:tc>
          <w:tcPr>
            <w:tcW w:w="2304" w:type="dxa"/>
          </w:tcPr>
          <w:p w14:paraId="1E1925EF" w14:textId="1C64C55C" w:rsidR="00265CD0" w:rsidRPr="000975C8" w:rsidRDefault="00DA46C3">
            <w:pPr>
              <w:rPr>
                <w:rFonts w:ascii="Times New Roman" w:hAnsi="Times New Roman" w:cs="Times New Roman"/>
              </w:rPr>
            </w:pPr>
            <w:r>
              <w:rPr>
                <w:rFonts w:ascii="Times New Roman" w:hAnsi="Times New Roman" w:cs="Times New Roman"/>
              </w:rPr>
              <w:lastRenderedPageBreak/>
              <w:t>Chăm sóc khách hàng</w:t>
            </w:r>
          </w:p>
        </w:tc>
        <w:tc>
          <w:tcPr>
            <w:tcW w:w="2278" w:type="dxa"/>
          </w:tcPr>
          <w:p w14:paraId="45D0F4ED" w14:textId="02A5F858" w:rsidR="00265CD0" w:rsidRPr="000975C8" w:rsidRDefault="00E03A20">
            <w:pPr>
              <w:rPr>
                <w:rFonts w:ascii="Times New Roman" w:hAnsi="Times New Roman" w:cs="Times New Roman"/>
              </w:rPr>
            </w:pPr>
            <w:r>
              <w:rPr>
                <w:rFonts w:ascii="Times New Roman" w:hAnsi="Times New Roman" w:cs="Times New Roman"/>
              </w:rPr>
              <w:t xml:space="preserve">Nhắn tin hỗ trợ </w:t>
            </w:r>
            <w:r w:rsidR="009F420A">
              <w:rPr>
                <w:rFonts w:ascii="Times New Roman" w:hAnsi="Times New Roman" w:cs="Times New Roman"/>
              </w:rPr>
              <w:t>khách hàng và chủ nhà về vấn đề đặt phòng, kĩ thuật…</w:t>
            </w:r>
          </w:p>
        </w:tc>
        <w:tc>
          <w:tcPr>
            <w:tcW w:w="2136" w:type="dxa"/>
          </w:tcPr>
          <w:p w14:paraId="7C50FD4A" w14:textId="3C9F3B8A" w:rsidR="00265CD0" w:rsidRPr="000975C8" w:rsidRDefault="009F420A">
            <w:pPr>
              <w:rPr>
                <w:rFonts w:ascii="Times New Roman" w:hAnsi="Times New Roman" w:cs="Times New Roman"/>
              </w:rPr>
            </w:pPr>
            <w:r>
              <w:rPr>
                <w:rFonts w:ascii="Times New Roman" w:hAnsi="Times New Roman" w:cs="Times New Roman"/>
              </w:rPr>
              <w:t>Admin, Customer, Owner</w:t>
            </w:r>
          </w:p>
        </w:tc>
        <w:tc>
          <w:tcPr>
            <w:tcW w:w="2299" w:type="dxa"/>
          </w:tcPr>
          <w:p w14:paraId="4A11EDE1" w14:textId="28C15B0F" w:rsidR="00265CD0" w:rsidRPr="000975C8" w:rsidRDefault="009F420A">
            <w:pPr>
              <w:rPr>
                <w:rFonts w:ascii="Times New Roman" w:hAnsi="Times New Roman" w:cs="Times New Roman"/>
              </w:rPr>
            </w:pPr>
            <w:r>
              <w:rPr>
                <w:rFonts w:ascii="Times New Roman" w:hAnsi="Times New Roman" w:cs="Times New Roman"/>
              </w:rPr>
              <w:t xml:space="preserve">Khi chủ nhà hoặc khách hàng có thắc mắc, </w:t>
            </w:r>
            <w:r w:rsidR="008958DD">
              <w:rPr>
                <w:rFonts w:ascii="Times New Roman" w:hAnsi="Times New Roman" w:cs="Times New Roman"/>
              </w:rPr>
              <w:t>có thể nhắn tin tại web để kết nối với admin trong giờ hoạt động của họ</w:t>
            </w:r>
          </w:p>
        </w:tc>
      </w:tr>
      <w:tr w:rsidR="00265CD0" w14:paraId="466284DC" w14:textId="77777777">
        <w:tc>
          <w:tcPr>
            <w:tcW w:w="2304" w:type="dxa"/>
          </w:tcPr>
          <w:p w14:paraId="199A58B8" w14:textId="77777777" w:rsidR="00265CD0" w:rsidRPr="000975C8" w:rsidRDefault="00265CD0">
            <w:pPr>
              <w:rPr>
                <w:rFonts w:ascii="Times New Roman" w:hAnsi="Times New Roman" w:cs="Times New Roman"/>
              </w:rPr>
            </w:pPr>
          </w:p>
        </w:tc>
        <w:tc>
          <w:tcPr>
            <w:tcW w:w="2278" w:type="dxa"/>
          </w:tcPr>
          <w:p w14:paraId="514A4AC2" w14:textId="72192106" w:rsidR="00265CD0" w:rsidRPr="000975C8" w:rsidRDefault="00265CD0">
            <w:pPr>
              <w:rPr>
                <w:rFonts w:ascii="Times New Roman" w:hAnsi="Times New Roman" w:cs="Times New Roman"/>
              </w:rPr>
            </w:pPr>
          </w:p>
        </w:tc>
        <w:tc>
          <w:tcPr>
            <w:tcW w:w="2136" w:type="dxa"/>
          </w:tcPr>
          <w:p w14:paraId="2A22CBFF" w14:textId="4C825E27" w:rsidR="00265CD0" w:rsidRPr="000975C8" w:rsidRDefault="00265CD0">
            <w:pPr>
              <w:rPr>
                <w:rFonts w:ascii="Times New Roman" w:hAnsi="Times New Roman" w:cs="Times New Roman"/>
              </w:rPr>
            </w:pPr>
          </w:p>
        </w:tc>
        <w:tc>
          <w:tcPr>
            <w:tcW w:w="2299" w:type="dxa"/>
          </w:tcPr>
          <w:p w14:paraId="13F8AF1C" w14:textId="66021BC0" w:rsidR="00265CD0" w:rsidRPr="000975C8" w:rsidRDefault="00265CD0">
            <w:pPr>
              <w:rPr>
                <w:rFonts w:ascii="Times New Roman" w:hAnsi="Times New Roman" w:cs="Times New Roman"/>
              </w:rPr>
            </w:pPr>
          </w:p>
        </w:tc>
      </w:tr>
      <w:tr w:rsidR="00265CD0" w14:paraId="17102896" w14:textId="77777777">
        <w:tc>
          <w:tcPr>
            <w:tcW w:w="2304" w:type="dxa"/>
          </w:tcPr>
          <w:p w14:paraId="4C8FD4E5" w14:textId="77777777" w:rsidR="00265CD0" w:rsidRPr="000975C8" w:rsidRDefault="00265CD0">
            <w:pPr>
              <w:rPr>
                <w:rFonts w:ascii="Times New Roman" w:hAnsi="Times New Roman" w:cs="Times New Roman"/>
              </w:rPr>
            </w:pPr>
          </w:p>
        </w:tc>
        <w:tc>
          <w:tcPr>
            <w:tcW w:w="2278" w:type="dxa"/>
          </w:tcPr>
          <w:p w14:paraId="44E74163" w14:textId="2BE00C92" w:rsidR="00265CD0" w:rsidRPr="000975C8" w:rsidRDefault="00265CD0">
            <w:pPr>
              <w:rPr>
                <w:rFonts w:ascii="Times New Roman" w:hAnsi="Times New Roman" w:cs="Times New Roman"/>
              </w:rPr>
            </w:pPr>
          </w:p>
        </w:tc>
        <w:tc>
          <w:tcPr>
            <w:tcW w:w="2136" w:type="dxa"/>
          </w:tcPr>
          <w:p w14:paraId="76C457E4" w14:textId="4062DDB4" w:rsidR="00265CD0" w:rsidRPr="000975C8" w:rsidRDefault="00265CD0">
            <w:pPr>
              <w:rPr>
                <w:rFonts w:ascii="Times New Roman" w:hAnsi="Times New Roman" w:cs="Times New Roman"/>
              </w:rPr>
            </w:pPr>
          </w:p>
        </w:tc>
        <w:tc>
          <w:tcPr>
            <w:tcW w:w="2299" w:type="dxa"/>
          </w:tcPr>
          <w:p w14:paraId="656CB95E" w14:textId="6808D685" w:rsidR="00265CD0" w:rsidRPr="000975C8" w:rsidRDefault="00265CD0">
            <w:pPr>
              <w:rPr>
                <w:rFonts w:ascii="Times New Roman" w:hAnsi="Times New Roman" w:cs="Times New Roman"/>
              </w:rPr>
            </w:pPr>
          </w:p>
        </w:tc>
      </w:tr>
      <w:tr w:rsidR="00265CD0" w14:paraId="069A8ABE" w14:textId="77777777">
        <w:tc>
          <w:tcPr>
            <w:tcW w:w="2304" w:type="dxa"/>
          </w:tcPr>
          <w:p w14:paraId="61F1C95F" w14:textId="4D4F1022" w:rsidR="00265CD0" w:rsidRPr="000975C8" w:rsidRDefault="00265CD0">
            <w:pPr>
              <w:rPr>
                <w:rFonts w:ascii="Times New Roman" w:hAnsi="Times New Roman" w:cs="Times New Roman"/>
              </w:rPr>
            </w:pPr>
          </w:p>
        </w:tc>
        <w:tc>
          <w:tcPr>
            <w:tcW w:w="2278" w:type="dxa"/>
          </w:tcPr>
          <w:p w14:paraId="13C73B46" w14:textId="6D2AD30C" w:rsidR="00265CD0" w:rsidRPr="000975C8" w:rsidRDefault="00265CD0">
            <w:pPr>
              <w:rPr>
                <w:rFonts w:ascii="Times New Roman" w:hAnsi="Times New Roman" w:cs="Times New Roman"/>
              </w:rPr>
            </w:pPr>
          </w:p>
        </w:tc>
        <w:tc>
          <w:tcPr>
            <w:tcW w:w="2136" w:type="dxa"/>
          </w:tcPr>
          <w:p w14:paraId="5D39A646" w14:textId="1EEF6660" w:rsidR="00265CD0" w:rsidRPr="000975C8" w:rsidRDefault="00265CD0">
            <w:pPr>
              <w:rPr>
                <w:rFonts w:ascii="Times New Roman" w:hAnsi="Times New Roman" w:cs="Times New Roman"/>
              </w:rPr>
            </w:pPr>
          </w:p>
        </w:tc>
        <w:tc>
          <w:tcPr>
            <w:tcW w:w="2299" w:type="dxa"/>
          </w:tcPr>
          <w:p w14:paraId="07ACADF7" w14:textId="2CA2439E" w:rsidR="00265CD0" w:rsidRPr="000975C8" w:rsidRDefault="00265CD0">
            <w:pPr>
              <w:rPr>
                <w:rFonts w:ascii="Times New Roman" w:hAnsi="Times New Roman" w:cs="Times New Roman"/>
              </w:rPr>
            </w:pPr>
          </w:p>
        </w:tc>
      </w:tr>
    </w:tbl>
    <w:p w14:paraId="6674E2BB" w14:textId="77777777" w:rsidR="00C73C43" w:rsidRPr="00B0521D" w:rsidRDefault="00C73C43" w:rsidP="0087790F">
      <w:pPr>
        <w:rPr>
          <w:rFonts w:ascii="Times New Roman" w:hAnsi="Times New Roman" w:cs="Times New Roman"/>
        </w:rPr>
      </w:pPr>
    </w:p>
    <w:p w14:paraId="2D2B1B58" w14:textId="77777777" w:rsidR="00C73C43" w:rsidRPr="00B0521D" w:rsidRDefault="00C73C43" w:rsidP="0087790F">
      <w:pPr>
        <w:rPr>
          <w:rFonts w:ascii="Times New Roman" w:hAnsi="Times New Roman" w:cs="Times New Roman"/>
        </w:rPr>
      </w:pPr>
    </w:p>
    <w:p w14:paraId="69C4B8A9" w14:textId="77777777" w:rsidR="00C73C43" w:rsidRDefault="00C73C43" w:rsidP="0087790F">
      <w:pPr>
        <w:rPr>
          <w:rFonts w:ascii="Times New Roman" w:hAnsi="Times New Roman" w:cs="Times New Roman"/>
        </w:rPr>
      </w:pPr>
    </w:p>
    <w:p w14:paraId="22394998" w14:textId="77777777" w:rsidR="009729B4" w:rsidRDefault="009729B4" w:rsidP="0087790F">
      <w:pPr>
        <w:rPr>
          <w:rFonts w:ascii="Times New Roman" w:hAnsi="Times New Roman" w:cs="Times New Roman"/>
        </w:rPr>
      </w:pPr>
    </w:p>
    <w:p w14:paraId="5C7BFC08" w14:textId="77777777" w:rsidR="009729B4" w:rsidRDefault="009729B4" w:rsidP="0087790F">
      <w:pPr>
        <w:rPr>
          <w:rFonts w:ascii="Times New Roman" w:hAnsi="Times New Roman" w:cs="Times New Roman"/>
        </w:rPr>
      </w:pPr>
    </w:p>
    <w:p w14:paraId="32CC2264" w14:textId="77777777" w:rsidR="009729B4" w:rsidRDefault="009729B4" w:rsidP="0087790F">
      <w:pPr>
        <w:rPr>
          <w:rFonts w:ascii="Times New Roman" w:hAnsi="Times New Roman" w:cs="Times New Roman"/>
        </w:rPr>
      </w:pPr>
    </w:p>
    <w:p w14:paraId="0A941BF6" w14:textId="77777777" w:rsidR="009729B4" w:rsidRDefault="009729B4" w:rsidP="0087790F">
      <w:pPr>
        <w:rPr>
          <w:rFonts w:ascii="Times New Roman" w:hAnsi="Times New Roman" w:cs="Times New Roman"/>
        </w:rPr>
      </w:pPr>
    </w:p>
    <w:p w14:paraId="23D7C6DB" w14:textId="77777777" w:rsidR="009729B4" w:rsidRDefault="009729B4" w:rsidP="0087790F">
      <w:pPr>
        <w:rPr>
          <w:rFonts w:ascii="Times New Roman" w:hAnsi="Times New Roman" w:cs="Times New Roman"/>
        </w:rPr>
      </w:pPr>
    </w:p>
    <w:p w14:paraId="6C717DF3" w14:textId="77777777" w:rsidR="009729B4" w:rsidRDefault="009729B4" w:rsidP="0087790F">
      <w:pPr>
        <w:rPr>
          <w:rFonts w:ascii="Times New Roman" w:hAnsi="Times New Roman" w:cs="Times New Roman"/>
        </w:rPr>
      </w:pPr>
    </w:p>
    <w:p w14:paraId="0213745E" w14:textId="77777777" w:rsidR="009729B4" w:rsidRDefault="009729B4" w:rsidP="0087790F">
      <w:pPr>
        <w:rPr>
          <w:rFonts w:ascii="Times New Roman" w:hAnsi="Times New Roman" w:cs="Times New Roman"/>
        </w:rPr>
      </w:pPr>
    </w:p>
    <w:p w14:paraId="771E8A9E" w14:textId="77777777" w:rsidR="009729B4" w:rsidRDefault="009729B4" w:rsidP="0087790F">
      <w:pPr>
        <w:rPr>
          <w:rFonts w:ascii="Times New Roman" w:hAnsi="Times New Roman" w:cs="Times New Roman"/>
        </w:rPr>
      </w:pPr>
    </w:p>
    <w:p w14:paraId="6EAE3EF8" w14:textId="77777777" w:rsidR="009729B4" w:rsidRDefault="009729B4" w:rsidP="0087790F">
      <w:pPr>
        <w:rPr>
          <w:rFonts w:ascii="Times New Roman" w:hAnsi="Times New Roman" w:cs="Times New Roman"/>
        </w:rPr>
      </w:pPr>
    </w:p>
    <w:p w14:paraId="3AF147A1" w14:textId="77777777" w:rsidR="009729B4" w:rsidRDefault="009729B4" w:rsidP="0087790F">
      <w:pPr>
        <w:rPr>
          <w:rFonts w:ascii="Times New Roman" w:hAnsi="Times New Roman" w:cs="Times New Roman"/>
        </w:rPr>
      </w:pPr>
    </w:p>
    <w:p w14:paraId="57858D6B" w14:textId="77777777" w:rsidR="009729B4" w:rsidRDefault="009729B4" w:rsidP="0087790F">
      <w:pPr>
        <w:rPr>
          <w:rFonts w:ascii="Times New Roman" w:hAnsi="Times New Roman" w:cs="Times New Roman"/>
        </w:rPr>
      </w:pPr>
    </w:p>
    <w:p w14:paraId="436038B1" w14:textId="77777777" w:rsidR="009729B4" w:rsidRDefault="009729B4" w:rsidP="0087790F">
      <w:pPr>
        <w:rPr>
          <w:rFonts w:ascii="Times New Roman" w:hAnsi="Times New Roman" w:cs="Times New Roman"/>
        </w:rPr>
      </w:pPr>
    </w:p>
    <w:p w14:paraId="0A1F1C43" w14:textId="77777777" w:rsidR="009729B4" w:rsidRDefault="009729B4" w:rsidP="0087790F">
      <w:pPr>
        <w:rPr>
          <w:rFonts w:ascii="Times New Roman" w:hAnsi="Times New Roman" w:cs="Times New Roman"/>
        </w:rPr>
      </w:pPr>
    </w:p>
    <w:p w14:paraId="1E70C14D" w14:textId="77777777" w:rsidR="009729B4" w:rsidRDefault="009729B4" w:rsidP="0087790F">
      <w:pPr>
        <w:rPr>
          <w:rFonts w:ascii="Times New Roman" w:hAnsi="Times New Roman" w:cs="Times New Roman"/>
        </w:rPr>
      </w:pPr>
    </w:p>
    <w:p w14:paraId="32E73DF4" w14:textId="77777777" w:rsidR="009729B4" w:rsidRDefault="009729B4" w:rsidP="0087790F">
      <w:pPr>
        <w:rPr>
          <w:rFonts w:ascii="Times New Roman" w:hAnsi="Times New Roman" w:cs="Times New Roman"/>
        </w:rPr>
      </w:pPr>
    </w:p>
    <w:p w14:paraId="21B31B24" w14:textId="77777777" w:rsidR="004424E8" w:rsidRPr="004424E8" w:rsidRDefault="004424E8" w:rsidP="004424E8"/>
    <w:p w14:paraId="3AED265A" w14:textId="77777777" w:rsidR="00C73C43" w:rsidRPr="00B0521D" w:rsidRDefault="00C73C43" w:rsidP="0087790F">
      <w:pPr>
        <w:rPr>
          <w:rFonts w:ascii="Times New Roman" w:hAnsi="Times New Roman" w:cs="Times New Roman"/>
        </w:rPr>
      </w:pPr>
    </w:p>
    <w:p w14:paraId="36E5274F" w14:textId="77777777" w:rsidR="00C73C43" w:rsidRPr="00B0521D" w:rsidRDefault="00C73C43" w:rsidP="0087790F">
      <w:pPr>
        <w:rPr>
          <w:rFonts w:ascii="Times New Roman" w:hAnsi="Times New Roman" w:cs="Times New Roman"/>
        </w:rPr>
      </w:pPr>
    </w:p>
    <w:p w14:paraId="1021C8A9" w14:textId="77777777" w:rsidR="00495470" w:rsidRPr="005305EA" w:rsidRDefault="00495470" w:rsidP="00495470">
      <w:pPr>
        <w:rPr>
          <w:rFonts w:ascii="Times New Roman" w:hAnsi="Times New Roman" w:cs="Times New Roman"/>
        </w:rPr>
      </w:pPr>
    </w:p>
    <w:p w14:paraId="25127AA5" w14:textId="77777777" w:rsidR="00495470" w:rsidRPr="00B0521D" w:rsidRDefault="00495470" w:rsidP="00495470">
      <w:pPr>
        <w:rPr>
          <w:rFonts w:ascii="Times New Roman" w:hAnsi="Times New Roman" w:cs="Times New Roman"/>
        </w:rPr>
      </w:pPr>
    </w:p>
    <w:sectPr w:rsidR="00495470" w:rsidRPr="00B0521D" w:rsidSect="000975C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33FE8" w14:textId="77777777" w:rsidR="00B94BC1" w:rsidRDefault="00B94BC1" w:rsidP="00ED0A5B">
      <w:pPr>
        <w:spacing w:before="0" w:line="240" w:lineRule="auto"/>
      </w:pPr>
      <w:r>
        <w:separator/>
      </w:r>
    </w:p>
  </w:endnote>
  <w:endnote w:type="continuationSeparator" w:id="0">
    <w:p w14:paraId="5DDE0669" w14:textId="77777777" w:rsidR="00B94BC1" w:rsidRDefault="00B94BC1" w:rsidP="00ED0A5B">
      <w:pPr>
        <w:spacing w:before="0" w:line="240" w:lineRule="auto"/>
      </w:pPr>
      <w:r>
        <w:continuationSeparator/>
      </w:r>
    </w:p>
  </w:endnote>
  <w:endnote w:type="continuationNotice" w:id="1">
    <w:p w14:paraId="4E925CC1" w14:textId="77777777" w:rsidR="00B94BC1" w:rsidRDefault="00B94BC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Bahnschrift">
    <w:panose1 w:val="020B0502040204020203"/>
    <w:charset w:val="00"/>
    <w:family w:val="swiss"/>
    <w:pitch w:val="variable"/>
    <w:sig w:usb0="A00002C7" w:usb1="00000002"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C992B" w14:textId="77777777" w:rsidR="00ED0A5B" w:rsidRDefault="00ED0A5B">
    <w:pPr>
      <w:pStyle w:val="Footer"/>
    </w:pPr>
  </w:p>
  <w:p w14:paraId="4C1CD392" w14:textId="77777777" w:rsidR="00ED0A5B" w:rsidRDefault="00ED0A5B"/>
  <w:p w14:paraId="08ED76C9" w14:textId="77777777" w:rsidR="00ED0A5B" w:rsidRDefault="00ED0A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831477"/>
      <w:docPartObj>
        <w:docPartGallery w:val="Page Numbers (Bottom of Page)"/>
        <w:docPartUnique/>
      </w:docPartObj>
    </w:sdtPr>
    <w:sdtEndPr>
      <w:rPr>
        <w:color w:val="7F7F7F" w:themeColor="background1" w:themeShade="7F"/>
        <w:spacing w:val="60"/>
      </w:rPr>
    </w:sdtEndPr>
    <w:sdtContent>
      <w:p w14:paraId="3415EB08" w14:textId="77777777" w:rsidR="00ED0A5B" w:rsidRDefault="00ED0A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47E65591" w14:textId="77777777" w:rsidR="00ED0A5B" w:rsidRDefault="00ED0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B902E" w14:textId="77777777" w:rsidR="00ED0A5B" w:rsidRDefault="00ED0A5B">
    <w:pPr>
      <w:pStyle w:val="Footer"/>
    </w:pPr>
  </w:p>
  <w:p w14:paraId="077703D7" w14:textId="77777777" w:rsidR="00ED0A5B" w:rsidRDefault="00ED0A5B"/>
  <w:p w14:paraId="7BDAFB63" w14:textId="77777777" w:rsidR="00ED0A5B" w:rsidRDefault="00ED0A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07F9F" w14:textId="77777777" w:rsidR="005F73AA" w:rsidRDefault="005F7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11A17" w14:textId="77777777" w:rsidR="00B94BC1" w:rsidRDefault="00B94BC1" w:rsidP="00ED0A5B">
      <w:pPr>
        <w:spacing w:before="0" w:line="240" w:lineRule="auto"/>
      </w:pPr>
      <w:r>
        <w:separator/>
      </w:r>
    </w:p>
  </w:footnote>
  <w:footnote w:type="continuationSeparator" w:id="0">
    <w:p w14:paraId="6456F8AA" w14:textId="77777777" w:rsidR="00B94BC1" w:rsidRDefault="00B94BC1" w:rsidP="00ED0A5B">
      <w:pPr>
        <w:spacing w:before="0" w:line="240" w:lineRule="auto"/>
      </w:pPr>
      <w:r>
        <w:continuationSeparator/>
      </w:r>
    </w:p>
  </w:footnote>
  <w:footnote w:type="continuationNotice" w:id="1">
    <w:p w14:paraId="2EC8327D" w14:textId="77777777" w:rsidR="00B94BC1" w:rsidRDefault="00B94BC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4CE88" w14:textId="77777777" w:rsidR="00ED0A5B" w:rsidRDefault="00ED0A5B">
    <w:pPr>
      <w:pStyle w:val="Header"/>
    </w:pPr>
  </w:p>
  <w:p w14:paraId="69F3FF43" w14:textId="77777777" w:rsidR="00ED0A5B" w:rsidRDefault="00ED0A5B"/>
  <w:p w14:paraId="50948E99" w14:textId="77777777" w:rsidR="00ED0A5B" w:rsidRDefault="00ED0A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1B935" w14:textId="77777777" w:rsidR="00ED0A5B" w:rsidRDefault="00ED0A5B">
    <w:pPr>
      <w:pStyle w:val="Header"/>
    </w:pPr>
  </w:p>
  <w:p w14:paraId="340AD250" w14:textId="77777777" w:rsidR="00ED0A5B" w:rsidRDefault="00ED0A5B"/>
  <w:p w14:paraId="1E331969" w14:textId="77777777" w:rsidR="00ED0A5B" w:rsidRDefault="00ED0A5B"/>
</w:hdr>
</file>

<file path=word/intelligence2.xml><?xml version="1.0" encoding="utf-8"?>
<int2:intelligence xmlns:int2="http://schemas.microsoft.com/office/intelligence/2020/intelligence" xmlns:oel="http://schemas.microsoft.com/office/2019/extlst">
  <int2:observations>
    <int2:textHash int2:hashCode="6YZDSieDqxT65m" int2:id="g6mFXCM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4771"/>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56516E2"/>
    <w:multiLevelType w:val="hybridMultilevel"/>
    <w:tmpl w:val="B052C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7389B"/>
    <w:multiLevelType w:val="hybridMultilevel"/>
    <w:tmpl w:val="F3AEF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8386E"/>
    <w:multiLevelType w:val="hybridMultilevel"/>
    <w:tmpl w:val="0DBC29A2"/>
    <w:lvl w:ilvl="0" w:tplc="B5366336">
      <w:start w:val="1"/>
      <w:numFmt w:val="decimal"/>
      <w:lvlText w:val="%1."/>
      <w:lvlJc w:val="left"/>
      <w:pPr>
        <w:ind w:left="720" w:hanging="360"/>
      </w:pPr>
    </w:lvl>
    <w:lvl w:ilvl="1" w:tplc="93BC1B8E">
      <w:start w:val="1"/>
      <w:numFmt w:val="lowerLetter"/>
      <w:lvlText w:val="%2."/>
      <w:lvlJc w:val="left"/>
      <w:pPr>
        <w:ind w:left="1440" w:hanging="360"/>
      </w:pPr>
    </w:lvl>
    <w:lvl w:ilvl="2" w:tplc="9D16CD40">
      <w:start w:val="1"/>
      <w:numFmt w:val="lowerRoman"/>
      <w:lvlText w:val="%3."/>
      <w:lvlJc w:val="right"/>
      <w:pPr>
        <w:ind w:left="2160" w:hanging="180"/>
      </w:pPr>
    </w:lvl>
    <w:lvl w:ilvl="3" w:tplc="C57247F2">
      <w:start w:val="1"/>
      <w:numFmt w:val="decimal"/>
      <w:lvlText w:val="%4."/>
      <w:lvlJc w:val="left"/>
      <w:pPr>
        <w:ind w:left="2880" w:hanging="360"/>
      </w:pPr>
    </w:lvl>
    <w:lvl w:ilvl="4" w:tplc="A1666F12">
      <w:start w:val="1"/>
      <w:numFmt w:val="lowerLetter"/>
      <w:lvlText w:val="%5."/>
      <w:lvlJc w:val="left"/>
      <w:pPr>
        <w:ind w:left="3600" w:hanging="360"/>
      </w:pPr>
    </w:lvl>
    <w:lvl w:ilvl="5" w:tplc="A5BE0E48">
      <w:start w:val="1"/>
      <w:numFmt w:val="lowerRoman"/>
      <w:lvlText w:val="%6."/>
      <w:lvlJc w:val="right"/>
      <w:pPr>
        <w:ind w:left="4320" w:hanging="180"/>
      </w:pPr>
    </w:lvl>
    <w:lvl w:ilvl="6" w:tplc="345C324A">
      <w:start w:val="1"/>
      <w:numFmt w:val="decimal"/>
      <w:lvlText w:val="%7."/>
      <w:lvlJc w:val="left"/>
      <w:pPr>
        <w:ind w:left="5040" w:hanging="360"/>
      </w:pPr>
    </w:lvl>
    <w:lvl w:ilvl="7" w:tplc="90603076">
      <w:start w:val="1"/>
      <w:numFmt w:val="lowerLetter"/>
      <w:lvlText w:val="%8."/>
      <w:lvlJc w:val="left"/>
      <w:pPr>
        <w:ind w:left="5760" w:hanging="360"/>
      </w:pPr>
    </w:lvl>
    <w:lvl w:ilvl="8" w:tplc="A336DAAE">
      <w:start w:val="1"/>
      <w:numFmt w:val="lowerRoman"/>
      <w:lvlText w:val="%9."/>
      <w:lvlJc w:val="right"/>
      <w:pPr>
        <w:ind w:left="6480" w:hanging="180"/>
      </w:pPr>
    </w:lvl>
  </w:abstractNum>
  <w:abstractNum w:abstractNumId="4" w15:restartNumberingAfterBreak="0">
    <w:nsid w:val="0BEC1B0C"/>
    <w:multiLevelType w:val="multilevel"/>
    <w:tmpl w:val="88189C88"/>
    <w:lvl w:ilvl="0">
      <w:start w:val="1"/>
      <w:numFmt w:val="decimal"/>
      <w:lvlText w:val="%1."/>
      <w:lvlJc w:val="left"/>
      <w:pPr>
        <w:ind w:left="720" w:hanging="360"/>
      </w:pPr>
      <w:rPr>
        <w:rFonts w:hint="default"/>
      </w:rPr>
    </w:lvl>
    <w:lvl w:ilvl="1">
      <w:start w:val="2"/>
      <w:numFmt w:val="decimal"/>
      <w:isLgl/>
      <w:lvlText w:val="%1.%2"/>
      <w:lvlJc w:val="left"/>
      <w:pPr>
        <w:ind w:left="1358" w:hanging="773"/>
      </w:pPr>
      <w:rPr>
        <w:rFonts w:hint="default"/>
      </w:rPr>
    </w:lvl>
    <w:lvl w:ilvl="2">
      <w:start w:val="12"/>
      <w:numFmt w:val="decimal"/>
      <w:isLgl/>
      <w:lvlText w:val="%1.%2.%3"/>
      <w:lvlJc w:val="left"/>
      <w:pPr>
        <w:ind w:left="1583" w:hanging="773"/>
      </w:pPr>
      <w:rPr>
        <w:rFonts w:hint="default"/>
      </w:rPr>
    </w:lvl>
    <w:lvl w:ilvl="3">
      <w:start w:val="1"/>
      <w:numFmt w:val="decimal"/>
      <w:isLgl/>
      <w:lvlText w:val="%1.%2.%3.%4"/>
      <w:lvlJc w:val="left"/>
      <w:pPr>
        <w:ind w:left="1808" w:hanging="773"/>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565"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375" w:hanging="1440"/>
      </w:pPr>
      <w:rPr>
        <w:rFonts w:hint="default"/>
      </w:rPr>
    </w:lvl>
    <w:lvl w:ilvl="8">
      <w:start w:val="1"/>
      <w:numFmt w:val="decimal"/>
      <w:isLgl/>
      <w:lvlText w:val="%1.%2.%3.%4.%5.%6.%7.%8.%9"/>
      <w:lvlJc w:val="left"/>
      <w:pPr>
        <w:ind w:left="3600" w:hanging="1440"/>
      </w:pPr>
      <w:rPr>
        <w:rFonts w:hint="default"/>
      </w:rPr>
    </w:lvl>
  </w:abstractNum>
  <w:abstractNum w:abstractNumId="5"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2EC8518"/>
    <w:multiLevelType w:val="hybridMultilevel"/>
    <w:tmpl w:val="07303572"/>
    <w:lvl w:ilvl="0" w:tplc="CEA06C02">
      <w:start w:val="1"/>
      <w:numFmt w:val="decimal"/>
      <w:lvlText w:val="%1."/>
      <w:lvlJc w:val="left"/>
      <w:pPr>
        <w:ind w:left="720" w:hanging="360"/>
      </w:pPr>
    </w:lvl>
    <w:lvl w:ilvl="1" w:tplc="F496C88C">
      <w:start w:val="1"/>
      <w:numFmt w:val="lowerLetter"/>
      <w:lvlText w:val="%2."/>
      <w:lvlJc w:val="left"/>
      <w:pPr>
        <w:ind w:left="1440" w:hanging="360"/>
      </w:pPr>
    </w:lvl>
    <w:lvl w:ilvl="2" w:tplc="205A989A">
      <w:start w:val="1"/>
      <w:numFmt w:val="lowerRoman"/>
      <w:lvlText w:val="%3."/>
      <w:lvlJc w:val="right"/>
      <w:pPr>
        <w:ind w:left="2160" w:hanging="180"/>
      </w:pPr>
    </w:lvl>
    <w:lvl w:ilvl="3" w:tplc="C6E248DE">
      <w:start w:val="1"/>
      <w:numFmt w:val="decimal"/>
      <w:lvlText w:val="%4."/>
      <w:lvlJc w:val="left"/>
      <w:pPr>
        <w:ind w:left="2880" w:hanging="360"/>
      </w:pPr>
    </w:lvl>
    <w:lvl w:ilvl="4" w:tplc="F1A4D04E">
      <w:start w:val="1"/>
      <w:numFmt w:val="lowerLetter"/>
      <w:lvlText w:val="%5."/>
      <w:lvlJc w:val="left"/>
      <w:pPr>
        <w:ind w:left="3600" w:hanging="360"/>
      </w:pPr>
    </w:lvl>
    <w:lvl w:ilvl="5" w:tplc="D854A3D6">
      <w:start w:val="1"/>
      <w:numFmt w:val="lowerRoman"/>
      <w:lvlText w:val="%6."/>
      <w:lvlJc w:val="right"/>
      <w:pPr>
        <w:ind w:left="4320" w:hanging="180"/>
      </w:pPr>
    </w:lvl>
    <w:lvl w:ilvl="6" w:tplc="B8566580">
      <w:start w:val="1"/>
      <w:numFmt w:val="decimal"/>
      <w:lvlText w:val="%7."/>
      <w:lvlJc w:val="left"/>
      <w:pPr>
        <w:ind w:left="5040" w:hanging="360"/>
      </w:pPr>
    </w:lvl>
    <w:lvl w:ilvl="7" w:tplc="5AAAB528">
      <w:start w:val="1"/>
      <w:numFmt w:val="lowerLetter"/>
      <w:lvlText w:val="%8."/>
      <w:lvlJc w:val="left"/>
      <w:pPr>
        <w:ind w:left="5760" w:hanging="360"/>
      </w:pPr>
    </w:lvl>
    <w:lvl w:ilvl="8" w:tplc="50F41998">
      <w:start w:val="1"/>
      <w:numFmt w:val="lowerRoman"/>
      <w:lvlText w:val="%9."/>
      <w:lvlJc w:val="right"/>
      <w:pPr>
        <w:ind w:left="6480" w:hanging="180"/>
      </w:pPr>
    </w:lvl>
  </w:abstractNum>
  <w:abstractNum w:abstractNumId="7" w15:restartNumberingAfterBreak="0">
    <w:nsid w:val="178160FC"/>
    <w:multiLevelType w:val="hybridMultilevel"/>
    <w:tmpl w:val="F2BEE6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486685"/>
    <w:multiLevelType w:val="hybridMultilevel"/>
    <w:tmpl w:val="2C308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846404"/>
    <w:multiLevelType w:val="hybridMultilevel"/>
    <w:tmpl w:val="7BB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404C7"/>
    <w:multiLevelType w:val="hybridMultilevel"/>
    <w:tmpl w:val="72A24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627BF"/>
    <w:multiLevelType w:val="hybridMultilevel"/>
    <w:tmpl w:val="260AA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04278"/>
    <w:multiLevelType w:val="hybridMultilevel"/>
    <w:tmpl w:val="FFFFFFFF"/>
    <w:lvl w:ilvl="0" w:tplc="FBB2711E">
      <w:start w:val="1"/>
      <w:numFmt w:val="decimal"/>
      <w:lvlText w:val="%1."/>
      <w:lvlJc w:val="left"/>
      <w:pPr>
        <w:ind w:left="720" w:hanging="360"/>
      </w:pPr>
    </w:lvl>
    <w:lvl w:ilvl="1" w:tplc="246A3FEC">
      <w:start w:val="1"/>
      <w:numFmt w:val="lowerLetter"/>
      <w:lvlText w:val="%2."/>
      <w:lvlJc w:val="left"/>
      <w:pPr>
        <w:ind w:left="1440" w:hanging="360"/>
      </w:pPr>
    </w:lvl>
    <w:lvl w:ilvl="2" w:tplc="8F0684E8">
      <w:start w:val="1"/>
      <w:numFmt w:val="lowerRoman"/>
      <w:lvlText w:val="%3."/>
      <w:lvlJc w:val="right"/>
      <w:pPr>
        <w:ind w:left="2160" w:hanging="180"/>
      </w:pPr>
    </w:lvl>
    <w:lvl w:ilvl="3" w:tplc="1772F196">
      <w:start w:val="1"/>
      <w:numFmt w:val="decimal"/>
      <w:lvlText w:val="%4."/>
      <w:lvlJc w:val="left"/>
      <w:pPr>
        <w:ind w:left="2880" w:hanging="360"/>
      </w:pPr>
    </w:lvl>
    <w:lvl w:ilvl="4" w:tplc="916A2684">
      <w:start w:val="1"/>
      <w:numFmt w:val="lowerLetter"/>
      <w:lvlText w:val="%5."/>
      <w:lvlJc w:val="left"/>
      <w:pPr>
        <w:ind w:left="3600" w:hanging="360"/>
      </w:pPr>
    </w:lvl>
    <w:lvl w:ilvl="5" w:tplc="173009A2">
      <w:start w:val="1"/>
      <w:numFmt w:val="lowerRoman"/>
      <w:lvlText w:val="%6."/>
      <w:lvlJc w:val="right"/>
      <w:pPr>
        <w:ind w:left="4320" w:hanging="180"/>
      </w:pPr>
    </w:lvl>
    <w:lvl w:ilvl="6" w:tplc="0E064CB0">
      <w:start w:val="1"/>
      <w:numFmt w:val="decimal"/>
      <w:lvlText w:val="%7."/>
      <w:lvlJc w:val="left"/>
      <w:pPr>
        <w:ind w:left="5040" w:hanging="360"/>
      </w:pPr>
    </w:lvl>
    <w:lvl w:ilvl="7" w:tplc="622C87FC">
      <w:start w:val="1"/>
      <w:numFmt w:val="lowerLetter"/>
      <w:lvlText w:val="%8."/>
      <w:lvlJc w:val="left"/>
      <w:pPr>
        <w:ind w:left="5760" w:hanging="360"/>
      </w:pPr>
    </w:lvl>
    <w:lvl w:ilvl="8" w:tplc="710C7D94">
      <w:start w:val="1"/>
      <w:numFmt w:val="lowerRoman"/>
      <w:lvlText w:val="%9."/>
      <w:lvlJc w:val="right"/>
      <w:pPr>
        <w:ind w:left="6480" w:hanging="180"/>
      </w:pPr>
    </w:lvl>
  </w:abstractNum>
  <w:abstractNum w:abstractNumId="13" w15:restartNumberingAfterBreak="0">
    <w:nsid w:val="31496E6B"/>
    <w:multiLevelType w:val="hybridMultilevel"/>
    <w:tmpl w:val="B8D2B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5059E9"/>
    <w:multiLevelType w:val="hybridMultilevel"/>
    <w:tmpl w:val="F53C8E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2C0698"/>
    <w:multiLevelType w:val="hybridMultilevel"/>
    <w:tmpl w:val="FFFFFFFF"/>
    <w:lvl w:ilvl="0" w:tplc="DC8A4D32">
      <w:start w:val="1"/>
      <w:numFmt w:val="bullet"/>
      <w:lvlText w:val=""/>
      <w:lvlJc w:val="left"/>
      <w:pPr>
        <w:ind w:left="720" w:hanging="360"/>
      </w:pPr>
      <w:rPr>
        <w:rFonts w:ascii="Symbol" w:hAnsi="Symbol" w:hint="default"/>
      </w:rPr>
    </w:lvl>
    <w:lvl w:ilvl="1" w:tplc="DF50AE5E">
      <w:start w:val="1"/>
      <w:numFmt w:val="bullet"/>
      <w:lvlText w:val="o"/>
      <w:lvlJc w:val="left"/>
      <w:pPr>
        <w:ind w:left="1440" w:hanging="360"/>
      </w:pPr>
      <w:rPr>
        <w:rFonts w:ascii="Courier New" w:hAnsi="Courier New" w:hint="default"/>
      </w:rPr>
    </w:lvl>
    <w:lvl w:ilvl="2" w:tplc="B6A0B956">
      <w:start w:val="1"/>
      <w:numFmt w:val="bullet"/>
      <w:lvlText w:val=""/>
      <w:lvlJc w:val="left"/>
      <w:pPr>
        <w:ind w:left="2160" w:hanging="360"/>
      </w:pPr>
      <w:rPr>
        <w:rFonts w:ascii="Wingdings" w:hAnsi="Wingdings" w:hint="default"/>
      </w:rPr>
    </w:lvl>
    <w:lvl w:ilvl="3" w:tplc="A516B76C">
      <w:start w:val="1"/>
      <w:numFmt w:val="bullet"/>
      <w:lvlText w:val=""/>
      <w:lvlJc w:val="left"/>
      <w:pPr>
        <w:ind w:left="2880" w:hanging="360"/>
      </w:pPr>
      <w:rPr>
        <w:rFonts w:ascii="Symbol" w:hAnsi="Symbol" w:hint="default"/>
      </w:rPr>
    </w:lvl>
    <w:lvl w:ilvl="4" w:tplc="34B43C86">
      <w:start w:val="1"/>
      <w:numFmt w:val="bullet"/>
      <w:lvlText w:val="o"/>
      <w:lvlJc w:val="left"/>
      <w:pPr>
        <w:ind w:left="3600" w:hanging="360"/>
      </w:pPr>
      <w:rPr>
        <w:rFonts w:ascii="Courier New" w:hAnsi="Courier New" w:hint="default"/>
      </w:rPr>
    </w:lvl>
    <w:lvl w:ilvl="5" w:tplc="70420744">
      <w:start w:val="1"/>
      <w:numFmt w:val="bullet"/>
      <w:lvlText w:val=""/>
      <w:lvlJc w:val="left"/>
      <w:pPr>
        <w:ind w:left="4320" w:hanging="360"/>
      </w:pPr>
      <w:rPr>
        <w:rFonts w:ascii="Wingdings" w:hAnsi="Wingdings" w:hint="default"/>
      </w:rPr>
    </w:lvl>
    <w:lvl w:ilvl="6" w:tplc="24982C2C">
      <w:start w:val="1"/>
      <w:numFmt w:val="bullet"/>
      <w:lvlText w:val=""/>
      <w:lvlJc w:val="left"/>
      <w:pPr>
        <w:ind w:left="5040" w:hanging="360"/>
      </w:pPr>
      <w:rPr>
        <w:rFonts w:ascii="Symbol" w:hAnsi="Symbol" w:hint="default"/>
      </w:rPr>
    </w:lvl>
    <w:lvl w:ilvl="7" w:tplc="E21CF19E">
      <w:start w:val="1"/>
      <w:numFmt w:val="bullet"/>
      <w:lvlText w:val="o"/>
      <w:lvlJc w:val="left"/>
      <w:pPr>
        <w:ind w:left="5760" w:hanging="360"/>
      </w:pPr>
      <w:rPr>
        <w:rFonts w:ascii="Courier New" w:hAnsi="Courier New" w:hint="default"/>
      </w:rPr>
    </w:lvl>
    <w:lvl w:ilvl="8" w:tplc="DD9EAAEA">
      <w:start w:val="1"/>
      <w:numFmt w:val="bullet"/>
      <w:lvlText w:val=""/>
      <w:lvlJc w:val="left"/>
      <w:pPr>
        <w:ind w:left="6480" w:hanging="360"/>
      </w:pPr>
      <w:rPr>
        <w:rFonts w:ascii="Wingdings" w:hAnsi="Wingdings" w:hint="default"/>
      </w:rPr>
    </w:lvl>
  </w:abstractNum>
  <w:abstractNum w:abstractNumId="16" w15:restartNumberingAfterBreak="0">
    <w:nsid w:val="375C72C4"/>
    <w:multiLevelType w:val="multilevel"/>
    <w:tmpl w:val="C6ECCBCC"/>
    <w:lvl w:ilvl="0">
      <w:start w:val="1"/>
      <w:numFmt w:val="decimal"/>
      <w:lvlText w:val="%1."/>
      <w:lvlJc w:val="left"/>
      <w:pPr>
        <w:ind w:left="720" w:hanging="360"/>
      </w:pPr>
    </w:lvl>
    <w:lvl w:ilvl="1">
      <w:start w:val="2"/>
      <w:numFmt w:val="decimal"/>
      <w:isLgl/>
      <w:lvlText w:val="%1.%2"/>
      <w:lvlJc w:val="left"/>
      <w:pPr>
        <w:ind w:left="1215" w:hanging="630"/>
      </w:pPr>
      <w:rPr>
        <w:rFonts w:hint="default"/>
      </w:rPr>
    </w:lvl>
    <w:lvl w:ilvl="2">
      <w:start w:val="8"/>
      <w:numFmt w:val="decimal"/>
      <w:isLgl/>
      <w:lvlText w:val="%1.%2.%3"/>
      <w:lvlJc w:val="left"/>
      <w:pPr>
        <w:ind w:left="153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565"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375" w:hanging="1440"/>
      </w:pPr>
      <w:rPr>
        <w:rFonts w:hint="default"/>
      </w:rPr>
    </w:lvl>
    <w:lvl w:ilvl="8">
      <w:start w:val="1"/>
      <w:numFmt w:val="decimal"/>
      <w:isLgl/>
      <w:lvlText w:val="%1.%2.%3.%4.%5.%6.%7.%8.%9"/>
      <w:lvlJc w:val="left"/>
      <w:pPr>
        <w:ind w:left="3600" w:hanging="1440"/>
      </w:pPr>
      <w:rPr>
        <w:rFonts w:hint="default"/>
      </w:rPr>
    </w:lvl>
  </w:abstractNum>
  <w:abstractNum w:abstractNumId="17" w15:restartNumberingAfterBreak="0">
    <w:nsid w:val="37BEFA41"/>
    <w:multiLevelType w:val="hybridMultilevel"/>
    <w:tmpl w:val="FFFFFFFF"/>
    <w:lvl w:ilvl="0" w:tplc="52CE0E02">
      <w:start w:val="1"/>
      <w:numFmt w:val="decimal"/>
      <w:lvlText w:val="%1."/>
      <w:lvlJc w:val="left"/>
      <w:pPr>
        <w:ind w:left="720" w:hanging="360"/>
      </w:pPr>
    </w:lvl>
    <w:lvl w:ilvl="1" w:tplc="B7D872C8">
      <w:start w:val="1"/>
      <w:numFmt w:val="lowerLetter"/>
      <w:lvlText w:val="%2."/>
      <w:lvlJc w:val="left"/>
      <w:pPr>
        <w:ind w:left="1440" w:hanging="360"/>
      </w:pPr>
    </w:lvl>
    <w:lvl w:ilvl="2" w:tplc="FCD62FAC">
      <w:start w:val="1"/>
      <w:numFmt w:val="lowerRoman"/>
      <w:lvlText w:val="%3."/>
      <w:lvlJc w:val="right"/>
      <w:pPr>
        <w:ind w:left="2160" w:hanging="180"/>
      </w:pPr>
    </w:lvl>
    <w:lvl w:ilvl="3" w:tplc="2FF89C4A">
      <w:start w:val="1"/>
      <w:numFmt w:val="decimal"/>
      <w:lvlText w:val="%4."/>
      <w:lvlJc w:val="left"/>
      <w:pPr>
        <w:ind w:left="2880" w:hanging="360"/>
      </w:pPr>
    </w:lvl>
    <w:lvl w:ilvl="4" w:tplc="40EE3E06">
      <w:start w:val="1"/>
      <w:numFmt w:val="lowerLetter"/>
      <w:lvlText w:val="%5."/>
      <w:lvlJc w:val="left"/>
      <w:pPr>
        <w:ind w:left="3600" w:hanging="360"/>
      </w:pPr>
    </w:lvl>
    <w:lvl w:ilvl="5" w:tplc="C958AEA2">
      <w:start w:val="1"/>
      <w:numFmt w:val="lowerRoman"/>
      <w:lvlText w:val="%6."/>
      <w:lvlJc w:val="right"/>
      <w:pPr>
        <w:ind w:left="4320" w:hanging="180"/>
      </w:pPr>
    </w:lvl>
    <w:lvl w:ilvl="6" w:tplc="08982AA8">
      <w:start w:val="1"/>
      <w:numFmt w:val="decimal"/>
      <w:lvlText w:val="%7."/>
      <w:lvlJc w:val="left"/>
      <w:pPr>
        <w:ind w:left="5040" w:hanging="360"/>
      </w:pPr>
    </w:lvl>
    <w:lvl w:ilvl="7" w:tplc="C7128194">
      <w:start w:val="1"/>
      <w:numFmt w:val="lowerLetter"/>
      <w:lvlText w:val="%8."/>
      <w:lvlJc w:val="left"/>
      <w:pPr>
        <w:ind w:left="5760" w:hanging="360"/>
      </w:pPr>
    </w:lvl>
    <w:lvl w:ilvl="8" w:tplc="71A678A6">
      <w:start w:val="1"/>
      <w:numFmt w:val="lowerRoman"/>
      <w:lvlText w:val="%9."/>
      <w:lvlJc w:val="right"/>
      <w:pPr>
        <w:ind w:left="6480" w:hanging="180"/>
      </w:pPr>
    </w:lvl>
  </w:abstractNum>
  <w:abstractNum w:abstractNumId="18" w15:restartNumberingAfterBreak="0">
    <w:nsid w:val="39D0C311"/>
    <w:multiLevelType w:val="hybridMultilevel"/>
    <w:tmpl w:val="233882BE"/>
    <w:lvl w:ilvl="0" w:tplc="2BB29B74">
      <w:start w:val="1"/>
      <w:numFmt w:val="decimal"/>
      <w:lvlText w:val="%1."/>
      <w:lvlJc w:val="left"/>
      <w:pPr>
        <w:ind w:left="720" w:hanging="360"/>
      </w:pPr>
    </w:lvl>
    <w:lvl w:ilvl="1" w:tplc="1D3E2298">
      <w:start w:val="1"/>
      <w:numFmt w:val="lowerLetter"/>
      <w:lvlText w:val="%2."/>
      <w:lvlJc w:val="left"/>
      <w:pPr>
        <w:ind w:left="1440" w:hanging="360"/>
      </w:pPr>
    </w:lvl>
    <w:lvl w:ilvl="2" w:tplc="8514D71A">
      <w:start w:val="1"/>
      <w:numFmt w:val="lowerRoman"/>
      <w:lvlText w:val="%3."/>
      <w:lvlJc w:val="right"/>
      <w:pPr>
        <w:ind w:left="2160" w:hanging="180"/>
      </w:pPr>
    </w:lvl>
    <w:lvl w:ilvl="3" w:tplc="849251E0">
      <w:start w:val="1"/>
      <w:numFmt w:val="decimal"/>
      <w:lvlText w:val="%4."/>
      <w:lvlJc w:val="left"/>
      <w:pPr>
        <w:ind w:left="2880" w:hanging="360"/>
      </w:pPr>
    </w:lvl>
    <w:lvl w:ilvl="4" w:tplc="64F48320">
      <w:start w:val="1"/>
      <w:numFmt w:val="lowerLetter"/>
      <w:lvlText w:val="%5."/>
      <w:lvlJc w:val="left"/>
      <w:pPr>
        <w:ind w:left="3600" w:hanging="360"/>
      </w:pPr>
    </w:lvl>
    <w:lvl w:ilvl="5" w:tplc="EC3EACAC">
      <w:start w:val="1"/>
      <w:numFmt w:val="lowerRoman"/>
      <w:lvlText w:val="%6."/>
      <w:lvlJc w:val="right"/>
      <w:pPr>
        <w:ind w:left="4320" w:hanging="180"/>
      </w:pPr>
    </w:lvl>
    <w:lvl w:ilvl="6" w:tplc="F1969710">
      <w:start w:val="1"/>
      <w:numFmt w:val="decimal"/>
      <w:lvlText w:val="%7."/>
      <w:lvlJc w:val="left"/>
      <w:pPr>
        <w:ind w:left="5040" w:hanging="360"/>
      </w:pPr>
    </w:lvl>
    <w:lvl w:ilvl="7" w:tplc="E12291BE">
      <w:start w:val="1"/>
      <w:numFmt w:val="lowerLetter"/>
      <w:lvlText w:val="%8."/>
      <w:lvlJc w:val="left"/>
      <w:pPr>
        <w:ind w:left="5760" w:hanging="360"/>
      </w:pPr>
    </w:lvl>
    <w:lvl w:ilvl="8" w:tplc="CC183E24">
      <w:start w:val="1"/>
      <w:numFmt w:val="lowerRoman"/>
      <w:lvlText w:val="%9."/>
      <w:lvlJc w:val="right"/>
      <w:pPr>
        <w:ind w:left="6480" w:hanging="180"/>
      </w:pPr>
    </w:lvl>
  </w:abstractNum>
  <w:abstractNum w:abstractNumId="19" w15:restartNumberingAfterBreak="0">
    <w:nsid w:val="3C653919"/>
    <w:multiLevelType w:val="hybridMultilevel"/>
    <w:tmpl w:val="4508D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7673A"/>
    <w:multiLevelType w:val="hybridMultilevel"/>
    <w:tmpl w:val="D1D8C86E"/>
    <w:lvl w:ilvl="0" w:tplc="D8A826E4">
      <w:start w:val="1"/>
      <w:numFmt w:val="decimal"/>
      <w:lvlText w:val="%1."/>
      <w:lvlJc w:val="left"/>
      <w:pPr>
        <w:ind w:left="720" w:hanging="360"/>
      </w:pPr>
    </w:lvl>
    <w:lvl w:ilvl="1" w:tplc="55B684A8">
      <w:start w:val="1"/>
      <w:numFmt w:val="lowerLetter"/>
      <w:lvlText w:val="%2."/>
      <w:lvlJc w:val="left"/>
      <w:pPr>
        <w:ind w:left="1440" w:hanging="360"/>
      </w:pPr>
    </w:lvl>
    <w:lvl w:ilvl="2" w:tplc="AE322058">
      <w:start w:val="1"/>
      <w:numFmt w:val="lowerRoman"/>
      <w:lvlText w:val="%3."/>
      <w:lvlJc w:val="right"/>
      <w:pPr>
        <w:ind w:left="2160" w:hanging="180"/>
      </w:pPr>
    </w:lvl>
    <w:lvl w:ilvl="3" w:tplc="4B763DD8">
      <w:start w:val="1"/>
      <w:numFmt w:val="decimal"/>
      <w:lvlText w:val="%4."/>
      <w:lvlJc w:val="left"/>
      <w:pPr>
        <w:ind w:left="2880" w:hanging="360"/>
      </w:pPr>
    </w:lvl>
    <w:lvl w:ilvl="4" w:tplc="E32E1008">
      <w:start w:val="1"/>
      <w:numFmt w:val="lowerLetter"/>
      <w:lvlText w:val="%5."/>
      <w:lvlJc w:val="left"/>
      <w:pPr>
        <w:ind w:left="3600" w:hanging="360"/>
      </w:pPr>
    </w:lvl>
    <w:lvl w:ilvl="5" w:tplc="527A93FE">
      <w:start w:val="1"/>
      <w:numFmt w:val="lowerRoman"/>
      <w:lvlText w:val="%6."/>
      <w:lvlJc w:val="right"/>
      <w:pPr>
        <w:ind w:left="4320" w:hanging="180"/>
      </w:pPr>
    </w:lvl>
    <w:lvl w:ilvl="6" w:tplc="06FC5AFE">
      <w:start w:val="1"/>
      <w:numFmt w:val="decimal"/>
      <w:lvlText w:val="%7."/>
      <w:lvlJc w:val="left"/>
      <w:pPr>
        <w:ind w:left="5040" w:hanging="360"/>
      </w:pPr>
    </w:lvl>
    <w:lvl w:ilvl="7" w:tplc="4846245A">
      <w:start w:val="1"/>
      <w:numFmt w:val="lowerLetter"/>
      <w:lvlText w:val="%8."/>
      <w:lvlJc w:val="left"/>
      <w:pPr>
        <w:ind w:left="5760" w:hanging="360"/>
      </w:pPr>
    </w:lvl>
    <w:lvl w:ilvl="8" w:tplc="FE12A11A">
      <w:start w:val="1"/>
      <w:numFmt w:val="lowerRoman"/>
      <w:lvlText w:val="%9."/>
      <w:lvlJc w:val="right"/>
      <w:pPr>
        <w:ind w:left="6480" w:hanging="180"/>
      </w:pPr>
    </w:lvl>
  </w:abstractNum>
  <w:abstractNum w:abstractNumId="21" w15:restartNumberingAfterBreak="0">
    <w:nsid w:val="469D380A"/>
    <w:multiLevelType w:val="hybridMultilevel"/>
    <w:tmpl w:val="2782F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A520D"/>
    <w:multiLevelType w:val="hybridMultilevel"/>
    <w:tmpl w:val="87E2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30A59"/>
    <w:multiLevelType w:val="hybridMultilevel"/>
    <w:tmpl w:val="0A085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BA5E96"/>
    <w:multiLevelType w:val="hybridMultilevel"/>
    <w:tmpl w:val="F796D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DA077C"/>
    <w:multiLevelType w:val="multilevel"/>
    <w:tmpl w:val="6FE8A68E"/>
    <w:lvl w:ilvl="0">
      <w:start w:val="1"/>
      <w:numFmt w:val="decimal"/>
      <w:lvlText w:val="%1."/>
      <w:lvlJc w:val="left"/>
      <w:pPr>
        <w:ind w:left="720" w:hanging="360"/>
      </w:pPr>
      <w:rPr>
        <w:rFonts w:hint="default"/>
      </w:rPr>
    </w:lvl>
    <w:lvl w:ilvl="1">
      <w:start w:val="2"/>
      <w:numFmt w:val="decimal"/>
      <w:isLgl/>
      <w:lvlText w:val="%1.%2"/>
      <w:lvlJc w:val="left"/>
      <w:pPr>
        <w:ind w:left="1148" w:hanging="563"/>
      </w:pPr>
      <w:rPr>
        <w:rFonts w:hint="default"/>
      </w:rPr>
    </w:lvl>
    <w:lvl w:ilvl="2">
      <w:start w:val="6"/>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26" w15:restartNumberingAfterBreak="0">
    <w:nsid w:val="546915E5"/>
    <w:multiLevelType w:val="hybridMultilevel"/>
    <w:tmpl w:val="FFFFFFFF"/>
    <w:lvl w:ilvl="0" w:tplc="E4E84D8A">
      <w:start w:val="1"/>
      <w:numFmt w:val="decimal"/>
      <w:lvlText w:val="%1."/>
      <w:lvlJc w:val="left"/>
      <w:pPr>
        <w:ind w:left="720" w:hanging="360"/>
      </w:pPr>
    </w:lvl>
    <w:lvl w:ilvl="1" w:tplc="057CB1D4">
      <w:start w:val="1"/>
      <w:numFmt w:val="lowerLetter"/>
      <w:lvlText w:val="%2."/>
      <w:lvlJc w:val="left"/>
      <w:pPr>
        <w:ind w:left="1440" w:hanging="360"/>
      </w:pPr>
    </w:lvl>
    <w:lvl w:ilvl="2" w:tplc="85466282">
      <w:start w:val="1"/>
      <w:numFmt w:val="lowerRoman"/>
      <w:lvlText w:val="%3."/>
      <w:lvlJc w:val="right"/>
      <w:pPr>
        <w:ind w:left="2160" w:hanging="180"/>
      </w:pPr>
    </w:lvl>
    <w:lvl w:ilvl="3" w:tplc="AB02120C">
      <w:start w:val="1"/>
      <w:numFmt w:val="decimal"/>
      <w:lvlText w:val="%4."/>
      <w:lvlJc w:val="left"/>
      <w:pPr>
        <w:ind w:left="2880" w:hanging="360"/>
      </w:pPr>
    </w:lvl>
    <w:lvl w:ilvl="4" w:tplc="AEE2B4F8">
      <w:start w:val="1"/>
      <w:numFmt w:val="lowerLetter"/>
      <w:lvlText w:val="%5."/>
      <w:lvlJc w:val="left"/>
      <w:pPr>
        <w:ind w:left="3600" w:hanging="360"/>
      </w:pPr>
    </w:lvl>
    <w:lvl w:ilvl="5" w:tplc="0576C4BE">
      <w:start w:val="1"/>
      <w:numFmt w:val="lowerRoman"/>
      <w:lvlText w:val="%6."/>
      <w:lvlJc w:val="right"/>
      <w:pPr>
        <w:ind w:left="4320" w:hanging="180"/>
      </w:pPr>
    </w:lvl>
    <w:lvl w:ilvl="6" w:tplc="51A45E8A">
      <w:start w:val="1"/>
      <w:numFmt w:val="decimal"/>
      <w:lvlText w:val="%7."/>
      <w:lvlJc w:val="left"/>
      <w:pPr>
        <w:ind w:left="5040" w:hanging="360"/>
      </w:pPr>
    </w:lvl>
    <w:lvl w:ilvl="7" w:tplc="43DE17D0">
      <w:start w:val="1"/>
      <w:numFmt w:val="lowerLetter"/>
      <w:lvlText w:val="%8."/>
      <w:lvlJc w:val="left"/>
      <w:pPr>
        <w:ind w:left="5760" w:hanging="360"/>
      </w:pPr>
    </w:lvl>
    <w:lvl w:ilvl="8" w:tplc="C5D043AC">
      <w:start w:val="1"/>
      <w:numFmt w:val="lowerRoman"/>
      <w:lvlText w:val="%9."/>
      <w:lvlJc w:val="right"/>
      <w:pPr>
        <w:ind w:left="6480" w:hanging="180"/>
      </w:pPr>
    </w:lvl>
  </w:abstractNum>
  <w:abstractNum w:abstractNumId="27" w15:restartNumberingAfterBreak="0">
    <w:nsid w:val="5862320F"/>
    <w:multiLevelType w:val="hybridMultilevel"/>
    <w:tmpl w:val="FFFFFFFF"/>
    <w:lvl w:ilvl="0" w:tplc="954E5894">
      <w:start w:val="1"/>
      <w:numFmt w:val="decimal"/>
      <w:lvlText w:val="%1."/>
      <w:lvlJc w:val="left"/>
      <w:pPr>
        <w:ind w:left="720" w:hanging="360"/>
      </w:pPr>
    </w:lvl>
    <w:lvl w:ilvl="1" w:tplc="A9D6237C">
      <w:start w:val="1"/>
      <w:numFmt w:val="lowerLetter"/>
      <w:lvlText w:val="%2."/>
      <w:lvlJc w:val="left"/>
      <w:pPr>
        <w:ind w:left="1440" w:hanging="360"/>
      </w:pPr>
    </w:lvl>
    <w:lvl w:ilvl="2" w:tplc="A9524FA8">
      <w:start w:val="1"/>
      <w:numFmt w:val="lowerRoman"/>
      <w:lvlText w:val="%3."/>
      <w:lvlJc w:val="right"/>
      <w:pPr>
        <w:ind w:left="2160" w:hanging="180"/>
      </w:pPr>
    </w:lvl>
    <w:lvl w:ilvl="3" w:tplc="55146C46">
      <w:start w:val="1"/>
      <w:numFmt w:val="decimal"/>
      <w:lvlText w:val="%4."/>
      <w:lvlJc w:val="left"/>
      <w:pPr>
        <w:ind w:left="2880" w:hanging="360"/>
      </w:pPr>
    </w:lvl>
    <w:lvl w:ilvl="4" w:tplc="2FAC22CC">
      <w:start w:val="1"/>
      <w:numFmt w:val="lowerLetter"/>
      <w:lvlText w:val="%5."/>
      <w:lvlJc w:val="left"/>
      <w:pPr>
        <w:ind w:left="3600" w:hanging="360"/>
      </w:pPr>
    </w:lvl>
    <w:lvl w:ilvl="5" w:tplc="6FA0AB6A">
      <w:start w:val="1"/>
      <w:numFmt w:val="lowerRoman"/>
      <w:lvlText w:val="%6."/>
      <w:lvlJc w:val="right"/>
      <w:pPr>
        <w:ind w:left="4320" w:hanging="180"/>
      </w:pPr>
    </w:lvl>
    <w:lvl w:ilvl="6" w:tplc="769A8BD6">
      <w:start w:val="1"/>
      <w:numFmt w:val="decimal"/>
      <w:lvlText w:val="%7."/>
      <w:lvlJc w:val="left"/>
      <w:pPr>
        <w:ind w:left="5040" w:hanging="360"/>
      </w:pPr>
    </w:lvl>
    <w:lvl w:ilvl="7" w:tplc="339C3CAE">
      <w:start w:val="1"/>
      <w:numFmt w:val="lowerLetter"/>
      <w:lvlText w:val="%8."/>
      <w:lvlJc w:val="left"/>
      <w:pPr>
        <w:ind w:left="5760" w:hanging="360"/>
      </w:pPr>
    </w:lvl>
    <w:lvl w:ilvl="8" w:tplc="6A8608E4">
      <w:start w:val="1"/>
      <w:numFmt w:val="lowerRoman"/>
      <w:lvlText w:val="%9."/>
      <w:lvlJc w:val="right"/>
      <w:pPr>
        <w:ind w:left="6480" w:hanging="180"/>
      </w:pPr>
    </w:lvl>
  </w:abstractNum>
  <w:abstractNum w:abstractNumId="28" w15:restartNumberingAfterBreak="0">
    <w:nsid w:val="59CC3CD6"/>
    <w:multiLevelType w:val="hybridMultilevel"/>
    <w:tmpl w:val="38CAE7D6"/>
    <w:lvl w:ilvl="0" w:tplc="A5009E74">
      <w:numFmt w:val="bullet"/>
      <w:lvlText w:val="-"/>
      <w:lvlJc w:val="left"/>
      <w:pPr>
        <w:ind w:left="108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14EC8"/>
    <w:multiLevelType w:val="hybridMultilevel"/>
    <w:tmpl w:val="AB44B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3174AF"/>
    <w:multiLevelType w:val="hybridMultilevel"/>
    <w:tmpl w:val="5F70E4A4"/>
    <w:lvl w:ilvl="0" w:tplc="A5009E74">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C631D3"/>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2EE0E26"/>
    <w:multiLevelType w:val="hybridMultilevel"/>
    <w:tmpl w:val="EE921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704FF"/>
    <w:multiLevelType w:val="hybridMultilevel"/>
    <w:tmpl w:val="C75ED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B763FE"/>
    <w:multiLevelType w:val="hybridMultilevel"/>
    <w:tmpl w:val="8AE29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E41AD4"/>
    <w:multiLevelType w:val="hybridMultilevel"/>
    <w:tmpl w:val="BB20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532AD"/>
    <w:multiLevelType w:val="hybridMultilevel"/>
    <w:tmpl w:val="A97447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FA071B"/>
    <w:multiLevelType w:val="hybridMultilevel"/>
    <w:tmpl w:val="A3EE4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9C58EC"/>
    <w:multiLevelType w:val="multilevel"/>
    <w:tmpl w:val="D38C4366"/>
    <w:lvl w:ilvl="0">
      <w:start w:val="1"/>
      <w:numFmt w:val="decimal"/>
      <w:lvlText w:val="%1."/>
      <w:lvlJc w:val="left"/>
      <w:pPr>
        <w:ind w:left="720" w:hanging="360"/>
      </w:pPr>
      <w:rPr>
        <w:rFonts w:hint="default"/>
      </w:rPr>
    </w:lvl>
    <w:lvl w:ilvl="1">
      <w:start w:val="2"/>
      <w:numFmt w:val="decimal"/>
      <w:isLgl/>
      <w:lvlText w:val="%1.%2"/>
      <w:lvlJc w:val="left"/>
      <w:pPr>
        <w:ind w:left="1148" w:hanging="563"/>
      </w:pPr>
      <w:rPr>
        <w:rFonts w:hint="default"/>
      </w:rPr>
    </w:lvl>
    <w:lvl w:ilvl="2">
      <w:start w:val="7"/>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39" w15:restartNumberingAfterBreak="0">
    <w:nsid w:val="74E96287"/>
    <w:multiLevelType w:val="hybridMultilevel"/>
    <w:tmpl w:val="33CC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DC59"/>
    <w:multiLevelType w:val="hybridMultilevel"/>
    <w:tmpl w:val="63FA053E"/>
    <w:lvl w:ilvl="0" w:tplc="59AE0492">
      <w:start w:val="1"/>
      <w:numFmt w:val="decimal"/>
      <w:lvlText w:val="%1."/>
      <w:lvlJc w:val="left"/>
      <w:pPr>
        <w:ind w:left="720" w:hanging="360"/>
      </w:pPr>
    </w:lvl>
    <w:lvl w:ilvl="1" w:tplc="B63249AA">
      <w:start w:val="1"/>
      <w:numFmt w:val="lowerLetter"/>
      <w:lvlText w:val="%2."/>
      <w:lvlJc w:val="left"/>
      <w:pPr>
        <w:ind w:left="1440" w:hanging="360"/>
      </w:pPr>
    </w:lvl>
    <w:lvl w:ilvl="2" w:tplc="889C331E">
      <w:start w:val="1"/>
      <w:numFmt w:val="lowerRoman"/>
      <w:lvlText w:val="%3."/>
      <w:lvlJc w:val="right"/>
      <w:pPr>
        <w:ind w:left="2160" w:hanging="180"/>
      </w:pPr>
    </w:lvl>
    <w:lvl w:ilvl="3" w:tplc="505EB17A">
      <w:start w:val="1"/>
      <w:numFmt w:val="decimal"/>
      <w:lvlText w:val="%4."/>
      <w:lvlJc w:val="left"/>
      <w:pPr>
        <w:ind w:left="2880" w:hanging="360"/>
      </w:pPr>
    </w:lvl>
    <w:lvl w:ilvl="4" w:tplc="2D4C11A4">
      <w:start w:val="1"/>
      <w:numFmt w:val="lowerLetter"/>
      <w:lvlText w:val="%5."/>
      <w:lvlJc w:val="left"/>
      <w:pPr>
        <w:ind w:left="3600" w:hanging="360"/>
      </w:pPr>
    </w:lvl>
    <w:lvl w:ilvl="5" w:tplc="285E19A6">
      <w:start w:val="1"/>
      <w:numFmt w:val="lowerRoman"/>
      <w:lvlText w:val="%6."/>
      <w:lvlJc w:val="right"/>
      <w:pPr>
        <w:ind w:left="4320" w:hanging="180"/>
      </w:pPr>
    </w:lvl>
    <w:lvl w:ilvl="6" w:tplc="4F9222F8">
      <w:start w:val="1"/>
      <w:numFmt w:val="decimal"/>
      <w:lvlText w:val="%7."/>
      <w:lvlJc w:val="left"/>
      <w:pPr>
        <w:ind w:left="5040" w:hanging="360"/>
      </w:pPr>
    </w:lvl>
    <w:lvl w:ilvl="7" w:tplc="DF30D140">
      <w:start w:val="1"/>
      <w:numFmt w:val="lowerLetter"/>
      <w:lvlText w:val="%8."/>
      <w:lvlJc w:val="left"/>
      <w:pPr>
        <w:ind w:left="5760" w:hanging="360"/>
      </w:pPr>
    </w:lvl>
    <w:lvl w:ilvl="8" w:tplc="0458E690">
      <w:start w:val="1"/>
      <w:numFmt w:val="lowerRoman"/>
      <w:lvlText w:val="%9."/>
      <w:lvlJc w:val="right"/>
      <w:pPr>
        <w:ind w:left="6480" w:hanging="180"/>
      </w:pPr>
    </w:lvl>
  </w:abstractNum>
  <w:num w:numId="1" w16cid:durableId="1193110970">
    <w:abstractNumId w:val="5"/>
  </w:num>
  <w:num w:numId="2" w16cid:durableId="541555236">
    <w:abstractNumId w:val="15"/>
  </w:num>
  <w:num w:numId="3" w16cid:durableId="2084259814">
    <w:abstractNumId w:val="4"/>
  </w:num>
  <w:num w:numId="4" w16cid:durableId="23941574">
    <w:abstractNumId w:val="7"/>
  </w:num>
  <w:num w:numId="5" w16cid:durableId="1566530524">
    <w:abstractNumId w:val="37"/>
  </w:num>
  <w:num w:numId="6" w16cid:durableId="1299415012">
    <w:abstractNumId w:val="8"/>
  </w:num>
  <w:num w:numId="7" w16cid:durableId="1981112114">
    <w:abstractNumId w:val="21"/>
  </w:num>
  <w:num w:numId="8" w16cid:durableId="2075657197">
    <w:abstractNumId w:val="16"/>
  </w:num>
  <w:num w:numId="9" w16cid:durableId="1609242245">
    <w:abstractNumId w:val="11"/>
  </w:num>
  <w:num w:numId="10" w16cid:durableId="25566768">
    <w:abstractNumId w:val="22"/>
  </w:num>
  <w:num w:numId="11" w16cid:durableId="1436827664">
    <w:abstractNumId w:val="29"/>
  </w:num>
  <w:num w:numId="12" w16cid:durableId="1820151659">
    <w:abstractNumId w:val="39"/>
  </w:num>
  <w:num w:numId="13" w16cid:durableId="480660724">
    <w:abstractNumId w:val="32"/>
  </w:num>
  <w:num w:numId="14" w16cid:durableId="1556039894">
    <w:abstractNumId w:val="23"/>
  </w:num>
  <w:num w:numId="15" w16cid:durableId="1944417667">
    <w:abstractNumId w:val="2"/>
  </w:num>
  <w:num w:numId="16" w16cid:durableId="1983802796">
    <w:abstractNumId w:val="10"/>
  </w:num>
  <w:num w:numId="17" w16cid:durableId="290215206">
    <w:abstractNumId w:val="13"/>
  </w:num>
  <w:num w:numId="18" w16cid:durableId="1544563092">
    <w:abstractNumId w:val="1"/>
  </w:num>
  <w:num w:numId="19" w16cid:durableId="1540050627">
    <w:abstractNumId w:val="25"/>
  </w:num>
  <w:num w:numId="20" w16cid:durableId="1238783001">
    <w:abstractNumId w:val="26"/>
  </w:num>
  <w:num w:numId="21" w16cid:durableId="1093940401">
    <w:abstractNumId w:val="6"/>
  </w:num>
  <w:num w:numId="22" w16cid:durableId="1386219004">
    <w:abstractNumId w:val="20"/>
  </w:num>
  <w:num w:numId="23" w16cid:durableId="397754377">
    <w:abstractNumId w:val="3"/>
  </w:num>
  <w:num w:numId="24" w16cid:durableId="771242424">
    <w:abstractNumId w:val="18"/>
  </w:num>
  <w:num w:numId="25" w16cid:durableId="936448680">
    <w:abstractNumId w:val="40"/>
  </w:num>
  <w:num w:numId="26" w16cid:durableId="538779626">
    <w:abstractNumId w:val="27"/>
  </w:num>
  <w:num w:numId="27" w16cid:durableId="1372653542">
    <w:abstractNumId w:val="17"/>
  </w:num>
  <w:num w:numId="28" w16cid:durableId="582841380">
    <w:abstractNumId w:val="28"/>
  </w:num>
  <w:num w:numId="29" w16cid:durableId="1663241761">
    <w:abstractNumId w:val="12"/>
  </w:num>
  <w:num w:numId="30" w16cid:durableId="116879059">
    <w:abstractNumId w:val="30"/>
  </w:num>
  <w:num w:numId="31" w16cid:durableId="304432283">
    <w:abstractNumId w:val="14"/>
  </w:num>
  <w:num w:numId="32" w16cid:durableId="1334143642">
    <w:abstractNumId w:val="34"/>
  </w:num>
  <w:num w:numId="33" w16cid:durableId="1497109556">
    <w:abstractNumId w:val="19"/>
  </w:num>
  <w:num w:numId="34" w16cid:durableId="432214359">
    <w:abstractNumId w:val="33"/>
  </w:num>
  <w:num w:numId="35" w16cid:durableId="1328287413">
    <w:abstractNumId w:val="36"/>
  </w:num>
  <w:num w:numId="36" w16cid:durableId="210265293">
    <w:abstractNumId w:val="24"/>
  </w:num>
  <w:num w:numId="37" w16cid:durableId="1658605916">
    <w:abstractNumId w:val="35"/>
  </w:num>
  <w:num w:numId="38" w16cid:durableId="180246007">
    <w:abstractNumId w:val="9"/>
  </w:num>
  <w:num w:numId="39" w16cid:durableId="565262284">
    <w:abstractNumId w:val="38"/>
  </w:num>
  <w:num w:numId="40" w16cid:durableId="19056767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59716317">
    <w:abstractNumId w:val="31"/>
  </w:num>
  <w:num w:numId="42" w16cid:durableId="2101097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25509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6176438">
    <w:abstractNumId w:val="0"/>
  </w:num>
  <w:num w:numId="45" w16cid:durableId="20169565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83567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59742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53623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990686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4A9"/>
    <w:rsid w:val="00000993"/>
    <w:rsid w:val="00000C7C"/>
    <w:rsid w:val="00000E2C"/>
    <w:rsid w:val="00000FB2"/>
    <w:rsid w:val="0000106E"/>
    <w:rsid w:val="0000139F"/>
    <w:rsid w:val="0000166E"/>
    <w:rsid w:val="000016A1"/>
    <w:rsid w:val="00001EB0"/>
    <w:rsid w:val="00001EE4"/>
    <w:rsid w:val="00001FBF"/>
    <w:rsid w:val="00002357"/>
    <w:rsid w:val="000024F5"/>
    <w:rsid w:val="00002BAD"/>
    <w:rsid w:val="00002F36"/>
    <w:rsid w:val="00003AB8"/>
    <w:rsid w:val="00003CDF"/>
    <w:rsid w:val="00003FD5"/>
    <w:rsid w:val="0000460C"/>
    <w:rsid w:val="000046DC"/>
    <w:rsid w:val="00004947"/>
    <w:rsid w:val="00004A92"/>
    <w:rsid w:val="00004ED7"/>
    <w:rsid w:val="00004EFD"/>
    <w:rsid w:val="00005261"/>
    <w:rsid w:val="0000540C"/>
    <w:rsid w:val="00005895"/>
    <w:rsid w:val="000059D3"/>
    <w:rsid w:val="00005D43"/>
    <w:rsid w:val="00006825"/>
    <w:rsid w:val="000069D3"/>
    <w:rsid w:val="00007144"/>
    <w:rsid w:val="00007154"/>
    <w:rsid w:val="000075C6"/>
    <w:rsid w:val="000075FA"/>
    <w:rsid w:val="000079D0"/>
    <w:rsid w:val="00007BCA"/>
    <w:rsid w:val="00007C34"/>
    <w:rsid w:val="00010169"/>
    <w:rsid w:val="000103C9"/>
    <w:rsid w:val="00010530"/>
    <w:rsid w:val="000106C5"/>
    <w:rsid w:val="0001111D"/>
    <w:rsid w:val="00011365"/>
    <w:rsid w:val="000119D6"/>
    <w:rsid w:val="00011AF7"/>
    <w:rsid w:val="00011B14"/>
    <w:rsid w:val="00011FA8"/>
    <w:rsid w:val="0001228A"/>
    <w:rsid w:val="000123B7"/>
    <w:rsid w:val="000125F4"/>
    <w:rsid w:val="000127AF"/>
    <w:rsid w:val="00012A19"/>
    <w:rsid w:val="00012D5F"/>
    <w:rsid w:val="000130E5"/>
    <w:rsid w:val="0001374A"/>
    <w:rsid w:val="000137B5"/>
    <w:rsid w:val="00013972"/>
    <w:rsid w:val="00013B96"/>
    <w:rsid w:val="00013D1A"/>
    <w:rsid w:val="00014A53"/>
    <w:rsid w:val="00015083"/>
    <w:rsid w:val="000151B4"/>
    <w:rsid w:val="00015728"/>
    <w:rsid w:val="00015981"/>
    <w:rsid w:val="00016423"/>
    <w:rsid w:val="0001659F"/>
    <w:rsid w:val="0001676A"/>
    <w:rsid w:val="0001679F"/>
    <w:rsid w:val="00016B2B"/>
    <w:rsid w:val="00016EF5"/>
    <w:rsid w:val="00017006"/>
    <w:rsid w:val="00017506"/>
    <w:rsid w:val="00017508"/>
    <w:rsid w:val="0001752D"/>
    <w:rsid w:val="000177F7"/>
    <w:rsid w:val="0002010F"/>
    <w:rsid w:val="000201AB"/>
    <w:rsid w:val="00020455"/>
    <w:rsid w:val="00020479"/>
    <w:rsid w:val="00020640"/>
    <w:rsid w:val="00020C0C"/>
    <w:rsid w:val="000212CB"/>
    <w:rsid w:val="00021970"/>
    <w:rsid w:val="000219F7"/>
    <w:rsid w:val="00021DB6"/>
    <w:rsid w:val="00022491"/>
    <w:rsid w:val="00022B1B"/>
    <w:rsid w:val="00022E34"/>
    <w:rsid w:val="0002400F"/>
    <w:rsid w:val="0002403B"/>
    <w:rsid w:val="00024A02"/>
    <w:rsid w:val="00024ADC"/>
    <w:rsid w:val="00024F19"/>
    <w:rsid w:val="0002515A"/>
    <w:rsid w:val="00025248"/>
    <w:rsid w:val="00025637"/>
    <w:rsid w:val="00025680"/>
    <w:rsid w:val="000258E8"/>
    <w:rsid w:val="00025A61"/>
    <w:rsid w:val="00025E9F"/>
    <w:rsid w:val="00026364"/>
    <w:rsid w:val="000266F6"/>
    <w:rsid w:val="0002688E"/>
    <w:rsid w:val="00026925"/>
    <w:rsid w:val="00027B1D"/>
    <w:rsid w:val="00027CBF"/>
    <w:rsid w:val="0003040F"/>
    <w:rsid w:val="0003048F"/>
    <w:rsid w:val="000304AD"/>
    <w:rsid w:val="00031175"/>
    <w:rsid w:val="000311ED"/>
    <w:rsid w:val="00031204"/>
    <w:rsid w:val="00031289"/>
    <w:rsid w:val="00031EF7"/>
    <w:rsid w:val="00031F89"/>
    <w:rsid w:val="000328BA"/>
    <w:rsid w:val="00032A57"/>
    <w:rsid w:val="00032D54"/>
    <w:rsid w:val="00032FD6"/>
    <w:rsid w:val="00033425"/>
    <w:rsid w:val="00033431"/>
    <w:rsid w:val="0003378E"/>
    <w:rsid w:val="00034053"/>
    <w:rsid w:val="00034587"/>
    <w:rsid w:val="0003490A"/>
    <w:rsid w:val="00034AF2"/>
    <w:rsid w:val="00034B83"/>
    <w:rsid w:val="00034C2F"/>
    <w:rsid w:val="00034FFE"/>
    <w:rsid w:val="00035979"/>
    <w:rsid w:val="00035A8C"/>
    <w:rsid w:val="00035AB9"/>
    <w:rsid w:val="000362A5"/>
    <w:rsid w:val="000363F8"/>
    <w:rsid w:val="00036CBF"/>
    <w:rsid w:val="00036E73"/>
    <w:rsid w:val="00036EB8"/>
    <w:rsid w:val="0003708B"/>
    <w:rsid w:val="0003732D"/>
    <w:rsid w:val="000373C7"/>
    <w:rsid w:val="00037A40"/>
    <w:rsid w:val="00037B32"/>
    <w:rsid w:val="00037E35"/>
    <w:rsid w:val="00040094"/>
    <w:rsid w:val="00040B26"/>
    <w:rsid w:val="00040EDE"/>
    <w:rsid w:val="00041227"/>
    <w:rsid w:val="0004164D"/>
    <w:rsid w:val="00041702"/>
    <w:rsid w:val="00041A4D"/>
    <w:rsid w:val="00041C17"/>
    <w:rsid w:val="00042511"/>
    <w:rsid w:val="000428EF"/>
    <w:rsid w:val="00042D4E"/>
    <w:rsid w:val="00042E2C"/>
    <w:rsid w:val="00043145"/>
    <w:rsid w:val="0004331B"/>
    <w:rsid w:val="000437E0"/>
    <w:rsid w:val="000438C1"/>
    <w:rsid w:val="00043D73"/>
    <w:rsid w:val="00043E7B"/>
    <w:rsid w:val="000442F4"/>
    <w:rsid w:val="000445C0"/>
    <w:rsid w:val="000446E1"/>
    <w:rsid w:val="0004572D"/>
    <w:rsid w:val="0004595D"/>
    <w:rsid w:val="00045A9B"/>
    <w:rsid w:val="00045C1D"/>
    <w:rsid w:val="000461B2"/>
    <w:rsid w:val="00046256"/>
    <w:rsid w:val="000463A3"/>
    <w:rsid w:val="000465C2"/>
    <w:rsid w:val="000466C2"/>
    <w:rsid w:val="000467B9"/>
    <w:rsid w:val="00046BA2"/>
    <w:rsid w:val="00046CD8"/>
    <w:rsid w:val="00046E2B"/>
    <w:rsid w:val="00047287"/>
    <w:rsid w:val="00047598"/>
    <w:rsid w:val="00047A87"/>
    <w:rsid w:val="00047E66"/>
    <w:rsid w:val="00050291"/>
    <w:rsid w:val="00050BB9"/>
    <w:rsid w:val="00050C2C"/>
    <w:rsid w:val="00050D51"/>
    <w:rsid w:val="0005114A"/>
    <w:rsid w:val="00051BC7"/>
    <w:rsid w:val="00051EF7"/>
    <w:rsid w:val="00052119"/>
    <w:rsid w:val="000524F2"/>
    <w:rsid w:val="00052641"/>
    <w:rsid w:val="00052A2B"/>
    <w:rsid w:val="00052A76"/>
    <w:rsid w:val="00052B41"/>
    <w:rsid w:val="00052C31"/>
    <w:rsid w:val="0005303D"/>
    <w:rsid w:val="0005309D"/>
    <w:rsid w:val="00053266"/>
    <w:rsid w:val="00053291"/>
    <w:rsid w:val="00053316"/>
    <w:rsid w:val="000533EB"/>
    <w:rsid w:val="000534FF"/>
    <w:rsid w:val="00053A54"/>
    <w:rsid w:val="00053C49"/>
    <w:rsid w:val="00054536"/>
    <w:rsid w:val="00056390"/>
    <w:rsid w:val="00056399"/>
    <w:rsid w:val="00056481"/>
    <w:rsid w:val="0005686D"/>
    <w:rsid w:val="00056E2A"/>
    <w:rsid w:val="00056EC4"/>
    <w:rsid w:val="00056F1C"/>
    <w:rsid w:val="00057690"/>
    <w:rsid w:val="000577D1"/>
    <w:rsid w:val="00057AB0"/>
    <w:rsid w:val="00057BB4"/>
    <w:rsid w:val="00060201"/>
    <w:rsid w:val="00060589"/>
    <w:rsid w:val="000605E0"/>
    <w:rsid w:val="0006066C"/>
    <w:rsid w:val="00060A47"/>
    <w:rsid w:val="00060CB3"/>
    <w:rsid w:val="0006112B"/>
    <w:rsid w:val="000613CC"/>
    <w:rsid w:val="00061637"/>
    <w:rsid w:val="00061D37"/>
    <w:rsid w:val="00061F1F"/>
    <w:rsid w:val="000620C7"/>
    <w:rsid w:val="000625C9"/>
    <w:rsid w:val="00062AF9"/>
    <w:rsid w:val="00062DBE"/>
    <w:rsid w:val="0006326A"/>
    <w:rsid w:val="000635C2"/>
    <w:rsid w:val="00063700"/>
    <w:rsid w:val="00063856"/>
    <w:rsid w:val="00063AC5"/>
    <w:rsid w:val="00063F0B"/>
    <w:rsid w:val="0006472E"/>
    <w:rsid w:val="0006551C"/>
    <w:rsid w:val="000655F1"/>
    <w:rsid w:val="0006590B"/>
    <w:rsid w:val="000659E7"/>
    <w:rsid w:val="00065A62"/>
    <w:rsid w:val="00065C79"/>
    <w:rsid w:val="0006618C"/>
    <w:rsid w:val="00066289"/>
    <w:rsid w:val="000662E4"/>
    <w:rsid w:val="00066711"/>
    <w:rsid w:val="00067381"/>
    <w:rsid w:val="0006753A"/>
    <w:rsid w:val="0006759E"/>
    <w:rsid w:val="0006774F"/>
    <w:rsid w:val="00067758"/>
    <w:rsid w:val="00067CEB"/>
    <w:rsid w:val="00067D80"/>
    <w:rsid w:val="00070236"/>
    <w:rsid w:val="00070499"/>
    <w:rsid w:val="000707E6"/>
    <w:rsid w:val="00070E07"/>
    <w:rsid w:val="00071B5D"/>
    <w:rsid w:val="00071D0D"/>
    <w:rsid w:val="00071F8F"/>
    <w:rsid w:val="00072198"/>
    <w:rsid w:val="0007256A"/>
    <w:rsid w:val="0007275A"/>
    <w:rsid w:val="00072A0E"/>
    <w:rsid w:val="00072A25"/>
    <w:rsid w:val="00072B5F"/>
    <w:rsid w:val="00073334"/>
    <w:rsid w:val="0007337A"/>
    <w:rsid w:val="0007372A"/>
    <w:rsid w:val="000737F4"/>
    <w:rsid w:val="00073CA8"/>
    <w:rsid w:val="00073F31"/>
    <w:rsid w:val="00074027"/>
    <w:rsid w:val="0007411C"/>
    <w:rsid w:val="0007428D"/>
    <w:rsid w:val="00074406"/>
    <w:rsid w:val="0007455A"/>
    <w:rsid w:val="00074659"/>
    <w:rsid w:val="00074AA2"/>
    <w:rsid w:val="00074D58"/>
    <w:rsid w:val="00075243"/>
    <w:rsid w:val="0007533F"/>
    <w:rsid w:val="0007570D"/>
    <w:rsid w:val="000759CF"/>
    <w:rsid w:val="0007644C"/>
    <w:rsid w:val="00076A40"/>
    <w:rsid w:val="00076BF6"/>
    <w:rsid w:val="00076EEA"/>
    <w:rsid w:val="000770AA"/>
    <w:rsid w:val="000774A3"/>
    <w:rsid w:val="000776ED"/>
    <w:rsid w:val="000778B1"/>
    <w:rsid w:val="00077F33"/>
    <w:rsid w:val="000801FD"/>
    <w:rsid w:val="000803F3"/>
    <w:rsid w:val="0008056C"/>
    <w:rsid w:val="00081772"/>
    <w:rsid w:val="000819C7"/>
    <w:rsid w:val="00082050"/>
    <w:rsid w:val="00082308"/>
    <w:rsid w:val="000824A2"/>
    <w:rsid w:val="00082571"/>
    <w:rsid w:val="00082958"/>
    <w:rsid w:val="00082A03"/>
    <w:rsid w:val="00082FFA"/>
    <w:rsid w:val="00083256"/>
    <w:rsid w:val="00083549"/>
    <w:rsid w:val="0008371E"/>
    <w:rsid w:val="000840A0"/>
    <w:rsid w:val="0008413D"/>
    <w:rsid w:val="00084447"/>
    <w:rsid w:val="000846ED"/>
    <w:rsid w:val="000847F1"/>
    <w:rsid w:val="0008488E"/>
    <w:rsid w:val="00084967"/>
    <w:rsid w:val="000849BB"/>
    <w:rsid w:val="00085E3E"/>
    <w:rsid w:val="00086E6A"/>
    <w:rsid w:val="000871B7"/>
    <w:rsid w:val="000879DD"/>
    <w:rsid w:val="00087BCA"/>
    <w:rsid w:val="00087C5C"/>
    <w:rsid w:val="00090666"/>
    <w:rsid w:val="000906E8"/>
    <w:rsid w:val="00090B3F"/>
    <w:rsid w:val="0009134E"/>
    <w:rsid w:val="00091554"/>
    <w:rsid w:val="000917F3"/>
    <w:rsid w:val="00091815"/>
    <w:rsid w:val="00091B35"/>
    <w:rsid w:val="00091C4E"/>
    <w:rsid w:val="000926C6"/>
    <w:rsid w:val="0009278C"/>
    <w:rsid w:val="0009298D"/>
    <w:rsid w:val="000929E7"/>
    <w:rsid w:val="00092AE1"/>
    <w:rsid w:val="00092E29"/>
    <w:rsid w:val="000935AD"/>
    <w:rsid w:val="00093714"/>
    <w:rsid w:val="00093A1C"/>
    <w:rsid w:val="00093A4F"/>
    <w:rsid w:val="00093D0D"/>
    <w:rsid w:val="00093FC9"/>
    <w:rsid w:val="0009422C"/>
    <w:rsid w:val="0009444C"/>
    <w:rsid w:val="00094809"/>
    <w:rsid w:val="000948D4"/>
    <w:rsid w:val="00094ADF"/>
    <w:rsid w:val="00094CFD"/>
    <w:rsid w:val="000954DF"/>
    <w:rsid w:val="000955D6"/>
    <w:rsid w:val="000956BC"/>
    <w:rsid w:val="000958A4"/>
    <w:rsid w:val="00095F83"/>
    <w:rsid w:val="0009608F"/>
    <w:rsid w:val="00096662"/>
    <w:rsid w:val="00096D38"/>
    <w:rsid w:val="00097056"/>
    <w:rsid w:val="000972BC"/>
    <w:rsid w:val="000975C8"/>
    <w:rsid w:val="00097F33"/>
    <w:rsid w:val="000A02A0"/>
    <w:rsid w:val="000A030A"/>
    <w:rsid w:val="000A05A4"/>
    <w:rsid w:val="000A07F2"/>
    <w:rsid w:val="000A0D2C"/>
    <w:rsid w:val="000A1629"/>
    <w:rsid w:val="000A1A39"/>
    <w:rsid w:val="000A2609"/>
    <w:rsid w:val="000A2991"/>
    <w:rsid w:val="000A2AD6"/>
    <w:rsid w:val="000A2F0C"/>
    <w:rsid w:val="000A2F49"/>
    <w:rsid w:val="000A35A6"/>
    <w:rsid w:val="000A3E98"/>
    <w:rsid w:val="000A3EEB"/>
    <w:rsid w:val="000A406B"/>
    <w:rsid w:val="000A4332"/>
    <w:rsid w:val="000A44D2"/>
    <w:rsid w:val="000A4BD6"/>
    <w:rsid w:val="000A5015"/>
    <w:rsid w:val="000A51D9"/>
    <w:rsid w:val="000A567B"/>
    <w:rsid w:val="000A579A"/>
    <w:rsid w:val="000A5A7F"/>
    <w:rsid w:val="000A5B47"/>
    <w:rsid w:val="000A6337"/>
    <w:rsid w:val="000A6A40"/>
    <w:rsid w:val="000A6BEA"/>
    <w:rsid w:val="000A6D3D"/>
    <w:rsid w:val="000A7089"/>
    <w:rsid w:val="000A77E1"/>
    <w:rsid w:val="000A78C5"/>
    <w:rsid w:val="000B0272"/>
    <w:rsid w:val="000B0355"/>
    <w:rsid w:val="000B0380"/>
    <w:rsid w:val="000B061B"/>
    <w:rsid w:val="000B092D"/>
    <w:rsid w:val="000B0CA1"/>
    <w:rsid w:val="000B0E9A"/>
    <w:rsid w:val="000B1061"/>
    <w:rsid w:val="000B1499"/>
    <w:rsid w:val="000B1F01"/>
    <w:rsid w:val="000B266D"/>
    <w:rsid w:val="000B2F8A"/>
    <w:rsid w:val="000B316A"/>
    <w:rsid w:val="000B360A"/>
    <w:rsid w:val="000B36D3"/>
    <w:rsid w:val="000B395B"/>
    <w:rsid w:val="000B3BCE"/>
    <w:rsid w:val="000B3C98"/>
    <w:rsid w:val="000B3D68"/>
    <w:rsid w:val="000B4484"/>
    <w:rsid w:val="000B47FE"/>
    <w:rsid w:val="000B499D"/>
    <w:rsid w:val="000B49CE"/>
    <w:rsid w:val="000B4A72"/>
    <w:rsid w:val="000B4ECF"/>
    <w:rsid w:val="000B5424"/>
    <w:rsid w:val="000B58BD"/>
    <w:rsid w:val="000B593F"/>
    <w:rsid w:val="000B5942"/>
    <w:rsid w:val="000B5A1C"/>
    <w:rsid w:val="000B5BF1"/>
    <w:rsid w:val="000B6338"/>
    <w:rsid w:val="000B6A66"/>
    <w:rsid w:val="000B6B9D"/>
    <w:rsid w:val="000B6C80"/>
    <w:rsid w:val="000B720B"/>
    <w:rsid w:val="000B76E9"/>
    <w:rsid w:val="000B7D3A"/>
    <w:rsid w:val="000C01CF"/>
    <w:rsid w:val="000C0E37"/>
    <w:rsid w:val="000C0FF7"/>
    <w:rsid w:val="000C1567"/>
    <w:rsid w:val="000C1DEE"/>
    <w:rsid w:val="000C201F"/>
    <w:rsid w:val="000C2168"/>
    <w:rsid w:val="000C22BB"/>
    <w:rsid w:val="000C28E6"/>
    <w:rsid w:val="000C29EA"/>
    <w:rsid w:val="000C3069"/>
    <w:rsid w:val="000C350A"/>
    <w:rsid w:val="000C371D"/>
    <w:rsid w:val="000C3A12"/>
    <w:rsid w:val="000C4013"/>
    <w:rsid w:val="000C4BBC"/>
    <w:rsid w:val="000C4C0F"/>
    <w:rsid w:val="000C4D18"/>
    <w:rsid w:val="000C5058"/>
    <w:rsid w:val="000C528D"/>
    <w:rsid w:val="000C53AC"/>
    <w:rsid w:val="000C617F"/>
    <w:rsid w:val="000C6238"/>
    <w:rsid w:val="000C64BB"/>
    <w:rsid w:val="000C668F"/>
    <w:rsid w:val="000C71B7"/>
    <w:rsid w:val="000C731A"/>
    <w:rsid w:val="000C73A7"/>
    <w:rsid w:val="000C73AC"/>
    <w:rsid w:val="000C73EB"/>
    <w:rsid w:val="000C748F"/>
    <w:rsid w:val="000C762A"/>
    <w:rsid w:val="000C786A"/>
    <w:rsid w:val="000C7A4D"/>
    <w:rsid w:val="000C7C8A"/>
    <w:rsid w:val="000C7FC6"/>
    <w:rsid w:val="000D055B"/>
    <w:rsid w:val="000D08FF"/>
    <w:rsid w:val="000D0CC1"/>
    <w:rsid w:val="000D174A"/>
    <w:rsid w:val="000D24BC"/>
    <w:rsid w:val="000D26DF"/>
    <w:rsid w:val="000D2942"/>
    <w:rsid w:val="000D2CD0"/>
    <w:rsid w:val="000D2E6B"/>
    <w:rsid w:val="000D3C1B"/>
    <w:rsid w:val="000D3CD8"/>
    <w:rsid w:val="000D3E61"/>
    <w:rsid w:val="000D41A4"/>
    <w:rsid w:val="000D45A7"/>
    <w:rsid w:val="000D48C9"/>
    <w:rsid w:val="000D4926"/>
    <w:rsid w:val="000D4B67"/>
    <w:rsid w:val="000D51C0"/>
    <w:rsid w:val="000D537C"/>
    <w:rsid w:val="000D56CE"/>
    <w:rsid w:val="000D5919"/>
    <w:rsid w:val="000D5E2F"/>
    <w:rsid w:val="000D5E36"/>
    <w:rsid w:val="000D5EDF"/>
    <w:rsid w:val="000D5F1C"/>
    <w:rsid w:val="000D6A9C"/>
    <w:rsid w:val="000D6CEE"/>
    <w:rsid w:val="000D7224"/>
    <w:rsid w:val="000D7454"/>
    <w:rsid w:val="000D7555"/>
    <w:rsid w:val="000D77B4"/>
    <w:rsid w:val="000D77F5"/>
    <w:rsid w:val="000D7A29"/>
    <w:rsid w:val="000D7DE2"/>
    <w:rsid w:val="000D7F84"/>
    <w:rsid w:val="000E023B"/>
    <w:rsid w:val="000E03DC"/>
    <w:rsid w:val="000E092D"/>
    <w:rsid w:val="000E09E0"/>
    <w:rsid w:val="000E0AF4"/>
    <w:rsid w:val="000E0CF3"/>
    <w:rsid w:val="000E0EF0"/>
    <w:rsid w:val="000E0FEF"/>
    <w:rsid w:val="000E12DC"/>
    <w:rsid w:val="000E20DC"/>
    <w:rsid w:val="000E2517"/>
    <w:rsid w:val="000E2864"/>
    <w:rsid w:val="000E2A3D"/>
    <w:rsid w:val="000E2D65"/>
    <w:rsid w:val="000E2F9F"/>
    <w:rsid w:val="000E3336"/>
    <w:rsid w:val="000E3A24"/>
    <w:rsid w:val="000E3C3F"/>
    <w:rsid w:val="000E3CBD"/>
    <w:rsid w:val="000E3F87"/>
    <w:rsid w:val="000E4008"/>
    <w:rsid w:val="000E423B"/>
    <w:rsid w:val="000E4644"/>
    <w:rsid w:val="000E4673"/>
    <w:rsid w:val="000E479E"/>
    <w:rsid w:val="000E47B7"/>
    <w:rsid w:val="000E492E"/>
    <w:rsid w:val="000E4BC2"/>
    <w:rsid w:val="000E51AF"/>
    <w:rsid w:val="000E522D"/>
    <w:rsid w:val="000E5402"/>
    <w:rsid w:val="000E6687"/>
    <w:rsid w:val="000E6ACF"/>
    <w:rsid w:val="000E6BC9"/>
    <w:rsid w:val="000E6D6D"/>
    <w:rsid w:val="000E6F49"/>
    <w:rsid w:val="000E713D"/>
    <w:rsid w:val="000E7486"/>
    <w:rsid w:val="000E7C4D"/>
    <w:rsid w:val="000E7D77"/>
    <w:rsid w:val="000F03EE"/>
    <w:rsid w:val="000F046D"/>
    <w:rsid w:val="000F0A08"/>
    <w:rsid w:val="000F0ED1"/>
    <w:rsid w:val="000F125E"/>
    <w:rsid w:val="000F1A1B"/>
    <w:rsid w:val="000F1A8D"/>
    <w:rsid w:val="000F1CE9"/>
    <w:rsid w:val="000F2041"/>
    <w:rsid w:val="000F28E4"/>
    <w:rsid w:val="000F2FF4"/>
    <w:rsid w:val="000F3892"/>
    <w:rsid w:val="000F39A0"/>
    <w:rsid w:val="000F3F18"/>
    <w:rsid w:val="000F4BBB"/>
    <w:rsid w:val="000F4F3E"/>
    <w:rsid w:val="000F50B0"/>
    <w:rsid w:val="000F513E"/>
    <w:rsid w:val="000F5645"/>
    <w:rsid w:val="000F5665"/>
    <w:rsid w:val="000F56C7"/>
    <w:rsid w:val="000F5ACA"/>
    <w:rsid w:val="000F5C19"/>
    <w:rsid w:val="000F5C44"/>
    <w:rsid w:val="000F5F47"/>
    <w:rsid w:val="000F61B9"/>
    <w:rsid w:val="000F64F8"/>
    <w:rsid w:val="000F65F5"/>
    <w:rsid w:val="000F6A72"/>
    <w:rsid w:val="000F6F85"/>
    <w:rsid w:val="000F7380"/>
    <w:rsid w:val="000F7701"/>
    <w:rsid w:val="000F7E2C"/>
    <w:rsid w:val="001002CF"/>
    <w:rsid w:val="001003DD"/>
    <w:rsid w:val="001003EF"/>
    <w:rsid w:val="001003F0"/>
    <w:rsid w:val="00100C26"/>
    <w:rsid w:val="00100CCF"/>
    <w:rsid w:val="00100DDA"/>
    <w:rsid w:val="00100F5E"/>
    <w:rsid w:val="001010E1"/>
    <w:rsid w:val="00101573"/>
    <w:rsid w:val="00101683"/>
    <w:rsid w:val="001018F8"/>
    <w:rsid w:val="00101977"/>
    <w:rsid w:val="00101D0E"/>
    <w:rsid w:val="001028F0"/>
    <w:rsid w:val="00102B7C"/>
    <w:rsid w:val="00102D51"/>
    <w:rsid w:val="00103E8F"/>
    <w:rsid w:val="0010425D"/>
    <w:rsid w:val="001045E1"/>
    <w:rsid w:val="00104BA4"/>
    <w:rsid w:val="00104EBA"/>
    <w:rsid w:val="0010512C"/>
    <w:rsid w:val="0010526A"/>
    <w:rsid w:val="00105699"/>
    <w:rsid w:val="001058EF"/>
    <w:rsid w:val="00105AC4"/>
    <w:rsid w:val="00106128"/>
    <w:rsid w:val="0010639F"/>
    <w:rsid w:val="001063CF"/>
    <w:rsid w:val="001064D6"/>
    <w:rsid w:val="00106528"/>
    <w:rsid w:val="00106697"/>
    <w:rsid w:val="00106CD3"/>
    <w:rsid w:val="00106DC5"/>
    <w:rsid w:val="00107760"/>
    <w:rsid w:val="0011002D"/>
    <w:rsid w:val="001100EA"/>
    <w:rsid w:val="001102D8"/>
    <w:rsid w:val="00110A00"/>
    <w:rsid w:val="00111635"/>
    <w:rsid w:val="0011187A"/>
    <w:rsid w:val="001118A3"/>
    <w:rsid w:val="00111CF8"/>
    <w:rsid w:val="001120B7"/>
    <w:rsid w:val="00112428"/>
    <w:rsid w:val="00112D89"/>
    <w:rsid w:val="00113281"/>
    <w:rsid w:val="001135F0"/>
    <w:rsid w:val="0011498E"/>
    <w:rsid w:val="00114B45"/>
    <w:rsid w:val="00114FA3"/>
    <w:rsid w:val="0011505F"/>
    <w:rsid w:val="0011514E"/>
    <w:rsid w:val="0011520C"/>
    <w:rsid w:val="001155EE"/>
    <w:rsid w:val="00116968"/>
    <w:rsid w:val="00116A0B"/>
    <w:rsid w:val="00116FB8"/>
    <w:rsid w:val="001170E7"/>
    <w:rsid w:val="00117400"/>
    <w:rsid w:val="001178B7"/>
    <w:rsid w:val="00117952"/>
    <w:rsid w:val="00117AAB"/>
    <w:rsid w:val="00117AFF"/>
    <w:rsid w:val="00117B07"/>
    <w:rsid w:val="00117DAE"/>
    <w:rsid w:val="00120755"/>
    <w:rsid w:val="00120E4B"/>
    <w:rsid w:val="00121081"/>
    <w:rsid w:val="00121212"/>
    <w:rsid w:val="00121293"/>
    <w:rsid w:val="001213DA"/>
    <w:rsid w:val="001215F0"/>
    <w:rsid w:val="00121690"/>
    <w:rsid w:val="00121A8B"/>
    <w:rsid w:val="00121FA2"/>
    <w:rsid w:val="001220CB"/>
    <w:rsid w:val="001221B2"/>
    <w:rsid w:val="001223EB"/>
    <w:rsid w:val="0012247C"/>
    <w:rsid w:val="0012303E"/>
    <w:rsid w:val="00123E32"/>
    <w:rsid w:val="00123E3A"/>
    <w:rsid w:val="001240D5"/>
    <w:rsid w:val="001243A4"/>
    <w:rsid w:val="001244D2"/>
    <w:rsid w:val="0012471E"/>
    <w:rsid w:val="0012494F"/>
    <w:rsid w:val="00124B7F"/>
    <w:rsid w:val="00124ECA"/>
    <w:rsid w:val="00124F55"/>
    <w:rsid w:val="001251C3"/>
    <w:rsid w:val="001259CE"/>
    <w:rsid w:val="00125C1D"/>
    <w:rsid w:val="00125C26"/>
    <w:rsid w:val="00126725"/>
    <w:rsid w:val="00126926"/>
    <w:rsid w:val="0012716F"/>
    <w:rsid w:val="001272D7"/>
    <w:rsid w:val="00127AD1"/>
    <w:rsid w:val="00127B1F"/>
    <w:rsid w:val="00127C51"/>
    <w:rsid w:val="00127E18"/>
    <w:rsid w:val="0013023C"/>
    <w:rsid w:val="00130384"/>
    <w:rsid w:val="00130527"/>
    <w:rsid w:val="00130898"/>
    <w:rsid w:val="001308C1"/>
    <w:rsid w:val="001308E9"/>
    <w:rsid w:val="001309D9"/>
    <w:rsid w:val="00130D2E"/>
    <w:rsid w:val="00130F07"/>
    <w:rsid w:val="00131396"/>
    <w:rsid w:val="00131633"/>
    <w:rsid w:val="00131A6B"/>
    <w:rsid w:val="00131C4A"/>
    <w:rsid w:val="00131DB4"/>
    <w:rsid w:val="00132C37"/>
    <w:rsid w:val="00132FC6"/>
    <w:rsid w:val="00133AC7"/>
    <w:rsid w:val="00134108"/>
    <w:rsid w:val="0013471F"/>
    <w:rsid w:val="00134B9F"/>
    <w:rsid w:val="00135062"/>
    <w:rsid w:val="0013557A"/>
    <w:rsid w:val="0013593A"/>
    <w:rsid w:val="001359D5"/>
    <w:rsid w:val="00135B6E"/>
    <w:rsid w:val="0013690B"/>
    <w:rsid w:val="00136A04"/>
    <w:rsid w:val="00137012"/>
    <w:rsid w:val="0013724A"/>
    <w:rsid w:val="00137272"/>
    <w:rsid w:val="00137D25"/>
    <w:rsid w:val="00137ECF"/>
    <w:rsid w:val="00137F03"/>
    <w:rsid w:val="00140407"/>
    <w:rsid w:val="0014079C"/>
    <w:rsid w:val="00140B91"/>
    <w:rsid w:val="001411E0"/>
    <w:rsid w:val="001413CD"/>
    <w:rsid w:val="001416A9"/>
    <w:rsid w:val="00141A82"/>
    <w:rsid w:val="00141BD8"/>
    <w:rsid w:val="00142295"/>
    <w:rsid w:val="0014229B"/>
    <w:rsid w:val="001424A9"/>
    <w:rsid w:val="00142626"/>
    <w:rsid w:val="00142B67"/>
    <w:rsid w:val="00142BF0"/>
    <w:rsid w:val="00142CB0"/>
    <w:rsid w:val="00142D17"/>
    <w:rsid w:val="00143A6E"/>
    <w:rsid w:val="00143CFD"/>
    <w:rsid w:val="001443ED"/>
    <w:rsid w:val="00144737"/>
    <w:rsid w:val="00144D6D"/>
    <w:rsid w:val="00145613"/>
    <w:rsid w:val="001459BE"/>
    <w:rsid w:val="00145A0B"/>
    <w:rsid w:val="00145DC3"/>
    <w:rsid w:val="001465D0"/>
    <w:rsid w:val="00146C65"/>
    <w:rsid w:val="001475D3"/>
    <w:rsid w:val="00147798"/>
    <w:rsid w:val="00147CDF"/>
    <w:rsid w:val="0015050B"/>
    <w:rsid w:val="00150545"/>
    <w:rsid w:val="001506AE"/>
    <w:rsid w:val="00150749"/>
    <w:rsid w:val="00150B65"/>
    <w:rsid w:val="001510C0"/>
    <w:rsid w:val="0015146F"/>
    <w:rsid w:val="001514EC"/>
    <w:rsid w:val="001515CC"/>
    <w:rsid w:val="00151AB4"/>
    <w:rsid w:val="001520F7"/>
    <w:rsid w:val="001525F9"/>
    <w:rsid w:val="0015262B"/>
    <w:rsid w:val="001527F4"/>
    <w:rsid w:val="00152873"/>
    <w:rsid w:val="00152A5E"/>
    <w:rsid w:val="00152B5A"/>
    <w:rsid w:val="001537A7"/>
    <w:rsid w:val="00153972"/>
    <w:rsid w:val="001539F5"/>
    <w:rsid w:val="00153C49"/>
    <w:rsid w:val="00153CEF"/>
    <w:rsid w:val="00153D1E"/>
    <w:rsid w:val="00153E0E"/>
    <w:rsid w:val="00153EA0"/>
    <w:rsid w:val="00154199"/>
    <w:rsid w:val="00154231"/>
    <w:rsid w:val="0015461B"/>
    <w:rsid w:val="0015465F"/>
    <w:rsid w:val="00154F60"/>
    <w:rsid w:val="001552BF"/>
    <w:rsid w:val="001554CB"/>
    <w:rsid w:val="001555CA"/>
    <w:rsid w:val="0015598F"/>
    <w:rsid w:val="00155A41"/>
    <w:rsid w:val="00155A5C"/>
    <w:rsid w:val="00155AE2"/>
    <w:rsid w:val="00155BD1"/>
    <w:rsid w:val="00155CBD"/>
    <w:rsid w:val="001565E4"/>
    <w:rsid w:val="00157327"/>
    <w:rsid w:val="00157A8C"/>
    <w:rsid w:val="00157BEB"/>
    <w:rsid w:val="00157EBA"/>
    <w:rsid w:val="001602AC"/>
    <w:rsid w:val="001607D7"/>
    <w:rsid w:val="0016157A"/>
    <w:rsid w:val="00161BEA"/>
    <w:rsid w:val="00161C49"/>
    <w:rsid w:val="00161F8D"/>
    <w:rsid w:val="001621BD"/>
    <w:rsid w:val="0016284C"/>
    <w:rsid w:val="00162C15"/>
    <w:rsid w:val="00162C31"/>
    <w:rsid w:val="00162D46"/>
    <w:rsid w:val="00162FE8"/>
    <w:rsid w:val="001630C9"/>
    <w:rsid w:val="0016310A"/>
    <w:rsid w:val="0016310B"/>
    <w:rsid w:val="0016373F"/>
    <w:rsid w:val="00163A3F"/>
    <w:rsid w:val="00163C67"/>
    <w:rsid w:val="00163CC4"/>
    <w:rsid w:val="001644EF"/>
    <w:rsid w:val="001649FB"/>
    <w:rsid w:val="00164EE0"/>
    <w:rsid w:val="00165324"/>
    <w:rsid w:val="00165BDA"/>
    <w:rsid w:val="00165D44"/>
    <w:rsid w:val="00165D80"/>
    <w:rsid w:val="00166088"/>
    <w:rsid w:val="0016635B"/>
    <w:rsid w:val="00166836"/>
    <w:rsid w:val="001668CD"/>
    <w:rsid w:val="0016693A"/>
    <w:rsid w:val="00166B3A"/>
    <w:rsid w:val="00166B74"/>
    <w:rsid w:val="00166C5C"/>
    <w:rsid w:val="001674A0"/>
    <w:rsid w:val="001674D2"/>
    <w:rsid w:val="00167507"/>
    <w:rsid w:val="001701F4"/>
    <w:rsid w:val="00170694"/>
    <w:rsid w:val="00170748"/>
    <w:rsid w:val="00170A6B"/>
    <w:rsid w:val="00170C2E"/>
    <w:rsid w:val="00171009"/>
    <w:rsid w:val="00171011"/>
    <w:rsid w:val="00171100"/>
    <w:rsid w:val="00171166"/>
    <w:rsid w:val="0017158F"/>
    <w:rsid w:val="0017187B"/>
    <w:rsid w:val="00171A36"/>
    <w:rsid w:val="00171D03"/>
    <w:rsid w:val="00172360"/>
    <w:rsid w:val="00172875"/>
    <w:rsid w:val="00172CAA"/>
    <w:rsid w:val="00172D13"/>
    <w:rsid w:val="00173083"/>
    <w:rsid w:val="0017337A"/>
    <w:rsid w:val="00173BBB"/>
    <w:rsid w:val="00173C30"/>
    <w:rsid w:val="00173F73"/>
    <w:rsid w:val="0017425B"/>
    <w:rsid w:val="0017453A"/>
    <w:rsid w:val="001745C6"/>
    <w:rsid w:val="00174EBF"/>
    <w:rsid w:val="00175546"/>
    <w:rsid w:val="001757ED"/>
    <w:rsid w:val="00175A45"/>
    <w:rsid w:val="00175DF7"/>
    <w:rsid w:val="00176074"/>
    <w:rsid w:val="00176FF5"/>
    <w:rsid w:val="001779EC"/>
    <w:rsid w:val="00177E27"/>
    <w:rsid w:val="001802E0"/>
    <w:rsid w:val="001809AE"/>
    <w:rsid w:val="00180B8A"/>
    <w:rsid w:val="00181276"/>
    <w:rsid w:val="00181F35"/>
    <w:rsid w:val="001822CD"/>
    <w:rsid w:val="0018283E"/>
    <w:rsid w:val="001828BB"/>
    <w:rsid w:val="0018290D"/>
    <w:rsid w:val="00182D68"/>
    <w:rsid w:val="00183091"/>
    <w:rsid w:val="001834CF"/>
    <w:rsid w:val="00183769"/>
    <w:rsid w:val="00183776"/>
    <w:rsid w:val="00183799"/>
    <w:rsid w:val="00184046"/>
    <w:rsid w:val="00184070"/>
    <w:rsid w:val="0018449D"/>
    <w:rsid w:val="001844AF"/>
    <w:rsid w:val="0018459E"/>
    <w:rsid w:val="0018485D"/>
    <w:rsid w:val="00184912"/>
    <w:rsid w:val="00184DC2"/>
    <w:rsid w:val="00184E17"/>
    <w:rsid w:val="001853F8"/>
    <w:rsid w:val="00185D68"/>
    <w:rsid w:val="00185E7A"/>
    <w:rsid w:val="00185EA0"/>
    <w:rsid w:val="00185F4E"/>
    <w:rsid w:val="00185FF9"/>
    <w:rsid w:val="0018607B"/>
    <w:rsid w:val="00186242"/>
    <w:rsid w:val="0018626B"/>
    <w:rsid w:val="0018676D"/>
    <w:rsid w:val="0018726E"/>
    <w:rsid w:val="00187489"/>
    <w:rsid w:val="00187D33"/>
    <w:rsid w:val="00190236"/>
    <w:rsid w:val="0019028B"/>
    <w:rsid w:val="00190943"/>
    <w:rsid w:val="00190A3F"/>
    <w:rsid w:val="00190AAD"/>
    <w:rsid w:val="00190D78"/>
    <w:rsid w:val="00190E58"/>
    <w:rsid w:val="00191ACB"/>
    <w:rsid w:val="00192174"/>
    <w:rsid w:val="0019251E"/>
    <w:rsid w:val="00192584"/>
    <w:rsid w:val="00192634"/>
    <w:rsid w:val="001927EF"/>
    <w:rsid w:val="00192A75"/>
    <w:rsid w:val="00192B4B"/>
    <w:rsid w:val="001939BC"/>
    <w:rsid w:val="00193A46"/>
    <w:rsid w:val="0019405E"/>
    <w:rsid w:val="0019406B"/>
    <w:rsid w:val="0019433A"/>
    <w:rsid w:val="0019458F"/>
    <w:rsid w:val="001960AB"/>
    <w:rsid w:val="0019613C"/>
    <w:rsid w:val="001966B2"/>
    <w:rsid w:val="00196BF2"/>
    <w:rsid w:val="00196D7B"/>
    <w:rsid w:val="00197098"/>
    <w:rsid w:val="00197358"/>
    <w:rsid w:val="001975B8"/>
    <w:rsid w:val="0019780D"/>
    <w:rsid w:val="001A0034"/>
    <w:rsid w:val="001A05BE"/>
    <w:rsid w:val="001A09F3"/>
    <w:rsid w:val="001A0A2E"/>
    <w:rsid w:val="001A0EAB"/>
    <w:rsid w:val="001A0FDD"/>
    <w:rsid w:val="001A1332"/>
    <w:rsid w:val="001A1620"/>
    <w:rsid w:val="001A1B10"/>
    <w:rsid w:val="001A1C0A"/>
    <w:rsid w:val="001A1CAE"/>
    <w:rsid w:val="001A1ECD"/>
    <w:rsid w:val="001A26CB"/>
    <w:rsid w:val="001A2786"/>
    <w:rsid w:val="001A2932"/>
    <w:rsid w:val="001A2A93"/>
    <w:rsid w:val="001A31D4"/>
    <w:rsid w:val="001A3559"/>
    <w:rsid w:val="001A3843"/>
    <w:rsid w:val="001A3ABE"/>
    <w:rsid w:val="001A3B26"/>
    <w:rsid w:val="001A3B6C"/>
    <w:rsid w:val="001A4057"/>
    <w:rsid w:val="001A4075"/>
    <w:rsid w:val="001A44E8"/>
    <w:rsid w:val="001A45AC"/>
    <w:rsid w:val="001A48B0"/>
    <w:rsid w:val="001A48E0"/>
    <w:rsid w:val="001A4FF1"/>
    <w:rsid w:val="001A50E8"/>
    <w:rsid w:val="001A531C"/>
    <w:rsid w:val="001A6013"/>
    <w:rsid w:val="001A649B"/>
    <w:rsid w:val="001A69CF"/>
    <w:rsid w:val="001A6D6C"/>
    <w:rsid w:val="001A6F31"/>
    <w:rsid w:val="001A75EE"/>
    <w:rsid w:val="001A7674"/>
    <w:rsid w:val="001A79AF"/>
    <w:rsid w:val="001A7CCE"/>
    <w:rsid w:val="001A7DF1"/>
    <w:rsid w:val="001B0150"/>
    <w:rsid w:val="001B01E1"/>
    <w:rsid w:val="001B0341"/>
    <w:rsid w:val="001B06CF"/>
    <w:rsid w:val="001B081E"/>
    <w:rsid w:val="001B095A"/>
    <w:rsid w:val="001B096C"/>
    <w:rsid w:val="001B0A90"/>
    <w:rsid w:val="001B12C8"/>
    <w:rsid w:val="001B1331"/>
    <w:rsid w:val="001B1596"/>
    <w:rsid w:val="001B1F2D"/>
    <w:rsid w:val="001B31F3"/>
    <w:rsid w:val="001B3769"/>
    <w:rsid w:val="001B3D07"/>
    <w:rsid w:val="001B3F47"/>
    <w:rsid w:val="001B4076"/>
    <w:rsid w:val="001B4658"/>
    <w:rsid w:val="001B476F"/>
    <w:rsid w:val="001B4880"/>
    <w:rsid w:val="001B4C9D"/>
    <w:rsid w:val="001B4CA7"/>
    <w:rsid w:val="001B5421"/>
    <w:rsid w:val="001B54D5"/>
    <w:rsid w:val="001B55CD"/>
    <w:rsid w:val="001B6575"/>
    <w:rsid w:val="001B68A1"/>
    <w:rsid w:val="001B6977"/>
    <w:rsid w:val="001B6E1C"/>
    <w:rsid w:val="001B7892"/>
    <w:rsid w:val="001C0025"/>
    <w:rsid w:val="001C00E9"/>
    <w:rsid w:val="001C05FD"/>
    <w:rsid w:val="001C0770"/>
    <w:rsid w:val="001C08C1"/>
    <w:rsid w:val="001C0C24"/>
    <w:rsid w:val="001C1063"/>
    <w:rsid w:val="001C10B5"/>
    <w:rsid w:val="001C1157"/>
    <w:rsid w:val="001C1162"/>
    <w:rsid w:val="001C15B3"/>
    <w:rsid w:val="001C1803"/>
    <w:rsid w:val="001C18B2"/>
    <w:rsid w:val="001C1A83"/>
    <w:rsid w:val="001C1B12"/>
    <w:rsid w:val="001C1DED"/>
    <w:rsid w:val="001C1F9D"/>
    <w:rsid w:val="001C2577"/>
    <w:rsid w:val="001C29F0"/>
    <w:rsid w:val="001C2E6B"/>
    <w:rsid w:val="001C3306"/>
    <w:rsid w:val="001C34C8"/>
    <w:rsid w:val="001C36F1"/>
    <w:rsid w:val="001C3B45"/>
    <w:rsid w:val="001C4C6A"/>
    <w:rsid w:val="001C4E0D"/>
    <w:rsid w:val="001C5091"/>
    <w:rsid w:val="001C50FE"/>
    <w:rsid w:val="001C51BF"/>
    <w:rsid w:val="001C56E5"/>
    <w:rsid w:val="001C5CA3"/>
    <w:rsid w:val="001C5EEA"/>
    <w:rsid w:val="001C669D"/>
    <w:rsid w:val="001C6804"/>
    <w:rsid w:val="001C68BA"/>
    <w:rsid w:val="001C6CC5"/>
    <w:rsid w:val="001C7204"/>
    <w:rsid w:val="001C733B"/>
    <w:rsid w:val="001C7388"/>
    <w:rsid w:val="001C79B9"/>
    <w:rsid w:val="001C7ECB"/>
    <w:rsid w:val="001D005E"/>
    <w:rsid w:val="001D15B7"/>
    <w:rsid w:val="001D16B1"/>
    <w:rsid w:val="001D16C6"/>
    <w:rsid w:val="001D1751"/>
    <w:rsid w:val="001D1983"/>
    <w:rsid w:val="001D1C95"/>
    <w:rsid w:val="001D207A"/>
    <w:rsid w:val="001D2178"/>
    <w:rsid w:val="001D21E6"/>
    <w:rsid w:val="001D2D03"/>
    <w:rsid w:val="001D3168"/>
    <w:rsid w:val="001D3486"/>
    <w:rsid w:val="001D3563"/>
    <w:rsid w:val="001D3A3A"/>
    <w:rsid w:val="001D3C18"/>
    <w:rsid w:val="001D3D4B"/>
    <w:rsid w:val="001D3E84"/>
    <w:rsid w:val="001D3F40"/>
    <w:rsid w:val="001D3F8A"/>
    <w:rsid w:val="001D4204"/>
    <w:rsid w:val="001D43A8"/>
    <w:rsid w:val="001D52EF"/>
    <w:rsid w:val="001D58F7"/>
    <w:rsid w:val="001D6560"/>
    <w:rsid w:val="001D6772"/>
    <w:rsid w:val="001D6D01"/>
    <w:rsid w:val="001D6FC4"/>
    <w:rsid w:val="001D707B"/>
    <w:rsid w:val="001D7116"/>
    <w:rsid w:val="001D7942"/>
    <w:rsid w:val="001D7DBB"/>
    <w:rsid w:val="001E0460"/>
    <w:rsid w:val="001E046A"/>
    <w:rsid w:val="001E0EB7"/>
    <w:rsid w:val="001E1C7E"/>
    <w:rsid w:val="001E27A7"/>
    <w:rsid w:val="001E2A86"/>
    <w:rsid w:val="001E2B21"/>
    <w:rsid w:val="001E2C3C"/>
    <w:rsid w:val="001E2CB7"/>
    <w:rsid w:val="001E2FE0"/>
    <w:rsid w:val="001E3460"/>
    <w:rsid w:val="001E3517"/>
    <w:rsid w:val="001E3D9D"/>
    <w:rsid w:val="001E401C"/>
    <w:rsid w:val="001E40E3"/>
    <w:rsid w:val="001E419A"/>
    <w:rsid w:val="001E4B31"/>
    <w:rsid w:val="001E4C5A"/>
    <w:rsid w:val="001E4EBF"/>
    <w:rsid w:val="001E51EF"/>
    <w:rsid w:val="001E5653"/>
    <w:rsid w:val="001E5A46"/>
    <w:rsid w:val="001E5FFB"/>
    <w:rsid w:val="001E60CE"/>
    <w:rsid w:val="001E6137"/>
    <w:rsid w:val="001E63E0"/>
    <w:rsid w:val="001E65E2"/>
    <w:rsid w:val="001E6ED5"/>
    <w:rsid w:val="001E7905"/>
    <w:rsid w:val="001E7CE9"/>
    <w:rsid w:val="001E7F90"/>
    <w:rsid w:val="001E7FA3"/>
    <w:rsid w:val="001F03F7"/>
    <w:rsid w:val="001F0694"/>
    <w:rsid w:val="001F0942"/>
    <w:rsid w:val="001F0EEB"/>
    <w:rsid w:val="001F132F"/>
    <w:rsid w:val="001F1482"/>
    <w:rsid w:val="001F1559"/>
    <w:rsid w:val="001F1770"/>
    <w:rsid w:val="001F1D34"/>
    <w:rsid w:val="001F1E79"/>
    <w:rsid w:val="001F1EBA"/>
    <w:rsid w:val="001F209D"/>
    <w:rsid w:val="001F2129"/>
    <w:rsid w:val="001F2181"/>
    <w:rsid w:val="001F3057"/>
    <w:rsid w:val="001F30E9"/>
    <w:rsid w:val="001F34C6"/>
    <w:rsid w:val="001F38B1"/>
    <w:rsid w:val="001F3D98"/>
    <w:rsid w:val="001F3DEB"/>
    <w:rsid w:val="001F422C"/>
    <w:rsid w:val="001F4F07"/>
    <w:rsid w:val="001F5139"/>
    <w:rsid w:val="001F5B81"/>
    <w:rsid w:val="001F5FB4"/>
    <w:rsid w:val="001F607B"/>
    <w:rsid w:val="001F634F"/>
    <w:rsid w:val="001F6666"/>
    <w:rsid w:val="001F6703"/>
    <w:rsid w:val="001F6CF0"/>
    <w:rsid w:val="00200069"/>
    <w:rsid w:val="00200318"/>
    <w:rsid w:val="002010B6"/>
    <w:rsid w:val="00201108"/>
    <w:rsid w:val="0020136A"/>
    <w:rsid w:val="002017A4"/>
    <w:rsid w:val="00201B8B"/>
    <w:rsid w:val="00201E35"/>
    <w:rsid w:val="0020222D"/>
    <w:rsid w:val="002025AA"/>
    <w:rsid w:val="002028E8"/>
    <w:rsid w:val="00202A82"/>
    <w:rsid w:val="002035BD"/>
    <w:rsid w:val="002038CA"/>
    <w:rsid w:val="002038ED"/>
    <w:rsid w:val="00203A95"/>
    <w:rsid w:val="00203BF1"/>
    <w:rsid w:val="00203EAF"/>
    <w:rsid w:val="002046B7"/>
    <w:rsid w:val="00204ABB"/>
    <w:rsid w:val="00204E05"/>
    <w:rsid w:val="00205011"/>
    <w:rsid w:val="00205249"/>
    <w:rsid w:val="00205378"/>
    <w:rsid w:val="0020569B"/>
    <w:rsid w:val="00205F7F"/>
    <w:rsid w:val="00205F9D"/>
    <w:rsid w:val="002064C4"/>
    <w:rsid w:val="00206852"/>
    <w:rsid w:val="00206C81"/>
    <w:rsid w:val="00207258"/>
    <w:rsid w:val="002075A3"/>
    <w:rsid w:val="00207AA1"/>
    <w:rsid w:val="00207C8E"/>
    <w:rsid w:val="00207E76"/>
    <w:rsid w:val="00207EDA"/>
    <w:rsid w:val="0021014B"/>
    <w:rsid w:val="002105E3"/>
    <w:rsid w:val="00210915"/>
    <w:rsid w:val="00210E17"/>
    <w:rsid w:val="0021143C"/>
    <w:rsid w:val="0021148E"/>
    <w:rsid w:val="002116C1"/>
    <w:rsid w:val="00211757"/>
    <w:rsid w:val="00211ABE"/>
    <w:rsid w:val="00211F6C"/>
    <w:rsid w:val="002123D7"/>
    <w:rsid w:val="002124A6"/>
    <w:rsid w:val="002129AB"/>
    <w:rsid w:val="00212CAE"/>
    <w:rsid w:val="00212FD4"/>
    <w:rsid w:val="00213AF8"/>
    <w:rsid w:val="00213EDE"/>
    <w:rsid w:val="0021418A"/>
    <w:rsid w:val="00214191"/>
    <w:rsid w:val="002142E0"/>
    <w:rsid w:val="00214583"/>
    <w:rsid w:val="00214EF2"/>
    <w:rsid w:val="00215067"/>
    <w:rsid w:val="00215713"/>
    <w:rsid w:val="002157CE"/>
    <w:rsid w:val="00215E8B"/>
    <w:rsid w:val="002161FA"/>
    <w:rsid w:val="00216955"/>
    <w:rsid w:val="00217083"/>
    <w:rsid w:val="0021718F"/>
    <w:rsid w:val="00217587"/>
    <w:rsid w:val="00217B16"/>
    <w:rsid w:val="0022014F"/>
    <w:rsid w:val="002203FC"/>
    <w:rsid w:val="0022131D"/>
    <w:rsid w:val="002213CB"/>
    <w:rsid w:val="002214EB"/>
    <w:rsid w:val="0022190B"/>
    <w:rsid w:val="002219F5"/>
    <w:rsid w:val="002226DF"/>
    <w:rsid w:val="0022279A"/>
    <w:rsid w:val="002229D4"/>
    <w:rsid w:val="00222BA2"/>
    <w:rsid w:val="00222CB0"/>
    <w:rsid w:val="00222FA1"/>
    <w:rsid w:val="00223B3E"/>
    <w:rsid w:val="00223DC5"/>
    <w:rsid w:val="00223F3B"/>
    <w:rsid w:val="002242C7"/>
    <w:rsid w:val="00224B1E"/>
    <w:rsid w:val="00224C35"/>
    <w:rsid w:val="0022534F"/>
    <w:rsid w:val="0022545E"/>
    <w:rsid w:val="0022577B"/>
    <w:rsid w:val="00225836"/>
    <w:rsid w:val="0022591A"/>
    <w:rsid w:val="0022597B"/>
    <w:rsid w:val="00225BB1"/>
    <w:rsid w:val="00225BE3"/>
    <w:rsid w:val="0022609D"/>
    <w:rsid w:val="002266F2"/>
    <w:rsid w:val="002268A7"/>
    <w:rsid w:val="00226EC4"/>
    <w:rsid w:val="0022753A"/>
    <w:rsid w:val="00227618"/>
    <w:rsid w:val="00227B23"/>
    <w:rsid w:val="00227B92"/>
    <w:rsid w:val="002303C5"/>
    <w:rsid w:val="00230576"/>
    <w:rsid w:val="002305C6"/>
    <w:rsid w:val="0023094E"/>
    <w:rsid w:val="00230BE3"/>
    <w:rsid w:val="00230D61"/>
    <w:rsid w:val="00230DAE"/>
    <w:rsid w:val="00230E64"/>
    <w:rsid w:val="002316F6"/>
    <w:rsid w:val="00231A4C"/>
    <w:rsid w:val="00231ABA"/>
    <w:rsid w:val="00231C79"/>
    <w:rsid w:val="00231D70"/>
    <w:rsid w:val="00231EBA"/>
    <w:rsid w:val="00231EF6"/>
    <w:rsid w:val="00231F90"/>
    <w:rsid w:val="00231FDC"/>
    <w:rsid w:val="002320A9"/>
    <w:rsid w:val="002323D5"/>
    <w:rsid w:val="002323FC"/>
    <w:rsid w:val="002325D6"/>
    <w:rsid w:val="002326E0"/>
    <w:rsid w:val="002329E0"/>
    <w:rsid w:val="00232BB0"/>
    <w:rsid w:val="00232E14"/>
    <w:rsid w:val="00233046"/>
    <w:rsid w:val="00233096"/>
    <w:rsid w:val="00233663"/>
    <w:rsid w:val="00233874"/>
    <w:rsid w:val="00233CBB"/>
    <w:rsid w:val="00234238"/>
    <w:rsid w:val="0023426D"/>
    <w:rsid w:val="00234807"/>
    <w:rsid w:val="00234AA4"/>
    <w:rsid w:val="00235350"/>
    <w:rsid w:val="00235499"/>
    <w:rsid w:val="0023549B"/>
    <w:rsid w:val="002357AD"/>
    <w:rsid w:val="00235EAB"/>
    <w:rsid w:val="00235EB2"/>
    <w:rsid w:val="00236915"/>
    <w:rsid w:val="0023694E"/>
    <w:rsid w:val="00236B56"/>
    <w:rsid w:val="00236DE8"/>
    <w:rsid w:val="00236E48"/>
    <w:rsid w:val="00237446"/>
    <w:rsid w:val="00237A9A"/>
    <w:rsid w:val="00237D7F"/>
    <w:rsid w:val="002400D7"/>
    <w:rsid w:val="002402D2"/>
    <w:rsid w:val="002411F0"/>
    <w:rsid w:val="0024120A"/>
    <w:rsid w:val="002414BC"/>
    <w:rsid w:val="00241E7C"/>
    <w:rsid w:val="002427C5"/>
    <w:rsid w:val="00242CB1"/>
    <w:rsid w:val="00243224"/>
    <w:rsid w:val="00243236"/>
    <w:rsid w:val="002433A9"/>
    <w:rsid w:val="00243CA3"/>
    <w:rsid w:val="002440B5"/>
    <w:rsid w:val="002443FB"/>
    <w:rsid w:val="002448A3"/>
    <w:rsid w:val="002449F3"/>
    <w:rsid w:val="00244A32"/>
    <w:rsid w:val="00244A99"/>
    <w:rsid w:val="00244B3D"/>
    <w:rsid w:val="002452DD"/>
    <w:rsid w:val="00245308"/>
    <w:rsid w:val="002455CB"/>
    <w:rsid w:val="002457B4"/>
    <w:rsid w:val="00245C38"/>
    <w:rsid w:val="00245DAA"/>
    <w:rsid w:val="0024615E"/>
    <w:rsid w:val="00246488"/>
    <w:rsid w:val="00246A0A"/>
    <w:rsid w:val="00246B09"/>
    <w:rsid w:val="00246C45"/>
    <w:rsid w:val="00247002"/>
    <w:rsid w:val="0024737F"/>
    <w:rsid w:val="00247732"/>
    <w:rsid w:val="00247C28"/>
    <w:rsid w:val="00247CCC"/>
    <w:rsid w:val="00247F2A"/>
    <w:rsid w:val="00250170"/>
    <w:rsid w:val="002506C3"/>
    <w:rsid w:val="00250CAA"/>
    <w:rsid w:val="00251358"/>
    <w:rsid w:val="002514D6"/>
    <w:rsid w:val="002518D4"/>
    <w:rsid w:val="00251C4A"/>
    <w:rsid w:val="00251C57"/>
    <w:rsid w:val="002520CE"/>
    <w:rsid w:val="00252172"/>
    <w:rsid w:val="00252745"/>
    <w:rsid w:val="00252FEB"/>
    <w:rsid w:val="0025336F"/>
    <w:rsid w:val="002537BC"/>
    <w:rsid w:val="00253A2A"/>
    <w:rsid w:val="00253A69"/>
    <w:rsid w:val="00253F1C"/>
    <w:rsid w:val="00254019"/>
    <w:rsid w:val="002546C9"/>
    <w:rsid w:val="002546FF"/>
    <w:rsid w:val="00254A00"/>
    <w:rsid w:val="0025505A"/>
    <w:rsid w:val="00255631"/>
    <w:rsid w:val="00255C82"/>
    <w:rsid w:val="00255C8B"/>
    <w:rsid w:val="0025742D"/>
    <w:rsid w:val="00257827"/>
    <w:rsid w:val="00257BA1"/>
    <w:rsid w:val="00257E40"/>
    <w:rsid w:val="00260072"/>
    <w:rsid w:val="002602C6"/>
    <w:rsid w:val="002609E4"/>
    <w:rsid w:val="00260AD2"/>
    <w:rsid w:val="002619B7"/>
    <w:rsid w:val="00261B88"/>
    <w:rsid w:val="00261DF5"/>
    <w:rsid w:val="00261EB2"/>
    <w:rsid w:val="0026214C"/>
    <w:rsid w:val="00262177"/>
    <w:rsid w:val="00262218"/>
    <w:rsid w:val="002623B3"/>
    <w:rsid w:val="002626F6"/>
    <w:rsid w:val="00262CA2"/>
    <w:rsid w:val="00262EAB"/>
    <w:rsid w:val="0026384E"/>
    <w:rsid w:val="00263A9A"/>
    <w:rsid w:val="00263B0E"/>
    <w:rsid w:val="00263C8F"/>
    <w:rsid w:val="00264298"/>
    <w:rsid w:val="00264A5E"/>
    <w:rsid w:val="00265466"/>
    <w:rsid w:val="00265671"/>
    <w:rsid w:val="002657EA"/>
    <w:rsid w:val="00265CD0"/>
    <w:rsid w:val="00265F03"/>
    <w:rsid w:val="00265F19"/>
    <w:rsid w:val="0026636E"/>
    <w:rsid w:val="002664B9"/>
    <w:rsid w:val="00266631"/>
    <w:rsid w:val="0026682E"/>
    <w:rsid w:val="00266C15"/>
    <w:rsid w:val="002671DC"/>
    <w:rsid w:val="00267679"/>
    <w:rsid w:val="002679E8"/>
    <w:rsid w:val="00267DCC"/>
    <w:rsid w:val="00267FAB"/>
    <w:rsid w:val="002700CD"/>
    <w:rsid w:val="0027035D"/>
    <w:rsid w:val="00271A41"/>
    <w:rsid w:val="00271CA6"/>
    <w:rsid w:val="00271FD4"/>
    <w:rsid w:val="0027206F"/>
    <w:rsid w:val="00272150"/>
    <w:rsid w:val="00272493"/>
    <w:rsid w:val="002725EF"/>
    <w:rsid w:val="002726B9"/>
    <w:rsid w:val="0027281B"/>
    <w:rsid w:val="00272C2A"/>
    <w:rsid w:val="00272D51"/>
    <w:rsid w:val="00273006"/>
    <w:rsid w:val="002731CC"/>
    <w:rsid w:val="0027334B"/>
    <w:rsid w:val="00273541"/>
    <w:rsid w:val="002737A1"/>
    <w:rsid w:val="002739D8"/>
    <w:rsid w:val="00274A27"/>
    <w:rsid w:val="00274D0C"/>
    <w:rsid w:val="00274E0E"/>
    <w:rsid w:val="0027534A"/>
    <w:rsid w:val="00275396"/>
    <w:rsid w:val="002755EA"/>
    <w:rsid w:val="0027592F"/>
    <w:rsid w:val="00275FB9"/>
    <w:rsid w:val="0027632D"/>
    <w:rsid w:val="00276516"/>
    <w:rsid w:val="00276B11"/>
    <w:rsid w:val="00276C10"/>
    <w:rsid w:val="00276C7B"/>
    <w:rsid w:val="00276E84"/>
    <w:rsid w:val="00277075"/>
    <w:rsid w:val="002778CC"/>
    <w:rsid w:val="00277B3E"/>
    <w:rsid w:val="00277BE8"/>
    <w:rsid w:val="002801FB"/>
    <w:rsid w:val="002805A4"/>
    <w:rsid w:val="0028064C"/>
    <w:rsid w:val="002809CD"/>
    <w:rsid w:val="002809F4"/>
    <w:rsid w:val="00281344"/>
    <w:rsid w:val="002813B7"/>
    <w:rsid w:val="002818C2"/>
    <w:rsid w:val="002818E6"/>
    <w:rsid w:val="00281F68"/>
    <w:rsid w:val="0028268B"/>
    <w:rsid w:val="00282B96"/>
    <w:rsid w:val="00282DB2"/>
    <w:rsid w:val="00282EEC"/>
    <w:rsid w:val="002835EA"/>
    <w:rsid w:val="002839B7"/>
    <w:rsid w:val="00283CD5"/>
    <w:rsid w:val="00283CD8"/>
    <w:rsid w:val="00283DE5"/>
    <w:rsid w:val="00283E7E"/>
    <w:rsid w:val="00284944"/>
    <w:rsid w:val="0028502E"/>
    <w:rsid w:val="002852F9"/>
    <w:rsid w:val="002856D7"/>
    <w:rsid w:val="00285730"/>
    <w:rsid w:val="002857FA"/>
    <w:rsid w:val="0028594F"/>
    <w:rsid w:val="002860DE"/>
    <w:rsid w:val="00286647"/>
    <w:rsid w:val="00286770"/>
    <w:rsid w:val="00286A1C"/>
    <w:rsid w:val="0028709E"/>
    <w:rsid w:val="0028717C"/>
    <w:rsid w:val="00287346"/>
    <w:rsid w:val="002874BB"/>
    <w:rsid w:val="002900C7"/>
    <w:rsid w:val="002901D8"/>
    <w:rsid w:val="0029034B"/>
    <w:rsid w:val="0029097F"/>
    <w:rsid w:val="00290AE0"/>
    <w:rsid w:val="00290F8A"/>
    <w:rsid w:val="00291109"/>
    <w:rsid w:val="00291384"/>
    <w:rsid w:val="00291807"/>
    <w:rsid w:val="00291F82"/>
    <w:rsid w:val="00292070"/>
    <w:rsid w:val="002929FF"/>
    <w:rsid w:val="00292D77"/>
    <w:rsid w:val="00293D1D"/>
    <w:rsid w:val="00293EFA"/>
    <w:rsid w:val="00293F7B"/>
    <w:rsid w:val="00294102"/>
    <w:rsid w:val="0029410C"/>
    <w:rsid w:val="00294239"/>
    <w:rsid w:val="002942C2"/>
    <w:rsid w:val="002944EA"/>
    <w:rsid w:val="002944FD"/>
    <w:rsid w:val="00294A6E"/>
    <w:rsid w:val="00295074"/>
    <w:rsid w:val="002951AE"/>
    <w:rsid w:val="002955E6"/>
    <w:rsid w:val="00295644"/>
    <w:rsid w:val="00295B9E"/>
    <w:rsid w:val="00295E85"/>
    <w:rsid w:val="00296199"/>
    <w:rsid w:val="00296427"/>
    <w:rsid w:val="00296664"/>
    <w:rsid w:val="00296B3E"/>
    <w:rsid w:val="00296D86"/>
    <w:rsid w:val="00297070"/>
    <w:rsid w:val="002972BF"/>
    <w:rsid w:val="00297B1A"/>
    <w:rsid w:val="00297DE1"/>
    <w:rsid w:val="002A03A3"/>
    <w:rsid w:val="002A06B1"/>
    <w:rsid w:val="002A07C2"/>
    <w:rsid w:val="002A07CE"/>
    <w:rsid w:val="002A0CEF"/>
    <w:rsid w:val="002A107A"/>
    <w:rsid w:val="002A12F4"/>
    <w:rsid w:val="002A1962"/>
    <w:rsid w:val="002A1AA4"/>
    <w:rsid w:val="002A1BB6"/>
    <w:rsid w:val="002A1C0C"/>
    <w:rsid w:val="002A1E60"/>
    <w:rsid w:val="002A21E3"/>
    <w:rsid w:val="002A23E1"/>
    <w:rsid w:val="002A2799"/>
    <w:rsid w:val="002A2908"/>
    <w:rsid w:val="002A2D1F"/>
    <w:rsid w:val="002A2D7B"/>
    <w:rsid w:val="002A3899"/>
    <w:rsid w:val="002A3D97"/>
    <w:rsid w:val="002A3F83"/>
    <w:rsid w:val="002A400F"/>
    <w:rsid w:val="002A4794"/>
    <w:rsid w:val="002A48E1"/>
    <w:rsid w:val="002A4A68"/>
    <w:rsid w:val="002A54EF"/>
    <w:rsid w:val="002A589F"/>
    <w:rsid w:val="002A58BF"/>
    <w:rsid w:val="002A5A23"/>
    <w:rsid w:val="002A5E5A"/>
    <w:rsid w:val="002A5F6D"/>
    <w:rsid w:val="002A657C"/>
    <w:rsid w:val="002A66AB"/>
    <w:rsid w:val="002A694B"/>
    <w:rsid w:val="002A6A26"/>
    <w:rsid w:val="002A6EF2"/>
    <w:rsid w:val="002A71B4"/>
    <w:rsid w:val="002A7B2B"/>
    <w:rsid w:val="002A7D6F"/>
    <w:rsid w:val="002B01F0"/>
    <w:rsid w:val="002B031C"/>
    <w:rsid w:val="002B05A1"/>
    <w:rsid w:val="002B169A"/>
    <w:rsid w:val="002B1EA8"/>
    <w:rsid w:val="002B2433"/>
    <w:rsid w:val="002B2A49"/>
    <w:rsid w:val="002B2CA4"/>
    <w:rsid w:val="002B30FE"/>
    <w:rsid w:val="002B3B4D"/>
    <w:rsid w:val="002B3D18"/>
    <w:rsid w:val="002B3EF2"/>
    <w:rsid w:val="002B4124"/>
    <w:rsid w:val="002B43BD"/>
    <w:rsid w:val="002B43CC"/>
    <w:rsid w:val="002B44EC"/>
    <w:rsid w:val="002B47D4"/>
    <w:rsid w:val="002B4AEE"/>
    <w:rsid w:val="002B4B5C"/>
    <w:rsid w:val="002B4E91"/>
    <w:rsid w:val="002B5552"/>
    <w:rsid w:val="002B5796"/>
    <w:rsid w:val="002B591F"/>
    <w:rsid w:val="002B5FC2"/>
    <w:rsid w:val="002B61C6"/>
    <w:rsid w:val="002B640B"/>
    <w:rsid w:val="002B64E0"/>
    <w:rsid w:val="002B6903"/>
    <w:rsid w:val="002B6E7D"/>
    <w:rsid w:val="002B73EC"/>
    <w:rsid w:val="002B7708"/>
    <w:rsid w:val="002B78CC"/>
    <w:rsid w:val="002B7C7C"/>
    <w:rsid w:val="002B7E0F"/>
    <w:rsid w:val="002C0044"/>
    <w:rsid w:val="002C0078"/>
    <w:rsid w:val="002C0570"/>
    <w:rsid w:val="002C090C"/>
    <w:rsid w:val="002C0EC7"/>
    <w:rsid w:val="002C12DD"/>
    <w:rsid w:val="002C137B"/>
    <w:rsid w:val="002C1499"/>
    <w:rsid w:val="002C14F9"/>
    <w:rsid w:val="002C18B5"/>
    <w:rsid w:val="002C1E2E"/>
    <w:rsid w:val="002C2633"/>
    <w:rsid w:val="002C2E49"/>
    <w:rsid w:val="002C2E72"/>
    <w:rsid w:val="002C30CA"/>
    <w:rsid w:val="002C3585"/>
    <w:rsid w:val="002C3691"/>
    <w:rsid w:val="002C378B"/>
    <w:rsid w:val="002C3B1F"/>
    <w:rsid w:val="002C43E7"/>
    <w:rsid w:val="002C45E6"/>
    <w:rsid w:val="002C4CF9"/>
    <w:rsid w:val="002C5087"/>
    <w:rsid w:val="002C5098"/>
    <w:rsid w:val="002C52EA"/>
    <w:rsid w:val="002C55B5"/>
    <w:rsid w:val="002C6137"/>
    <w:rsid w:val="002C6BC8"/>
    <w:rsid w:val="002C6D8A"/>
    <w:rsid w:val="002C709D"/>
    <w:rsid w:val="002C73A3"/>
    <w:rsid w:val="002D00B7"/>
    <w:rsid w:val="002D08BC"/>
    <w:rsid w:val="002D101B"/>
    <w:rsid w:val="002D13C3"/>
    <w:rsid w:val="002D1CB4"/>
    <w:rsid w:val="002D1FCA"/>
    <w:rsid w:val="002D2385"/>
    <w:rsid w:val="002D2F76"/>
    <w:rsid w:val="002D34F0"/>
    <w:rsid w:val="002D35DC"/>
    <w:rsid w:val="002D3B28"/>
    <w:rsid w:val="002D3C1F"/>
    <w:rsid w:val="002D3D4A"/>
    <w:rsid w:val="002D3D59"/>
    <w:rsid w:val="002D41F4"/>
    <w:rsid w:val="002D487A"/>
    <w:rsid w:val="002D49E7"/>
    <w:rsid w:val="002D4AB9"/>
    <w:rsid w:val="002D4C9A"/>
    <w:rsid w:val="002D52E1"/>
    <w:rsid w:val="002D559D"/>
    <w:rsid w:val="002D6200"/>
    <w:rsid w:val="002D6555"/>
    <w:rsid w:val="002D6B0E"/>
    <w:rsid w:val="002D6CAF"/>
    <w:rsid w:val="002D798B"/>
    <w:rsid w:val="002D7C3F"/>
    <w:rsid w:val="002D7DE1"/>
    <w:rsid w:val="002D7EBB"/>
    <w:rsid w:val="002E056B"/>
    <w:rsid w:val="002E058C"/>
    <w:rsid w:val="002E1076"/>
    <w:rsid w:val="002E142B"/>
    <w:rsid w:val="002E1503"/>
    <w:rsid w:val="002E1FFA"/>
    <w:rsid w:val="002E2307"/>
    <w:rsid w:val="002E2352"/>
    <w:rsid w:val="002E23D3"/>
    <w:rsid w:val="002E25CD"/>
    <w:rsid w:val="002E31F2"/>
    <w:rsid w:val="002E33FD"/>
    <w:rsid w:val="002E3E58"/>
    <w:rsid w:val="002E404C"/>
    <w:rsid w:val="002E4785"/>
    <w:rsid w:val="002E4BE8"/>
    <w:rsid w:val="002E4E84"/>
    <w:rsid w:val="002E4EE6"/>
    <w:rsid w:val="002E4F3D"/>
    <w:rsid w:val="002E53F3"/>
    <w:rsid w:val="002E5A82"/>
    <w:rsid w:val="002E5C35"/>
    <w:rsid w:val="002E651D"/>
    <w:rsid w:val="002E6533"/>
    <w:rsid w:val="002E662D"/>
    <w:rsid w:val="002E68E4"/>
    <w:rsid w:val="002E724E"/>
    <w:rsid w:val="002E7614"/>
    <w:rsid w:val="002E7629"/>
    <w:rsid w:val="002F01E8"/>
    <w:rsid w:val="002F03A9"/>
    <w:rsid w:val="002F0A91"/>
    <w:rsid w:val="002F0BEA"/>
    <w:rsid w:val="002F10CD"/>
    <w:rsid w:val="002F11A6"/>
    <w:rsid w:val="002F120D"/>
    <w:rsid w:val="002F130E"/>
    <w:rsid w:val="002F1523"/>
    <w:rsid w:val="002F1C3C"/>
    <w:rsid w:val="002F1FF0"/>
    <w:rsid w:val="002F222F"/>
    <w:rsid w:val="002F243E"/>
    <w:rsid w:val="002F2928"/>
    <w:rsid w:val="002F2DD4"/>
    <w:rsid w:val="002F42EE"/>
    <w:rsid w:val="002F432C"/>
    <w:rsid w:val="002F43ED"/>
    <w:rsid w:val="002F4C61"/>
    <w:rsid w:val="002F4DF8"/>
    <w:rsid w:val="002F539F"/>
    <w:rsid w:val="002F57A7"/>
    <w:rsid w:val="002F5904"/>
    <w:rsid w:val="002F5A45"/>
    <w:rsid w:val="002F5A85"/>
    <w:rsid w:val="002F5EBD"/>
    <w:rsid w:val="002F6096"/>
    <w:rsid w:val="002F617E"/>
    <w:rsid w:val="002F6330"/>
    <w:rsid w:val="002F6448"/>
    <w:rsid w:val="002F7053"/>
    <w:rsid w:val="002F70F6"/>
    <w:rsid w:val="002F7573"/>
    <w:rsid w:val="002F7759"/>
    <w:rsid w:val="002F7DB4"/>
    <w:rsid w:val="002F7E0D"/>
    <w:rsid w:val="002F7F8D"/>
    <w:rsid w:val="002F7FCA"/>
    <w:rsid w:val="00300716"/>
    <w:rsid w:val="003007A4"/>
    <w:rsid w:val="00300C03"/>
    <w:rsid w:val="0030137E"/>
    <w:rsid w:val="00301AAA"/>
    <w:rsid w:val="00301C65"/>
    <w:rsid w:val="00301D76"/>
    <w:rsid w:val="00302038"/>
    <w:rsid w:val="003020CE"/>
    <w:rsid w:val="003025C8"/>
    <w:rsid w:val="00302A76"/>
    <w:rsid w:val="00302DC2"/>
    <w:rsid w:val="003031B0"/>
    <w:rsid w:val="00303450"/>
    <w:rsid w:val="003034BA"/>
    <w:rsid w:val="00303A5E"/>
    <w:rsid w:val="00303A8A"/>
    <w:rsid w:val="00303D6C"/>
    <w:rsid w:val="00303F7C"/>
    <w:rsid w:val="003040D4"/>
    <w:rsid w:val="00304957"/>
    <w:rsid w:val="00305004"/>
    <w:rsid w:val="0030545B"/>
    <w:rsid w:val="003055A8"/>
    <w:rsid w:val="0030565B"/>
    <w:rsid w:val="003057E5"/>
    <w:rsid w:val="00305908"/>
    <w:rsid w:val="0030593A"/>
    <w:rsid w:val="00305F41"/>
    <w:rsid w:val="003064C7"/>
    <w:rsid w:val="00306588"/>
    <w:rsid w:val="00306DC3"/>
    <w:rsid w:val="00306DFA"/>
    <w:rsid w:val="00307471"/>
    <w:rsid w:val="00307878"/>
    <w:rsid w:val="00307CA1"/>
    <w:rsid w:val="00307EA8"/>
    <w:rsid w:val="003102AF"/>
    <w:rsid w:val="00310E0F"/>
    <w:rsid w:val="003112A1"/>
    <w:rsid w:val="003115FB"/>
    <w:rsid w:val="003116C4"/>
    <w:rsid w:val="00311D24"/>
    <w:rsid w:val="00311E6C"/>
    <w:rsid w:val="003120E1"/>
    <w:rsid w:val="00312208"/>
    <w:rsid w:val="003122EC"/>
    <w:rsid w:val="00312B2E"/>
    <w:rsid w:val="00312C29"/>
    <w:rsid w:val="00312E74"/>
    <w:rsid w:val="00312F58"/>
    <w:rsid w:val="003135A7"/>
    <w:rsid w:val="00314152"/>
    <w:rsid w:val="003148E2"/>
    <w:rsid w:val="00314946"/>
    <w:rsid w:val="00314D13"/>
    <w:rsid w:val="0031547C"/>
    <w:rsid w:val="00315665"/>
    <w:rsid w:val="00315974"/>
    <w:rsid w:val="00315B0E"/>
    <w:rsid w:val="00315E55"/>
    <w:rsid w:val="00316025"/>
    <w:rsid w:val="00316678"/>
    <w:rsid w:val="00316CC9"/>
    <w:rsid w:val="00317141"/>
    <w:rsid w:val="00317189"/>
    <w:rsid w:val="00317426"/>
    <w:rsid w:val="00317428"/>
    <w:rsid w:val="00317971"/>
    <w:rsid w:val="00317B91"/>
    <w:rsid w:val="00317DBE"/>
    <w:rsid w:val="00317FAC"/>
    <w:rsid w:val="00320321"/>
    <w:rsid w:val="00320F30"/>
    <w:rsid w:val="00320FE0"/>
    <w:rsid w:val="003211E7"/>
    <w:rsid w:val="00321606"/>
    <w:rsid w:val="003216F9"/>
    <w:rsid w:val="00321B64"/>
    <w:rsid w:val="00321C55"/>
    <w:rsid w:val="003226AB"/>
    <w:rsid w:val="00322ECD"/>
    <w:rsid w:val="00323735"/>
    <w:rsid w:val="00323881"/>
    <w:rsid w:val="00323889"/>
    <w:rsid w:val="00323929"/>
    <w:rsid w:val="00324060"/>
    <w:rsid w:val="0032415A"/>
    <w:rsid w:val="00324267"/>
    <w:rsid w:val="003246A8"/>
    <w:rsid w:val="0032474F"/>
    <w:rsid w:val="00324A7E"/>
    <w:rsid w:val="00324CEE"/>
    <w:rsid w:val="00324D78"/>
    <w:rsid w:val="00324E3E"/>
    <w:rsid w:val="0032586B"/>
    <w:rsid w:val="00325B2E"/>
    <w:rsid w:val="00325C86"/>
    <w:rsid w:val="00325D08"/>
    <w:rsid w:val="00325EAE"/>
    <w:rsid w:val="00325FA2"/>
    <w:rsid w:val="00326194"/>
    <w:rsid w:val="003262FB"/>
    <w:rsid w:val="0032677C"/>
    <w:rsid w:val="00326B28"/>
    <w:rsid w:val="00326C83"/>
    <w:rsid w:val="00326E52"/>
    <w:rsid w:val="00327360"/>
    <w:rsid w:val="00327379"/>
    <w:rsid w:val="00327C69"/>
    <w:rsid w:val="0032D0BF"/>
    <w:rsid w:val="0033006E"/>
    <w:rsid w:val="003301B5"/>
    <w:rsid w:val="00330337"/>
    <w:rsid w:val="00330F3E"/>
    <w:rsid w:val="00331163"/>
    <w:rsid w:val="003311F3"/>
    <w:rsid w:val="0033121C"/>
    <w:rsid w:val="00331AE6"/>
    <w:rsid w:val="00331AF6"/>
    <w:rsid w:val="00331CDA"/>
    <w:rsid w:val="003321CF"/>
    <w:rsid w:val="0033234B"/>
    <w:rsid w:val="00332403"/>
    <w:rsid w:val="00332AA0"/>
    <w:rsid w:val="00332D56"/>
    <w:rsid w:val="00333547"/>
    <w:rsid w:val="003335B8"/>
    <w:rsid w:val="003335E2"/>
    <w:rsid w:val="00333C43"/>
    <w:rsid w:val="00333CBE"/>
    <w:rsid w:val="00334695"/>
    <w:rsid w:val="00334C2B"/>
    <w:rsid w:val="00334C31"/>
    <w:rsid w:val="00334EE6"/>
    <w:rsid w:val="0033542E"/>
    <w:rsid w:val="00335737"/>
    <w:rsid w:val="00335749"/>
    <w:rsid w:val="00335972"/>
    <w:rsid w:val="00335F52"/>
    <w:rsid w:val="003367EC"/>
    <w:rsid w:val="0033709A"/>
    <w:rsid w:val="0033777D"/>
    <w:rsid w:val="003377EF"/>
    <w:rsid w:val="003379C6"/>
    <w:rsid w:val="0034010B"/>
    <w:rsid w:val="003401A0"/>
    <w:rsid w:val="003401DF"/>
    <w:rsid w:val="003409F8"/>
    <w:rsid w:val="00340B05"/>
    <w:rsid w:val="0034161A"/>
    <w:rsid w:val="00342101"/>
    <w:rsid w:val="00342213"/>
    <w:rsid w:val="003422DF"/>
    <w:rsid w:val="003423EE"/>
    <w:rsid w:val="00342587"/>
    <w:rsid w:val="00342FA2"/>
    <w:rsid w:val="00342FA6"/>
    <w:rsid w:val="003431BB"/>
    <w:rsid w:val="003431FC"/>
    <w:rsid w:val="0034329F"/>
    <w:rsid w:val="0034359A"/>
    <w:rsid w:val="003436F3"/>
    <w:rsid w:val="00343D49"/>
    <w:rsid w:val="0034406E"/>
    <w:rsid w:val="00344A51"/>
    <w:rsid w:val="00344C24"/>
    <w:rsid w:val="003451AD"/>
    <w:rsid w:val="00345284"/>
    <w:rsid w:val="00345727"/>
    <w:rsid w:val="00345C0C"/>
    <w:rsid w:val="00345C6E"/>
    <w:rsid w:val="00345DB6"/>
    <w:rsid w:val="00345F49"/>
    <w:rsid w:val="003461D8"/>
    <w:rsid w:val="00346BD1"/>
    <w:rsid w:val="00346C6B"/>
    <w:rsid w:val="00347288"/>
    <w:rsid w:val="003472C9"/>
    <w:rsid w:val="003473CB"/>
    <w:rsid w:val="00347518"/>
    <w:rsid w:val="00347598"/>
    <w:rsid w:val="00347C2D"/>
    <w:rsid w:val="00347C8C"/>
    <w:rsid w:val="00347F52"/>
    <w:rsid w:val="00350460"/>
    <w:rsid w:val="0035079A"/>
    <w:rsid w:val="00351375"/>
    <w:rsid w:val="0035137A"/>
    <w:rsid w:val="00351B24"/>
    <w:rsid w:val="00351DCE"/>
    <w:rsid w:val="00351FCE"/>
    <w:rsid w:val="00352036"/>
    <w:rsid w:val="003522EA"/>
    <w:rsid w:val="0035231D"/>
    <w:rsid w:val="0035273B"/>
    <w:rsid w:val="003529F0"/>
    <w:rsid w:val="00352A51"/>
    <w:rsid w:val="00352ADB"/>
    <w:rsid w:val="00352C8B"/>
    <w:rsid w:val="00352D4A"/>
    <w:rsid w:val="00352F86"/>
    <w:rsid w:val="00353374"/>
    <w:rsid w:val="00353764"/>
    <w:rsid w:val="00353811"/>
    <w:rsid w:val="00353C81"/>
    <w:rsid w:val="0035462E"/>
    <w:rsid w:val="003546C9"/>
    <w:rsid w:val="00354D8E"/>
    <w:rsid w:val="00354EB5"/>
    <w:rsid w:val="003555E1"/>
    <w:rsid w:val="00355AE2"/>
    <w:rsid w:val="00355B2B"/>
    <w:rsid w:val="00355D02"/>
    <w:rsid w:val="00355D09"/>
    <w:rsid w:val="003561CA"/>
    <w:rsid w:val="00356394"/>
    <w:rsid w:val="00356409"/>
    <w:rsid w:val="0035679D"/>
    <w:rsid w:val="00356976"/>
    <w:rsid w:val="00356C29"/>
    <w:rsid w:val="0035754D"/>
    <w:rsid w:val="00357A2A"/>
    <w:rsid w:val="00357B89"/>
    <w:rsid w:val="00357F93"/>
    <w:rsid w:val="00360158"/>
    <w:rsid w:val="00360293"/>
    <w:rsid w:val="0036070D"/>
    <w:rsid w:val="003607D2"/>
    <w:rsid w:val="00360D79"/>
    <w:rsid w:val="00361033"/>
    <w:rsid w:val="00361531"/>
    <w:rsid w:val="00361673"/>
    <w:rsid w:val="003617F1"/>
    <w:rsid w:val="00361EE5"/>
    <w:rsid w:val="0036202F"/>
    <w:rsid w:val="00362498"/>
    <w:rsid w:val="00362619"/>
    <w:rsid w:val="00362CC5"/>
    <w:rsid w:val="00362D41"/>
    <w:rsid w:val="00363466"/>
    <w:rsid w:val="00363625"/>
    <w:rsid w:val="003637BC"/>
    <w:rsid w:val="0036382C"/>
    <w:rsid w:val="00363AB6"/>
    <w:rsid w:val="00363C9B"/>
    <w:rsid w:val="00363D7C"/>
    <w:rsid w:val="00363DE5"/>
    <w:rsid w:val="00364065"/>
    <w:rsid w:val="0036457E"/>
    <w:rsid w:val="003645E9"/>
    <w:rsid w:val="00364D61"/>
    <w:rsid w:val="00365568"/>
    <w:rsid w:val="00365805"/>
    <w:rsid w:val="00365D46"/>
    <w:rsid w:val="003662E1"/>
    <w:rsid w:val="00366541"/>
    <w:rsid w:val="003667CC"/>
    <w:rsid w:val="00366916"/>
    <w:rsid w:val="00366AA7"/>
    <w:rsid w:val="00367313"/>
    <w:rsid w:val="00367580"/>
    <w:rsid w:val="00367BA6"/>
    <w:rsid w:val="003700B6"/>
    <w:rsid w:val="00370F66"/>
    <w:rsid w:val="00371AEE"/>
    <w:rsid w:val="00371C9B"/>
    <w:rsid w:val="00372312"/>
    <w:rsid w:val="0037239D"/>
    <w:rsid w:val="00372986"/>
    <w:rsid w:val="00372A21"/>
    <w:rsid w:val="00372B01"/>
    <w:rsid w:val="00372FAC"/>
    <w:rsid w:val="003731B6"/>
    <w:rsid w:val="0037331A"/>
    <w:rsid w:val="00373B24"/>
    <w:rsid w:val="00373B92"/>
    <w:rsid w:val="00373BD5"/>
    <w:rsid w:val="00373C38"/>
    <w:rsid w:val="00373C46"/>
    <w:rsid w:val="00373C95"/>
    <w:rsid w:val="003743A1"/>
    <w:rsid w:val="00374559"/>
    <w:rsid w:val="0037461A"/>
    <w:rsid w:val="0037476E"/>
    <w:rsid w:val="003747B1"/>
    <w:rsid w:val="003748B2"/>
    <w:rsid w:val="003748FD"/>
    <w:rsid w:val="00374A16"/>
    <w:rsid w:val="00374AFF"/>
    <w:rsid w:val="00374B06"/>
    <w:rsid w:val="00374ECB"/>
    <w:rsid w:val="0037562D"/>
    <w:rsid w:val="003756E7"/>
    <w:rsid w:val="0037575F"/>
    <w:rsid w:val="00375854"/>
    <w:rsid w:val="00375B93"/>
    <w:rsid w:val="00375DD9"/>
    <w:rsid w:val="00376206"/>
    <w:rsid w:val="003763D9"/>
    <w:rsid w:val="0037654E"/>
    <w:rsid w:val="003767A0"/>
    <w:rsid w:val="00376C54"/>
    <w:rsid w:val="003775D2"/>
    <w:rsid w:val="00377726"/>
    <w:rsid w:val="00377BC1"/>
    <w:rsid w:val="00377BC6"/>
    <w:rsid w:val="003806DF"/>
    <w:rsid w:val="00380743"/>
    <w:rsid w:val="00380E18"/>
    <w:rsid w:val="00380FC6"/>
    <w:rsid w:val="00381131"/>
    <w:rsid w:val="003820D5"/>
    <w:rsid w:val="003828E7"/>
    <w:rsid w:val="00382AFD"/>
    <w:rsid w:val="003830A8"/>
    <w:rsid w:val="0038321E"/>
    <w:rsid w:val="00383E6C"/>
    <w:rsid w:val="00384415"/>
    <w:rsid w:val="0038463A"/>
    <w:rsid w:val="00384741"/>
    <w:rsid w:val="00384B69"/>
    <w:rsid w:val="00384D19"/>
    <w:rsid w:val="00384F95"/>
    <w:rsid w:val="00385394"/>
    <w:rsid w:val="00385710"/>
    <w:rsid w:val="00385A94"/>
    <w:rsid w:val="00385B1C"/>
    <w:rsid w:val="00385D73"/>
    <w:rsid w:val="003863D3"/>
    <w:rsid w:val="003868CF"/>
    <w:rsid w:val="003869B2"/>
    <w:rsid w:val="00386E97"/>
    <w:rsid w:val="0038748A"/>
    <w:rsid w:val="003878D9"/>
    <w:rsid w:val="00387CF1"/>
    <w:rsid w:val="0038DAF9"/>
    <w:rsid w:val="00390370"/>
    <w:rsid w:val="00390B0B"/>
    <w:rsid w:val="00390CEE"/>
    <w:rsid w:val="00390D57"/>
    <w:rsid w:val="0039187A"/>
    <w:rsid w:val="00391B1B"/>
    <w:rsid w:val="00391B46"/>
    <w:rsid w:val="00391DDF"/>
    <w:rsid w:val="003921E9"/>
    <w:rsid w:val="00392240"/>
    <w:rsid w:val="00392373"/>
    <w:rsid w:val="0039239C"/>
    <w:rsid w:val="003927E7"/>
    <w:rsid w:val="0039281F"/>
    <w:rsid w:val="00392A04"/>
    <w:rsid w:val="00392CFE"/>
    <w:rsid w:val="00392E31"/>
    <w:rsid w:val="003930A7"/>
    <w:rsid w:val="00393521"/>
    <w:rsid w:val="00393B3D"/>
    <w:rsid w:val="00393CDE"/>
    <w:rsid w:val="00394038"/>
    <w:rsid w:val="00394051"/>
    <w:rsid w:val="003942FC"/>
    <w:rsid w:val="0039443B"/>
    <w:rsid w:val="003945D9"/>
    <w:rsid w:val="00394A4C"/>
    <w:rsid w:val="00394FC4"/>
    <w:rsid w:val="00395601"/>
    <w:rsid w:val="00395ACA"/>
    <w:rsid w:val="00395C2D"/>
    <w:rsid w:val="00396402"/>
    <w:rsid w:val="0039643B"/>
    <w:rsid w:val="00396CA1"/>
    <w:rsid w:val="003972CA"/>
    <w:rsid w:val="003972E0"/>
    <w:rsid w:val="003A055A"/>
    <w:rsid w:val="003A0613"/>
    <w:rsid w:val="003A0859"/>
    <w:rsid w:val="003A0CE3"/>
    <w:rsid w:val="003A0ED4"/>
    <w:rsid w:val="003A13B6"/>
    <w:rsid w:val="003A1F18"/>
    <w:rsid w:val="003A2989"/>
    <w:rsid w:val="003A2CA7"/>
    <w:rsid w:val="003A2DED"/>
    <w:rsid w:val="003A2EE6"/>
    <w:rsid w:val="003A3465"/>
    <w:rsid w:val="003A37DD"/>
    <w:rsid w:val="003A41FE"/>
    <w:rsid w:val="003A4343"/>
    <w:rsid w:val="003A4CD4"/>
    <w:rsid w:val="003A51D4"/>
    <w:rsid w:val="003A56C8"/>
    <w:rsid w:val="003A5D19"/>
    <w:rsid w:val="003A5FE1"/>
    <w:rsid w:val="003A60CE"/>
    <w:rsid w:val="003A6116"/>
    <w:rsid w:val="003A6518"/>
    <w:rsid w:val="003A663A"/>
    <w:rsid w:val="003A66ED"/>
    <w:rsid w:val="003A67C9"/>
    <w:rsid w:val="003A6BD1"/>
    <w:rsid w:val="003A6FF4"/>
    <w:rsid w:val="003A7195"/>
    <w:rsid w:val="003A72D6"/>
    <w:rsid w:val="003A72FB"/>
    <w:rsid w:val="003A7CCC"/>
    <w:rsid w:val="003A7CF3"/>
    <w:rsid w:val="003B02CE"/>
    <w:rsid w:val="003B06F3"/>
    <w:rsid w:val="003B0FC8"/>
    <w:rsid w:val="003B12EC"/>
    <w:rsid w:val="003B136D"/>
    <w:rsid w:val="003B16F1"/>
    <w:rsid w:val="003B170A"/>
    <w:rsid w:val="003B191E"/>
    <w:rsid w:val="003B194A"/>
    <w:rsid w:val="003B1C97"/>
    <w:rsid w:val="003B1EC4"/>
    <w:rsid w:val="003B1FCA"/>
    <w:rsid w:val="003B22AD"/>
    <w:rsid w:val="003B2304"/>
    <w:rsid w:val="003B2441"/>
    <w:rsid w:val="003B247C"/>
    <w:rsid w:val="003B27EA"/>
    <w:rsid w:val="003B2B21"/>
    <w:rsid w:val="003B30D2"/>
    <w:rsid w:val="003B337F"/>
    <w:rsid w:val="003B3CD9"/>
    <w:rsid w:val="003B4218"/>
    <w:rsid w:val="003B42E2"/>
    <w:rsid w:val="003B4313"/>
    <w:rsid w:val="003B4B16"/>
    <w:rsid w:val="003B4E1D"/>
    <w:rsid w:val="003B4FA8"/>
    <w:rsid w:val="003B4FFE"/>
    <w:rsid w:val="003B5425"/>
    <w:rsid w:val="003B56A9"/>
    <w:rsid w:val="003B5827"/>
    <w:rsid w:val="003B6738"/>
    <w:rsid w:val="003B6C0D"/>
    <w:rsid w:val="003B6EA3"/>
    <w:rsid w:val="003B72ED"/>
    <w:rsid w:val="003B74BE"/>
    <w:rsid w:val="003B74CA"/>
    <w:rsid w:val="003B74CF"/>
    <w:rsid w:val="003B7EEC"/>
    <w:rsid w:val="003B7EEE"/>
    <w:rsid w:val="003C0035"/>
    <w:rsid w:val="003C0134"/>
    <w:rsid w:val="003C0C8E"/>
    <w:rsid w:val="003C0EE4"/>
    <w:rsid w:val="003C1202"/>
    <w:rsid w:val="003C173C"/>
    <w:rsid w:val="003C1961"/>
    <w:rsid w:val="003C253F"/>
    <w:rsid w:val="003C26FB"/>
    <w:rsid w:val="003C29A2"/>
    <w:rsid w:val="003C2AB8"/>
    <w:rsid w:val="003C3490"/>
    <w:rsid w:val="003C35C0"/>
    <w:rsid w:val="003C39E1"/>
    <w:rsid w:val="003C3A2A"/>
    <w:rsid w:val="003C3B49"/>
    <w:rsid w:val="003C3CA2"/>
    <w:rsid w:val="003C3CFF"/>
    <w:rsid w:val="003C3E33"/>
    <w:rsid w:val="003C3E3C"/>
    <w:rsid w:val="003C3F62"/>
    <w:rsid w:val="003C413A"/>
    <w:rsid w:val="003C4220"/>
    <w:rsid w:val="003C45EC"/>
    <w:rsid w:val="003C4C2B"/>
    <w:rsid w:val="003C4D55"/>
    <w:rsid w:val="003C4D98"/>
    <w:rsid w:val="003C5494"/>
    <w:rsid w:val="003C582F"/>
    <w:rsid w:val="003C5BFE"/>
    <w:rsid w:val="003C5E11"/>
    <w:rsid w:val="003C608A"/>
    <w:rsid w:val="003C6200"/>
    <w:rsid w:val="003C63E8"/>
    <w:rsid w:val="003C6DC9"/>
    <w:rsid w:val="003C76FC"/>
    <w:rsid w:val="003C7796"/>
    <w:rsid w:val="003C780B"/>
    <w:rsid w:val="003C79F1"/>
    <w:rsid w:val="003D0535"/>
    <w:rsid w:val="003D0872"/>
    <w:rsid w:val="003D0CE7"/>
    <w:rsid w:val="003D0D0A"/>
    <w:rsid w:val="003D1346"/>
    <w:rsid w:val="003D1522"/>
    <w:rsid w:val="003D1BBC"/>
    <w:rsid w:val="003D1E90"/>
    <w:rsid w:val="003D212D"/>
    <w:rsid w:val="003D2867"/>
    <w:rsid w:val="003D291B"/>
    <w:rsid w:val="003D3B28"/>
    <w:rsid w:val="003D3F38"/>
    <w:rsid w:val="003D53A2"/>
    <w:rsid w:val="003D575D"/>
    <w:rsid w:val="003D5CEB"/>
    <w:rsid w:val="003D5EB6"/>
    <w:rsid w:val="003D6050"/>
    <w:rsid w:val="003D63F8"/>
    <w:rsid w:val="003D662B"/>
    <w:rsid w:val="003D68EC"/>
    <w:rsid w:val="003D69E4"/>
    <w:rsid w:val="003D6C74"/>
    <w:rsid w:val="003D6E6B"/>
    <w:rsid w:val="003D775A"/>
    <w:rsid w:val="003D7778"/>
    <w:rsid w:val="003D7B54"/>
    <w:rsid w:val="003D7CA7"/>
    <w:rsid w:val="003D7CAE"/>
    <w:rsid w:val="003D7EF4"/>
    <w:rsid w:val="003E0585"/>
    <w:rsid w:val="003E0643"/>
    <w:rsid w:val="003E0819"/>
    <w:rsid w:val="003E081D"/>
    <w:rsid w:val="003E083B"/>
    <w:rsid w:val="003E09EE"/>
    <w:rsid w:val="003E0ACB"/>
    <w:rsid w:val="003E0C9B"/>
    <w:rsid w:val="003E1216"/>
    <w:rsid w:val="003E1225"/>
    <w:rsid w:val="003E15BA"/>
    <w:rsid w:val="003E1614"/>
    <w:rsid w:val="003E170B"/>
    <w:rsid w:val="003E1A9F"/>
    <w:rsid w:val="003E1AD8"/>
    <w:rsid w:val="003E1B23"/>
    <w:rsid w:val="003E1C4B"/>
    <w:rsid w:val="003E1F08"/>
    <w:rsid w:val="003E2618"/>
    <w:rsid w:val="003E2708"/>
    <w:rsid w:val="003E2763"/>
    <w:rsid w:val="003E2905"/>
    <w:rsid w:val="003E2962"/>
    <w:rsid w:val="003E316D"/>
    <w:rsid w:val="003E3243"/>
    <w:rsid w:val="003E443D"/>
    <w:rsid w:val="003E446F"/>
    <w:rsid w:val="003E44CF"/>
    <w:rsid w:val="003E4C14"/>
    <w:rsid w:val="003E4C23"/>
    <w:rsid w:val="003E4E13"/>
    <w:rsid w:val="003E555C"/>
    <w:rsid w:val="003E5982"/>
    <w:rsid w:val="003E59AB"/>
    <w:rsid w:val="003E5CBB"/>
    <w:rsid w:val="003E5F89"/>
    <w:rsid w:val="003E6136"/>
    <w:rsid w:val="003E61B4"/>
    <w:rsid w:val="003E62F0"/>
    <w:rsid w:val="003E632E"/>
    <w:rsid w:val="003E66AF"/>
    <w:rsid w:val="003E6EC8"/>
    <w:rsid w:val="003E706A"/>
    <w:rsid w:val="003E7221"/>
    <w:rsid w:val="003E74F5"/>
    <w:rsid w:val="003F03B7"/>
    <w:rsid w:val="003F0A0F"/>
    <w:rsid w:val="003F0F40"/>
    <w:rsid w:val="003F1021"/>
    <w:rsid w:val="003F104E"/>
    <w:rsid w:val="003F121D"/>
    <w:rsid w:val="003F12D1"/>
    <w:rsid w:val="003F140D"/>
    <w:rsid w:val="003F142A"/>
    <w:rsid w:val="003F1CFB"/>
    <w:rsid w:val="003F1D78"/>
    <w:rsid w:val="003F1E29"/>
    <w:rsid w:val="003F2060"/>
    <w:rsid w:val="003F2140"/>
    <w:rsid w:val="003F23C9"/>
    <w:rsid w:val="003F272D"/>
    <w:rsid w:val="003F2731"/>
    <w:rsid w:val="003F2DB4"/>
    <w:rsid w:val="003F2F13"/>
    <w:rsid w:val="003F34FB"/>
    <w:rsid w:val="003F3701"/>
    <w:rsid w:val="003F384C"/>
    <w:rsid w:val="003F3899"/>
    <w:rsid w:val="003F38BF"/>
    <w:rsid w:val="003F3BA0"/>
    <w:rsid w:val="003F3D73"/>
    <w:rsid w:val="003F4049"/>
    <w:rsid w:val="003F4730"/>
    <w:rsid w:val="003F4937"/>
    <w:rsid w:val="003F4B58"/>
    <w:rsid w:val="003F4EE4"/>
    <w:rsid w:val="003F51A3"/>
    <w:rsid w:val="003F5327"/>
    <w:rsid w:val="003F552A"/>
    <w:rsid w:val="003F590F"/>
    <w:rsid w:val="003F69ED"/>
    <w:rsid w:val="003F6C67"/>
    <w:rsid w:val="003F6CAD"/>
    <w:rsid w:val="003F7146"/>
    <w:rsid w:val="003F7665"/>
    <w:rsid w:val="003F769A"/>
    <w:rsid w:val="003F78A8"/>
    <w:rsid w:val="003F7CAA"/>
    <w:rsid w:val="0040041D"/>
    <w:rsid w:val="00400AFA"/>
    <w:rsid w:val="00400C98"/>
    <w:rsid w:val="004014D8"/>
    <w:rsid w:val="004020A7"/>
    <w:rsid w:val="004020EB"/>
    <w:rsid w:val="00402521"/>
    <w:rsid w:val="0040266C"/>
    <w:rsid w:val="004028AF"/>
    <w:rsid w:val="0040293A"/>
    <w:rsid w:val="00402A16"/>
    <w:rsid w:val="00403843"/>
    <w:rsid w:val="00403BF8"/>
    <w:rsid w:val="00403E57"/>
    <w:rsid w:val="004042F1"/>
    <w:rsid w:val="004059F7"/>
    <w:rsid w:val="00406362"/>
    <w:rsid w:val="00406548"/>
    <w:rsid w:val="00406982"/>
    <w:rsid w:val="0040712F"/>
    <w:rsid w:val="00407219"/>
    <w:rsid w:val="00407325"/>
    <w:rsid w:val="004074FC"/>
    <w:rsid w:val="00407595"/>
    <w:rsid w:val="00407825"/>
    <w:rsid w:val="004079AC"/>
    <w:rsid w:val="004103C8"/>
    <w:rsid w:val="00410B33"/>
    <w:rsid w:val="00411826"/>
    <w:rsid w:val="00411967"/>
    <w:rsid w:val="00411CD8"/>
    <w:rsid w:val="0041215D"/>
    <w:rsid w:val="004125CA"/>
    <w:rsid w:val="00412A46"/>
    <w:rsid w:val="00412BB3"/>
    <w:rsid w:val="00412E29"/>
    <w:rsid w:val="00412F88"/>
    <w:rsid w:val="004134D0"/>
    <w:rsid w:val="0041402F"/>
    <w:rsid w:val="00414573"/>
    <w:rsid w:val="00414665"/>
    <w:rsid w:val="00414D55"/>
    <w:rsid w:val="00414F08"/>
    <w:rsid w:val="0041506E"/>
    <w:rsid w:val="00415155"/>
    <w:rsid w:val="00415948"/>
    <w:rsid w:val="00415972"/>
    <w:rsid w:val="0041606C"/>
    <w:rsid w:val="00416306"/>
    <w:rsid w:val="004164C3"/>
    <w:rsid w:val="004164DB"/>
    <w:rsid w:val="00416C08"/>
    <w:rsid w:val="00416E7C"/>
    <w:rsid w:val="0041721F"/>
    <w:rsid w:val="00417C95"/>
    <w:rsid w:val="00420601"/>
    <w:rsid w:val="00420AF6"/>
    <w:rsid w:val="00421131"/>
    <w:rsid w:val="004211C3"/>
    <w:rsid w:val="004212B7"/>
    <w:rsid w:val="00421744"/>
    <w:rsid w:val="00421FC9"/>
    <w:rsid w:val="004225DE"/>
    <w:rsid w:val="004225E8"/>
    <w:rsid w:val="00423D02"/>
    <w:rsid w:val="00423D7A"/>
    <w:rsid w:val="004240A9"/>
    <w:rsid w:val="004240E7"/>
    <w:rsid w:val="004248C1"/>
    <w:rsid w:val="0042496E"/>
    <w:rsid w:val="004249CB"/>
    <w:rsid w:val="00424EF2"/>
    <w:rsid w:val="00425144"/>
    <w:rsid w:val="004257CC"/>
    <w:rsid w:val="00425DA1"/>
    <w:rsid w:val="00425F87"/>
    <w:rsid w:val="004260D1"/>
    <w:rsid w:val="00426278"/>
    <w:rsid w:val="00427AAB"/>
    <w:rsid w:val="00430965"/>
    <w:rsid w:val="00431198"/>
    <w:rsid w:val="00431266"/>
    <w:rsid w:val="00431292"/>
    <w:rsid w:val="0043153C"/>
    <w:rsid w:val="00431659"/>
    <w:rsid w:val="00432351"/>
    <w:rsid w:val="0043272F"/>
    <w:rsid w:val="00432789"/>
    <w:rsid w:val="00432979"/>
    <w:rsid w:val="00433134"/>
    <w:rsid w:val="0043358C"/>
    <w:rsid w:val="00433AF2"/>
    <w:rsid w:val="00433B62"/>
    <w:rsid w:val="00433C14"/>
    <w:rsid w:val="00434239"/>
    <w:rsid w:val="004342E3"/>
    <w:rsid w:val="00434871"/>
    <w:rsid w:val="00434C46"/>
    <w:rsid w:val="004350FB"/>
    <w:rsid w:val="004355D3"/>
    <w:rsid w:val="004355FC"/>
    <w:rsid w:val="004357C0"/>
    <w:rsid w:val="00435E33"/>
    <w:rsid w:val="00435EB7"/>
    <w:rsid w:val="00435F60"/>
    <w:rsid w:val="004360A1"/>
    <w:rsid w:val="004362A8"/>
    <w:rsid w:val="0043684B"/>
    <w:rsid w:val="00436D14"/>
    <w:rsid w:val="00436FDB"/>
    <w:rsid w:val="0043704B"/>
    <w:rsid w:val="00437293"/>
    <w:rsid w:val="00437DC8"/>
    <w:rsid w:val="004404F5"/>
    <w:rsid w:val="004407DD"/>
    <w:rsid w:val="0044084F"/>
    <w:rsid w:val="00440C29"/>
    <w:rsid w:val="00440CAE"/>
    <w:rsid w:val="0044155D"/>
    <w:rsid w:val="004418AD"/>
    <w:rsid w:val="004418F0"/>
    <w:rsid w:val="0044193D"/>
    <w:rsid w:val="00441C7B"/>
    <w:rsid w:val="0044215F"/>
    <w:rsid w:val="004421D7"/>
    <w:rsid w:val="004424E8"/>
    <w:rsid w:val="00442908"/>
    <w:rsid w:val="004429E2"/>
    <w:rsid w:val="00442A97"/>
    <w:rsid w:val="00442B43"/>
    <w:rsid w:val="004432BD"/>
    <w:rsid w:val="004434F8"/>
    <w:rsid w:val="00443817"/>
    <w:rsid w:val="004438E6"/>
    <w:rsid w:val="00443D53"/>
    <w:rsid w:val="00443FBF"/>
    <w:rsid w:val="004441B8"/>
    <w:rsid w:val="0044436D"/>
    <w:rsid w:val="004443AA"/>
    <w:rsid w:val="00444724"/>
    <w:rsid w:val="00444A19"/>
    <w:rsid w:val="00445E00"/>
    <w:rsid w:val="00446141"/>
    <w:rsid w:val="00446934"/>
    <w:rsid w:val="00446C18"/>
    <w:rsid w:val="00446E9C"/>
    <w:rsid w:val="00447471"/>
    <w:rsid w:val="00447D4C"/>
    <w:rsid w:val="00450B57"/>
    <w:rsid w:val="00450E56"/>
    <w:rsid w:val="00450E8C"/>
    <w:rsid w:val="00450FDA"/>
    <w:rsid w:val="004515C2"/>
    <w:rsid w:val="00451D80"/>
    <w:rsid w:val="00452129"/>
    <w:rsid w:val="00452143"/>
    <w:rsid w:val="004523D9"/>
    <w:rsid w:val="004523FB"/>
    <w:rsid w:val="0045257C"/>
    <w:rsid w:val="00452CC9"/>
    <w:rsid w:val="00452FE1"/>
    <w:rsid w:val="004533AF"/>
    <w:rsid w:val="004534A5"/>
    <w:rsid w:val="00453539"/>
    <w:rsid w:val="004535DB"/>
    <w:rsid w:val="00453AA5"/>
    <w:rsid w:val="00453C1D"/>
    <w:rsid w:val="0045406B"/>
    <w:rsid w:val="004551E4"/>
    <w:rsid w:val="00455321"/>
    <w:rsid w:val="004559EE"/>
    <w:rsid w:val="00455E09"/>
    <w:rsid w:val="00455F63"/>
    <w:rsid w:val="00455FE5"/>
    <w:rsid w:val="004560DB"/>
    <w:rsid w:val="00456431"/>
    <w:rsid w:val="00456701"/>
    <w:rsid w:val="004568AE"/>
    <w:rsid w:val="00456F4F"/>
    <w:rsid w:val="0045722A"/>
    <w:rsid w:val="004574AA"/>
    <w:rsid w:val="004575CC"/>
    <w:rsid w:val="00457AF6"/>
    <w:rsid w:val="00457BC3"/>
    <w:rsid w:val="00460067"/>
    <w:rsid w:val="0046053D"/>
    <w:rsid w:val="00460711"/>
    <w:rsid w:val="00460FAC"/>
    <w:rsid w:val="00460FC9"/>
    <w:rsid w:val="00461495"/>
    <w:rsid w:val="0046176C"/>
    <w:rsid w:val="004618FE"/>
    <w:rsid w:val="004619E5"/>
    <w:rsid w:val="00461BD5"/>
    <w:rsid w:val="00462A1E"/>
    <w:rsid w:val="00462CE0"/>
    <w:rsid w:val="00462DF2"/>
    <w:rsid w:val="004638D6"/>
    <w:rsid w:val="00463DBC"/>
    <w:rsid w:val="00463E6D"/>
    <w:rsid w:val="00464410"/>
    <w:rsid w:val="00464477"/>
    <w:rsid w:val="0046503F"/>
    <w:rsid w:val="0046526C"/>
    <w:rsid w:val="00465334"/>
    <w:rsid w:val="00465491"/>
    <w:rsid w:val="00465756"/>
    <w:rsid w:val="00465790"/>
    <w:rsid w:val="004658C8"/>
    <w:rsid w:val="00465A03"/>
    <w:rsid w:val="00465D53"/>
    <w:rsid w:val="00466578"/>
    <w:rsid w:val="00466722"/>
    <w:rsid w:val="00466B94"/>
    <w:rsid w:val="00466DB5"/>
    <w:rsid w:val="00466E97"/>
    <w:rsid w:val="0046704B"/>
    <w:rsid w:val="004673FA"/>
    <w:rsid w:val="004678CB"/>
    <w:rsid w:val="00467D69"/>
    <w:rsid w:val="00467EA3"/>
    <w:rsid w:val="0047013E"/>
    <w:rsid w:val="00470A29"/>
    <w:rsid w:val="00470E47"/>
    <w:rsid w:val="004711B4"/>
    <w:rsid w:val="00471245"/>
    <w:rsid w:val="004714F5"/>
    <w:rsid w:val="0047175D"/>
    <w:rsid w:val="00471994"/>
    <w:rsid w:val="00471B66"/>
    <w:rsid w:val="00471B8F"/>
    <w:rsid w:val="00472174"/>
    <w:rsid w:val="00472800"/>
    <w:rsid w:val="00472A8B"/>
    <w:rsid w:val="00472D81"/>
    <w:rsid w:val="00473325"/>
    <w:rsid w:val="00473507"/>
    <w:rsid w:val="004738DE"/>
    <w:rsid w:val="00473BB7"/>
    <w:rsid w:val="00474155"/>
    <w:rsid w:val="004744B5"/>
    <w:rsid w:val="004748FB"/>
    <w:rsid w:val="00474D8A"/>
    <w:rsid w:val="00474E02"/>
    <w:rsid w:val="00474E63"/>
    <w:rsid w:val="004755E5"/>
    <w:rsid w:val="0047565F"/>
    <w:rsid w:val="00475AE1"/>
    <w:rsid w:val="00475C72"/>
    <w:rsid w:val="00475F42"/>
    <w:rsid w:val="00475FCD"/>
    <w:rsid w:val="004762D3"/>
    <w:rsid w:val="004763A8"/>
    <w:rsid w:val="004763F7"/>
    <w:rsid w:val="00476649"/>
    <w:rsid w:val="0047689F"/>
    <w:rsid w:val="004777C0"/>
    <w:rsid w:val="00477DDE"/>
    <w:rsid w:val="00477EC8"/>
    <w:rsid w:val="00480B7D"/>
    <w:rsid w:val="00480C51"/>
    <w:rsid w:val="00481168"/>
    <w:rsid w:val="00481A07"/>
    <w:rsid w:val="00481A17"/>
    <w:rsid w:val="00481AF6"/>
    <w:rsid w:val="00481BE4"/>
    <w:rsid w:val="004822AE"/>
    <w:rsid w:val="00482347"/>
    <w:rsid w:val="0048249C"/>
    <w:rsid w:val="00482666"/>
    <w:rsid w:val="00482BD9"/>
    <w:rsid w:val="0048321D"/>
    <w:rsid w:val="00483389"/>
    <w:rsid w:val="00483866"/>
    <w:rsid w:val="00483D41"/>
    <w:rsid w:val="00484346"/>
    <w:rsid w:val="00484474"/>
    <w:rsid w:val="00484538"/>
    <w:rsid w:val="004846AE"/>
    <w:rsid w:val="004851E4"/>
    <w:rsid w:val="004852B1"/>
    <w:rsid w:val="004854D0"/>
    <w:rsid w:val="00485E14"/>
    <w:rsid w:val="00485F95"/>
    <w:rsid w:val="0048649E"/>
    <w:rsid w:val="00486832"/>
    <w:rsid w:val="00486E05"/>
    <w:rsid w:val="00487418"/>
    <w:rsid w:val="00487854"/>
    <w:rsid w:val="00487992"/>
    <w:rsid w:val="00487A17"/>
    <w:rsid w:val="00487A2B"/>
    <w:rsid w:val="00487A9D"/>
    <w:rsid w:val="00490DF8"/>
    <w:rsid w:val="0049102E"/>
    <w:rsid w:val="004913A3"/>
    <w:rsid w:val="00491547"/>
    <w:rsid w:val="0049190A"/>
    <w:rsid w:val="00491968"/>
    <w:rsid w:val="00491B4E"/>
    <w:rsid w:val="00491B97"/>
    <w:rsid w:val="004921D1"/>
    <w:rsid w:val="0049253F"/>
    <w:rsid w:val="00492719"/>
    <w:rsid w:val="004932EF"/>
    <w:rsid w:val="0049338C"/>
    <w:rsid w:val="00493663"/>
    <w:rsid w:val="00493B98"/>
    <w:rsid w:val="00493D04"/>
    <w:rsid w:val="00493EE6"/>
    <w:rsid w:val="00494073"/>
    <w:rsid w:val="0049434B"/>
    <w:rsid w:val="004943CA"/>
    <w:rsid w:val="004943F8"/>
    <w:rsid w:val="0049471C"/>
    <w:rsid w:val="00494874"/>
    <w:rsid w:val="00495470"/>
    <w:rsid w:val="00495919"/>
    <w:rsid w:val="00495CDC"/>
    <w:rsid w:val="00495DE7"/>
    <w:rsid w:val="00496240"/>
    <w:rsid w:val="004963E6"/>
    <w:rsid w:val="004968B1"/>
    <w:rsid w:val="00496A64"/>
    <w:rsid w:val="00497083"/>
    <w:rsid w:val="004975CB"/>
    <w:rsid w:val="00497879"/>
    <w:rsid w:val="004978E0"/>
    <w:rsid w:val="00497F9A"/>
    <w:rsid w:val="004A0868"/>
    <w:rsid w:val="004A0AA0"/>
    <w:rsid w:val="004A0E16"/>
    <w:rsid w:val="004A12C7"/>
    <w:rsid w:val="004A1594"/>
    <w:rsid w:val="004A196D"/>
    <w:rsid w:val="004A1D7D"/>
    <w:rsid w:val="004A1F30"/>
    <w:rsid w:val="004A1FA6"/>
    <w:rsid w:val="004A1FF2"/>
    <w:rsid w:val="004A248E"/>
    <w:rsid w:val="004A2602"/>
    <w:rsid w:val="004A2817"/>
    <w:rsid w:val="004A2A59"/>
    <w:rsid w:val="004A2DD8"/>
    <w:rsid w:val="004A2E6E"/>
    <w:rsid w:val="004A2EAE"/>
    <w:rsid w:val="004A36A8"/>
    <w:rsid w:val="004A37FF"/>
    <w:rsid w:val="004A38B5"/>
    <w:rsid w:val="004A459A"/>
    <w:rsid w:val="004A46BC"/>
    <w:rsid w:val="004A4BF3"/>
    <w:rsid w:val="004A5F94"/>
    <w:rsid w:val="004A61E3"/>
    <w:rsid w:val="004A6331"/>
    <w:rsid w:val="004A658E"/>
    <w:rsid w:val="004A68EB"/>
    <w:rsid w:val="004A6B57"/>
    <w:rsid w:val="004A70D4"/>
    <w:rsid w:val="004A7323"/>
    <w:rsid w:val="004A751C"/>
    <w:rsid w:val="004A782D"/>
    <w:rsid w:val="004A7A0E"/>
    <w:rsid w:val="004A7E3C"/>
    <w:rsid w:val="004A7E54"/>
    <w:rsid w:val="004B086C"/>
    <w:rsid w:val="004B0B39"/>
    <w:rsid w:val="004B193E"/>
    <w:rsid w:val="004B24AD"/>
    <w:rsid w:val="004B24B2"/>
    <w:rsid w:val="004B2804"/>
    <w:rsid w:val="004B2865"/>
    <w:rsid w:val="004B28B9"/>
    <w:rsid w:val="004B2939"/>
    <w:rsid w:val="004B2FEE"/>
    <w:rsid w:val="004B325E"/>
    <w:rsid w:val="004B33BA"/>
    <w:rsid w:val="004B346A"/>
    <w:rsid w:val="004B36C6"/>
    <w:rsid w:val="004B3923"/>
    <w:rsid w:val="004B3967"/>
    <w:rsid w:val="004B39A7"/>
    <w:rsid w:val="004B4192"/>
    <w:rsid w:val="004B41B9"/>
    <w:rsid w:val="004B4A52"/>
    <w:rsid w:val="004B4BCC"/>
    <w:rsid w:val="004B4F08"/>
    <w:rsid w:val="004B53C2"/>
    <w:rsid w:val="004B54EB"/>
    <w:rsid w:val="004B56A4"/>
    <w:rsid w:val="004B5AE4"/>
    <w:rsid w:val="004B60A8"/>
    <w:rsid w:val="004B6210"/>
    <w:rsid w:val="004B62EE"/>
    <w:rsid w:val="004B6638"/>
    <w:rsid w:val="004B6724"/>
    <w:rsid w:val="004B68E9"/>
    <w:rsid w:val="004B726D"/>
    <w:rsid w:val="004B75A0"/>
    <w:rsid w:val="004B766B"/>
    <w:rsid w:val="004B76BD"/>
    <w:rsid w:val="004B77A0"/>
    <w:rsid w:val="004B7A16"/>
    <w:rsid w:val="004B7E25"/>
    <w:rsid w:val="004B8463"/>
    <w:rsid w:val="004C0152"/>
    <w:rsid w:val="004C05EB"/>
    <w:rsid w:val="004C0CA9"/>
    <w:rsid w:val="004C0D0A"/>
    <w:rsid w:val="004C0D47"/>
    <w:rsid w:val="004C1694"/>
    <w:rsid w:val="004C20B0"/>
    <w:rsid w:val="004C2374"/>
    <w:rsid w:val="004C2677"/>
    <w:rsid w:val="004C2AC5"/>
    <w:rsid w:val="004C3621"/>
    <w:rsid w:val="004C39AF"/>
    <w:rsid w:val="004C3F21"/>
    <w:rsid w:val="004C44DE"/>
    <w:rsid w:val="004C4841"/>
    <w:rsid w:val="004C5335"/>
    <w:rsid w:val="004C5AC3"/>
    <w:rsid w:val="004C671C"/>
    <w:rsid w:val="004C67E0"/>
    <w:rsid w:val="004C6A6A"/>
    <w:rsid w:val="004C6D15"/>
    <w:rsid w:val="004C6E2B"/>
    <w:rsid w:val="004C7257"/>
    <w:rsid w:val="004C7D7C"/>
    <w:rsid w:val="004C7DAF"/>
    <w:rsid w:val="004C7E58"/>
    <w:rsid w:val="004D025A"/>
    <w:rsid w:val="004D0573"/>
    <w:rsid w:val="004D0DBA"/>
    <w:rsid w:val="004D0E55"/>
    <w:rsid w:val="004D0F39"/>
    <w:rsid w:val="004D0FF9"/>
    <w:rsid w:val="004D10EE"/>
    <w:rsid w:val="004D1365"/>
    <w:rsid w:val="004D1652"/>
    <w:rsid w:val="004D16E5"/>
    <w:rsid w:val="004D17DB"/>
    <w:rsid w:val="004D1A19"/>
    <w:rsid w:val="004D1AD1"/>
    <w:rsid w:val="004D1B05"/>
    <w:rsid w:val="004D1EF9"/>
    <w:rsid w:val="004D2280"/>
    <w:rsid w:val="004D293D"/>
    <w:rsid w:val="004D36EB"/>
    <w:rsid w:val="004D3A60"/>
    <w:rsid w:val="004D3D51"/>
    <w:rsid w:val="004D45B4"/>
    <w:rsid w:val="004D472F"/>
    <w:rsid w:val="004D4736"/>
    <w:rsid w:val="004D4983"/>
    <w:rsid w:val="004D49AF"/>
    <w:rsid w:val="004D4DD6"/>
    <w:rsid w:val="004D4DE7"/>
    <w:rsid w:val="004D50B3"/>
    <w:rsid w:val="004D5B63"/>
    <w:rsid w:val="004D5BF6"/>
    <w:rsid w:val="004D64EC"/>
    <w:rsid w:val="004D65B0"/>
    <w:rsid w:val="004D6BED"/>
    <w:rsid w:val="004D6E22"/>
    <w:rsid w:val="004D722C"/>
    <w:rsid w:val="004D7549"/>
    <w:rsid w:val="004D7960"/>
    <w:rsid w:val="004D7FB3"/>
    <w:rsid w:val="004E07AA"/>
    <w:rsid w:val="004E0FD3"/>
    <w:rsid w:val="004E105E"/>
    <w:rsid w:val="004E12C2"/>
    <w:rsid w:val="004E15EC"/>
    <w:rsid w:val="004E17B0"/>
    <w:rsid w:val="004E1C0A"/>
    <w:rsid w:val="004E1C88"/>
    <w:rsid w:val="004E1DB1"/>
    <w:rsid w:val="004E221B"/>
    <w:rsid w:val="004E24B0"/>
    <w:rsid w:val="004E25C1"/>
    <w:rsid w:val="004E2F14"/>
    <w:rsid w:val="004E33BB"/>
    <w:rsid w:val="004E3974"/>
    <w:rsid w:val="004E3BEB"/>
    <w:rsid w:val="004E3E4A"/>
    <w:rsid w:val="004E447E"/>
    <w:rsid w:val="004E46B2"/>
    <w:rsid w:val="004E4748"/>
    <w:rsid w:val="004E48DF"/>
    <w:rsid w:val="004E48F9"/>
    <w:rsid w:val="004E4C47"/>
    <w:rsid w:val="004E4CD4"/>
    <w:rsid w:val="004E5047"/>
    <w:rsid w:val="004E51E4"/>
    <w:rsid w:val="004E5A10"/>
    <w:rsid w:val="004E5A79"/>
    <w:rsid w:val="004E5AAC"/>
    <w:rsid w:val="004E614C"/>
    <w:rsid w:val="004E643F"/>
    <w:rsid w:val="004E6C7A"/>
    <w:rsid w:val="004E6E24"/>
    <w:rsid w:val="004F0191"/>
    <w:rsid w:val="004F07EA"/>
    <w:rsid w:val="004F1062"/>
    <w:rsid w:val="004F122A"/>
    <w:rsid w:val="004F1B21"/>
    <w:rsid w:val="004F2463"/>
    <w:rsid w:val="004F2730"/>
    <w:rsid w:val="004F36F4"/>
    <w:rsid w:val="004F3B3C"/>
    <w:rsid w:val="004F5185"/>
    <w:rsid w:val="004F58CB"/>
    <w:rsid w:val="004F67AB"/>
    <w:rsid w:val="004F6A61"/>
    <w:rsid w:val="004F6C1E"/>
    <w:rsid w:val="004F6C7B"/>
    <w:rsid w:val="004F6C7C"/>
    <w:rsid w:val="004F6DF9"/>
    <w:rsid w:val="004F6E79"/>
    <w:rsid w:val="004F6E99"/>
    <w:rsid w:val="004F6F39"/>
    <w:rsid w:val="004F78CB"/>
    <w:rsid w:val="004F7BE1"/>
    <w:rsid w:val="00500501"/>
    <w:rsid w:val="00500A40"/>
    <w:rsid w:val="00500CBC"/>
    <w:rsid w:val="0050111D"/>
    <w:rsid w:val="0050123F"/>
    <w:rsid w:val="0050162E"/>
    <w:rsid w:val="00501832"/>
    <w:rsid w:val="005018DC"/>
    <w:rsid w:val="00501AA2"/>
    <w:rsid w:val="00501E09"/>
    <w:rsid w:val="005024F6"/>
    <w:rsid w:val="005025FB"/>
    <w:rsid w:val="00502911"/>
    <w:rsid w:val="00502B5F"/>
    <w:rsid w:val="00502DC6"/>
    <w:rsid w:val="0050304C"/>
    <w:rsid w:val="00503347"/>
    <w:rsid w:val="0050355D"/>
    <w:rsid w:val="005037A3"/>
    <w:rsid w:val="00503C7F"/>
    <w:rsid w:val="00503FAD"/>
    <w:rsid w:val="00504309"/>
    <w:rsid w:val="005043AF"/>
    <w:rsid w:val="00504625"/>
    <w:rsid w:val="00504873"/>
    <w:rsid w:val="00504D6B"/>
    <w:rsid w:val="00504F8A"/>
    <w:rsid w:val="0050502F"/>
    <w:rsid w:val="00505B13"/>
    <w:rsid w:val="00505C46"/>
    <w:rsid w:val="00505C5C"/>
    <w:rsid w:val="00505E9F"/>
    <w:rsid w:val="00506217"/>
    <w:rsid w:val="0050624A"/>
    <w:rsid w:val="00506929"/>
    <w:rsid w:val="0050697E"/>
    <w:rsid w:val="00506AAC"/>
    <w:rsid w:val="00506C73"/>
    <w:rsid w:val="00506E54"/>
    <w:rsid w:val="005073B5"/>
    <w:rsid w:val="00507595"/>
    <w:rsid w:val="00507A91"/>
    <w:rsid w:val="00507B67"/>
    <w:rsid w:val="00510127"/>
    <w:rsid w:val="005102AA"/>
    <w:rsid w:val="005111DB"/>
    <w:rsid w:val="005114D0"/>
    <w:rsid w:val="00511645"/>
    <w:rsid w:val="0051176A"/>
    <w:rsid w:val="005119B2"/>
    <w:rsid w:val="00511BC1"/>
    <w:rsid w:val="00512AF6"/>
    <w:rsid w:val="00512DCC"/>
    <w:rsid w:val="00512F2B"/>
    <w:rsid w:val="00513276"/>
    <w:rsid w:val="005134AC"/>
    <w:rsid w:val="00513C87"/>
    <w:rsid w:val="00513CCE"/>
    <w:rsid w:val="005140BD"/>
    <w:rsid w:val="00514AA3"/>
    <w:rsid w:val="00514B19"/>
    <w:rsid w:val="00514C2D"/>
    <w:rsid w:val="00514D9A"/>
    <w:rsid w:val="005156DF"/>
    <w:rsid w:val="00515AFD"/>
    <w:rsid w:val="00515C13"/>
    <w:rsid w:val="00515D25"/>
    <w:rsid w:val="005167FE"/>
    <w:rsid w:val="0051721B"/>
    <w:rsid w:val="00517A79"/>
    <w:rsid w:val="00520311"/>
    <w:rsid w:val="0052080D"/>
    <w:rsid w:val="00520879"/>
    <w:rsid w:val="00521066"/>
    <w:rsid w:val="00521079"/>
    <w:rsid w:val="0052137A"/>
    <w:rsid w:val="005215E9"/>
    <w:rsid w:val="00521FB8"/>
    <w:rsid w:val="00522184"/>
    <w:rsid w:val="00522356"/>
    <w:rsid w:val="0052287E"/>
    <w:rsid w:val="0052318B"/>
    <w:rsid w:val="005231DB"/>
    <w:rsid w:val="0052361F"/>
    <w:rsid w:val="005236C5"/>
    <w:rsid w:val="00523A34"/>
    <w:rsid w:val="005240C4"/>
    <w:rsid w:val="00524CBF"/>
    <w:rsid w:val="00524DA8"/>
    <w:rsid w:val="00525165"/>
    <w:rsid w:val="0052558C"/>
    <w:rsid w:val="005257A0"/>
    <w:rsid w:val="005257F1"/>
    <w:rsid w:val="00525B8C"/>
    <w:rsid w:val="00525E07"/>
    <w:rsid w:val="0052600B"/>
    <w:rsid w:val="0052621F"/>
    <w:rsid w:val="00526451"/>
    <w:rsid w:val="0052661F"/>
    <w:rsid w:val="00526CB6"/>
    <w:rsid w:val="00527340"/>
    <w:rsid w:val="00527A0D"/>
    <w:rsid w:val="00527A82"/>
    <w:rsid w:val="00527B6E"/>
    <w:rsid w:val="00530012"/>
    <w:rsid w:val="00530262"/>
    <w:rsid w:val="005302FF"/>
    <w:rsid w:val="00530319"/>
    <w:rsid w:val="005305EA"/>
    <w:rsid w:val="00530A29"/>
    <w:rsid w:val="00530A77"/>
    <w:rsid w:val="00530C66"/>
    <w:rsid w:val="00530E32"/>
    <w:rsid w:val="00531232"/>
    <w:rsid w:val="005313FD"/>
    <w:rsid w:val="00531467"/>
    <w:rsid w:val="005317FD"/>
    <w:rsid w:val="005318D5"/>
    <w:rsid w:val="00531DD0"/>
    <w:rsid w:val="00531E5B"/>
    <w:rsid w:val="00531E95"/>
    <w:rsid w:val="005324B0"/>
    <w:rsid w:val="005324BE"/>
    <w:rsid w:val="005324EE"/>
    <w:rsid w:val="00532597"/>
    <w:rsid w:val="005328F0"/>
    <w:rsid w:val="00532C38"/>
    <w:rsid w:val="00532D36"/>
    <w:rsid w:val="00532E56"/>
    <w:rsid w:val="00532F9A"/>
    <w:rsid w:val="00533988"/>
    <w:rsid w:val="00533C5D"/>
    <w:rsid w:val="00533FB5"/>
    <w:rsid w:val="00533FB7"/>
    <w:rsid w:val="00534081"/>
    <w:rsid w:val="00534AD5"/>
    <w:rsid w:val="00534ED4"/>
    <w:rsid w:val="00534EFB"/>
    <w:rsid w:val="0053542A"/>
    <w:rsid w:val="00535458"/>
    <w:rsid w:val="0053556A"/>
    <w:rsid w:val="0053594E"/>
    <w:rsid w:val="00535F4D"/>
    <w:rsid w:val="00536110"/>
    <w:rsid w:val="00536B45"/>
    <w:rsid w:val="00536B48"/>
    <w:rsid w:val="00536BF9"/>
    <w:rsid w:val="00537286"/>
    <w:rsid w:val="00537673"/>
    <w:rsid w:val="005377B6"/>
    <w:rsid w:val="00537936"/>
    <w:rsid w:val="00537A89"/>
    <w:rsid w:val="00537C03"/>
    <w:rsid w:val="005402A2"/>
    <w:rsid w:val="005408C3"/>
    <w:rsid w:val="00540AF6"/>
    <w:rsid w:val="00540CD7"/>
    <w:rsid w:val="005418DB"/>
    <w:rsid w:val="00541A85"/>
    <w:rsid w:val="00541BB1"/>
    <w:rsid w:val="00541DBC"/>
    <w:rsid w:val="005426B6"/>
    <w:rsid w:val="005427D7"/>
    <w:rsid w:val="00542926"/>
    <w:rsid w:val="00542A32"/>
    <w:rsid w:val="00542C40"/>
    <w:rsid w:val="00542DAF"/>
    <w:rsid w:val="00542DD8"/>
    <w:rsid w:val="00543281"/>
    <w:rsid w:val="005436C2"/>
    <w:rsid w:val="00543735"/>
    <w:rsid w:val="00543827"/>
    <w:rsid w:val="0054392E"/>
    <w:rsid w:val="00543C9D"/>
    <w:rsid w:val="00543CD7"/>
    <w:rsid w:val="00543CFA"/>
    <w:rsid w:val="0054409E"/>
    <w:rsid w:val="00544978"/>
    <w:rsid w:val="00545164"/>
    <w:rsid w:val="00545734"/>
    <w:rsid w:val="005457A9"/>
    <w:rsid w:val="0054586A"/>
    <w:rsid w:val="005458DC"/>
    <w:rsid w:val="0054682C"/>
    <w:rsid w:val="00546EEE"/>
    <w:rsid w:val="00546FD4"/>
    <w:rsid w:val="0054774B"/>
    <w:rsid w:val="005478A1"/>
    <w:rsid w:val="0055037A"/>
    <w:rsid w:val="005503A4"/>
    <w:rsid w:val="005504FF"/>
    <w:rsid w:val="0055079E"/>
    <w:rsid w:val="00550931"/>
    <w:rsid w:val="00550E08"/>
    <w:rsid w:val="0055169C"/>
    <w:rsid w:val="0055192B"/>
    <w:rsid w:val="0055250D"/>
    <w:rsid w:val="005533D9"/>
    <w:rsid w:val="0055420F"/>
    <w:rsid w:val="00554379"/>
    <w:rsid w:val="005545C1"/>
    <w:rsid w:val="00554794"/>
    <w:rsid w:val="005547B0"/>
    <w:rsid w:val="00554E24"/>
    <w:rsid w:val="00555003"/>
    <w:rsid w:val="005555BD"/>
    <w:rsid w:val="005557C6"/>
    <w:rsid w:val="005564E2"/>
    <w:rsid w:val="00556C6A"/>
    <w:rsid w:val="005571A4"/>
    <w:rsid w:val="0055721B"/>
    <w:rsid w:val="00557B55"/>
    <w:rsid w:val="0056046F"/>
    <w:rsid w:val="00561598"/>
    <w:rsid w:val="00561986"/>
    <w:rsid w:val="00561EAF"/>
    <w:rsid w:val="005620A2"/>
    <w:rsid w:val="0056226A"/>
    <w:rsid w:val="005624B8"/>
    <w:rsid w:val="00563084"/>
    <w:rsid w:val="0056310D"/>
    <w:rsid w:val="0056351F"/>
    <w:rsid w:val="00563801"/>
    <w:rsid w:val="005639A9"/>
    <w:rsid w:val="00563E4D"/>
    <w:rsid w:val="005643E9"/>
    <w:rsid w:val="00564518"/>
    <w:rsid w:val="00564ECD"/>
    <w:rsid w:val="00565623"/>
    <w:rsid w:val="00565DA6"/>
    <w:rsid w:val="0056620A"/>
    <w:rsid w:val="00566457"/>
    <w:rsid w:val="005665A9"/>
    <w:rsid w:val="0056668C"/>
    <w:rsid w:val="005667E8"/>
    <w:rsid w:val="00566966"/>
    <w:rsid w:val="00566B4A"/>
    <w:rsid w:val="0056731E"/>
    <w:rsid w:val="005679E5"/>
    <w:rsid w:val="00567DFA"/>
    <w:rsid w:val="005700DD"/>
    <w:rsid w:val="0057017E"/>
    <w:rsid w:val="005704C0"/>
    <w:rsid w:val="005707E7"/>
    <w:rsid w:val="00570AC4"/>
    <w:rsid w:val="00570BAB"/>
    <w:rsid w:val="005710DC"/>
    <w:rsid w:val="00571AC6"/>
    <w:rsid w:val="00571CF3"/>
    <w:rsid w:val="00572290"/>
    <w:rsid w:val="00572663"/>
    <w:rsid w:val="005726C6"/>
    <w:rsid w:val="00572AB9"/>
    <w:rsid w:val="005734C4"/>
    <w:rsid w:val="00573565"/>
    <w:rsid w:val="005737B0"/>
    <w:rsid w:val="00573851"/>
    <w:rsid w:val="005747E9"/>
    <w:rsid w:val="005748F4"/>
    <w:rsid w:val="00574D92"/>
    <w:rsid w:val="0057572B"/>
    <w:rsid w:val="00575801"/>
    <w:rsid w:val="00575C62"/>
    <w:rsid w:val="005761C1"/>
    <w:rsid w:val="00576259"/>
    <w:rsid w:val="0057678D"/>
    <w:rsid w:val="0057685C"/>
    <w:rsid w:val="00576E7E"/>
    <w:rsid w:val="00577112"/>
    <w:rsid w:val="0057721B"/>
    <w:rsid w:val="00577799"/>
    <w:rsid w:val="00577B1D"/>
    <w:rsid w:val="00577BE2"/>
    <w:rsid w:val="00577F60"/>
    <w:rsid w:val="00577F95"/>
    <w:rsid w:val="00577FA0"/>
    <w:rsid w:val="00580362"/>
    <w:rsid w:val="005806B8"/>
    <w:rsid w:val="00580970"/>
    <w:rsid w:val="00580FE6"/>
    <w:rsid w:val="0058111E"/>
    <w:rsid w:val="0058193D"/>
    <w:rsid w:val="00581C82"/>
    <w:rsid w:val="00581E2F"/>
    <w:rsid w:val="00581EB1"/>
    <w:rsid w:val="0058207A"/>
    <w:rsid w:val="0058215F"/>
    <w:rsid w:val="005822E6"/>
    <w:rsid w:val="00582A33"/>
    <w:rsid w:val="00583142"/>
    <w:rsid w:val="00583164"/>
    <w:rsid w:val="005834AE"/>
    <w:rsid w:val="00584A6B"/>
    <w:rsid w:val="00584C5D"/>
    <w:rsid w:val="00584D94"/>
    <w:rsid w:val="00585667"/>
    <w:rsid w:val="00585716"/>
    <w:rsid w:val="00585B4B"/>
    <w:rsid w:val="00585D1D"/>
    <w:rsid w:val="0058616E"/>
    <w:rsid w:val="00586189"/>
    <w:rsid w:val="005861FD"/>
    <w:rsid w:val="005864F2"/>
    <w:rsid w:val="00586930"/>
    <w:rsid w:val="00587013"/>
    <w:rsid w:val="005879AF"/>
    <w:rsid w:val="005903E1"/>
    <w:rsid w:val="00590781"/>
    <w:rsid w:val="005909BC"/>
    <w:rsid w:val="00590BA7"/>
    <w:rsid w:val="00590D7A"/>
    <w:rsid w:val="00590FBB"/>
    <w:rsid w:val="00591127"/>
    <w:rsid w:val="0059116A"/>
    <w:rsid w:val="005916D3"/>
    <w:rsid w:val="00591C49"/>
    <w:rsid w:val="00591D2A"/>
    <w:rsid w:val="00591D3C"/>
    <w:rsid w:val="00592107"/>
    <w:rsid w:val="0059255D"/>
    <w:rsid w:val="0059268A"/>
    <w:rsid w:val="00592935"/>
    <w:rsid w:val="00592FFC"/>
    <w:rsid w:val="00593038"/>
    <w:rsid w:val="0059326F"/>
    <w:rsid w:val="005932BE"/>
    <w:rsid w:val="005937BC"/>
    <w:rsid w:val="0059480A"/>
    <w:rsid w:val="0059484E"/>
    <w:rsid w:val="00594E83"/>
    <w:rsid w:val="00594F8F"/>
    <w:rsid w:val="0059511C"/>
    <w:rsid w:val="00595B3A"/>
    <w:rsid w:val="00595D3E"/>
    <w:rsid w:val="0059600F"/>
    <w:rsid w:val="00596CA9"/>
    <w:rsid w:val="00596D24"/>
    <w:rsid w:val="00596F44"/>
    <w:rsid w:val="005970F4"/>
    <w:rsid w:val="0059736D"/>
    <w:rsid w:val="00597561"/>
    <w:rsid w:val="00597642"/>
    <w:rsid w:val="0059776F"/>
    <w:rsid w:val="00597774"/>
    <w:rsid w:val="00597868"/>
    <w:rsid w:val="00597FC4"/>
    <w:rsid w:val="005A0100"/>
    <w:rsid w:val="005A0589"/>
    <w:rsid w:val="005A0698"/>
    <w:rsid w:val="005A0ECB"/>
    <w:rsid w:val="005A1357"/>
    <w:rsid w:val="005A1642"/>
    <w:rsid w:val="005A23E1"/>
    <w:rsid w:val="005A283E"/>
    <w:rsid w:val="005A2890"/>
    <w:rsid w:val="005A29E5"/>
    <w:rsid w:val="005A32BF"/>
    <w:rsid w:val="005A343E"/>
    <w:rsid w:val="005A363D"/>
    <w:rsid w:val="005A420B"/>
    <w:rsid w:val="005A4796"/>
    <w:rsid w:val="005A4A26"/>
    <w:rsid w:val="005A4D21"/>
    <w:rsid w:val="005A5284"/>
    <w:rsid w:val="005A5A4D"/>
    <w:rsid w:val="005A5B02"/>
    <w:rsid w:val="005A5BE6"/>
    <w:rsid w:val="005A616B"/>
    <w:rsid w:val="005A6217"/>
    <w:rsid w:val="005A64E9"/>
    <w:rsid w:val="005A6E31"/>
    <w:rsid w:val="005A6E9D"/>
    <w:rsid w:val="005A6ECC"/>
    <w:rsid w:val="005A79FD"/>
    <w:rsid w:val="005A7C0D"/>
    <w:rsid w:val="005B0521"/>
    <w:rsid w:val="005B0958"/>
    <w:rsid w:val="005B14DA"/>
    <w:rsid w:val="005B1948"/>
    <w:rsid w:val="005B1A15"/>
    <w:rsid w:val="005B1E9F"/>
    <w:rsid w:val="005B229A"/>
    <w:rsid w:val="005B2498"/>
    <w:rsid w:val="005B26C0"/>
    <w:rsid w:val="005B2813"/>
    <w:rsid w:val="005B2D6F"/>
    <w:rsid w:val="005B2D98"/>
    <w:rsid w:val="005B30AA"/>
    <w:rsid w:val="005B352E"/>
    <w:rsid w:val="005B35B7"/>
    <w:rsid w:val="005B388B"/>
    <w:rsid w:val="005B38C0"/>
    <w:rsid w:val="005B3C02"/>
    <w:rsid w:val="005B3DE8"/>
    <w:rsid w:val="005B447C"/>
    <w:rsid w:val="005B455B"/>
    <w:rsid w:val="005B4617"/>
    <w:rsid w:val="005B49FB"/>
    <w:rsid w:val="005B4C96"/>
    <w:rsid w:val="005B5732"/>
    <w:rsid w:val="005B5A64"/>
    <w:rsid w:val="005B6610"/>
    <w:rsid w:val="005B6798"/>
    <w:rsid w:val="005B67C1"/>
    <w:rsid w:val="005B6D93"/>
    <w:rsid w:val="005B6DD8"/>
    <w:rsid w:val="005B7185"/>
    <w:rsid w:val="005B7727"/>
    <w:rsid w:val="005B7A95"/>
    <w:rsid w:val="005C056D"/>
    <w:rsid w:val="005C0571"/>
    <w:rsid w:val="005C0691"/>
    <w:rsid w:val="005C0826"/>
    <w:rsid w:val="005C09A4"/>
    <w:rsid w:val="005C0A3C"/>
    <w:rsid w:val="005C0E43"/>
    <w:rsid w:val="005C0F66"/>
    <w:rsid w:val="005C1F27"/>
    <w:rsid w:val="005C292D"/>
    <w:rsid w:val="005C2C93"/>
    <w:rsid w:val="005C2D3D"/>
    <w:rsid w:val="005C2DA7"/>
    <w:rsid w:val="005C2DF8"/>
    <w:rsid w:val="005C2F12"/>
    <w:rsid w:val="005C379C"/>
    <w:rsid w:val="005C38F7"/>
    <w:rsid w:val="005C3E40"/>
    <w:rsid w:val="005C420E"/>
    <w:rsid w:val="005C4730"/>
    <w:rsid w:val="005C4B75"/>
    <w:rsid w:val="005C4CCB"/>
    <w:rsid w:val="005C4DAC"/>
    <w:rsid w:val="005C4F0A"/>
    <w:rsid w:val="005C505C"/>
    <w:rsid w:val="005C53C0"/>
    <w:rsid w:val="005C549B"/>
    <w:rsid w:val="005C5E34"/>
    <w:rsid w:val="005C62C4"/>
    <w:rsid w:val="005C62E4"/>
    <w:rsid w:val="005C6B84"/>
    <w:rsid w:val="005C6C91"/>
    <w:rsid w:val="005C6D85"/>
    <w:rsid w:val="005C6EEF"/>
    <w:rsid w:val="005C702D"/>
    <w:rsid w:val="005C71E7"/>
    <w:rsid w:val="005C73C0"/>
    <w:rsid w:val="005D01E1"/>
    <w:rsid w:val="005D02B9"/>
    <w:rsid w:val="005D060F"/>
    <w:rsid w:val="005D0701"/>
    <w:rsid w:val="005D0F7D"/>
    <w:rsid w:val="005D11F3"/>
    <w:rsid w:val="005D12CE"/>
    <w:rsid w:val="005D16B0"/>
    <w:rsid w:val="005D1856"/>
    <w:rsid w:val="005D20F7"/>
    <w:rsid w:val="005D237F"/>
    <w:rsid w:val="005D2390"/>
    <w:rsid w:val="005D27A9"/>
    <w:rsid w:val="005D28F4"/>
    <w:rsid w:val="005D2D6B"/>
    <w:rsid w:val="005D308D"/>
    <w:rsid w:val="005D316D"/>
    <w:rsid w:val="005D31C2"/>
    <w:rsid w:val="005D38DA"/>
    <w:rsid w:val="005D3E59"/>
    <w:rsid w:val="005D3F9E"/>
    <w:rsid w:val="005D45FC"/>
    <w:rsid w:val="005D4A5E"/>
    <w:rsid w:val="005D4AC4"/>
    <w:rsid w:val="005D4F7A"/>
    <w:rsid w:val="005D53C4"/>
    <w:rsid w:val="005D5CAF"/>
    <w:rsid w:val="005D5ED1"/>
    <w:rsid w:val="005D6206"/>
    <w:rsid w:val="005D64E9"/>
    <w:rsid w:val="005D663D"/>
    <w:rsid w:val="005D6E40"/>
    <w:rsid w:val="005D6F99"/>
    <w:rsid w:val="005D744C"/>
    <w:rsid w:val="005D77F4"/>
    <w:rsid w:val="005D77F5"/>
    <w:rsid w:val="005D7DC5"/>
    <w:rsid w:val="005E01B5"/>
    <w:rsid w:val="005E0284"/>
    <w:rsid w:val="005E0419"/>
    <w:rsid w:val="005E042D"/>
    <w:rsid w:val="005E094C"/>
    <w:rsid w:val="005E0BA1"/>
    <w:rsid w:val="005E0EF9"/>
    <w:rsid w:val="005E11DD"/>
    <w:rsid w:val="005E186C"/>
    <w:rsid w:val="005E19F8"/>
    <w:rsid w:val="005E1F4A"/>
    <w:rsid w:val="005E211C"/>
    <w:rsid w:val="005E2183"/>
    <w:rsid w:val="005E2647"/>
    <w:rsid w:val="005E298F"/>
    <w:rsid w:val="005E2B2E"/>
    <w:rsid w:val="005E2B9B"/>
    <w:rsid w:val="005E2EF4"/>
    <w:rsid w:val="005E2FF7"/>
    <w:rsid w:val="005E346B"/>
    <w:rsid w:val="005E3679"/>
    <w:rsid w:val="005E3B9D"/>
    <w:rsid w:val="005E3C15"/>
    <w:rsid w:val="005E3FAB"/>
    <w:rsid w:val="005E3FC9"/>
    <w:rsid w:val="005E40A9"/>
    <w:rsid w:val="005E4792"/>
    <w:rsid w:val="005E4810"/>
    <w:rsid w:val="005E4A1A"/>
    <w:rsid w:val="005E4F2A"/>
    <w:rsid w:val="005E4FB9"/>
    <w:rsid w:val="005E597A"/>
    <w:rsid w:val="005E5AE7"/>
    <w:rsid w:val="005E6807"/>
    <w:rsid w:val="005E68CE"/>
    <w:rsid w:val="005E7474"/>
    <w:rsid w:val="005E7EDA"/>
    <w:rsid w:val="005F0247"/>
    <w:rsid w:val="005F02A0"/>
    <w:rsid w:val="005F052C"/>
    <w:rsid w:val="005F078D"/>
    <w:rsid w:val="005F123F"/>
    <w:rsid w:val="005F1837"/>
    <w:rsid w:val="005F1B38"/>
    <w:rsid w:val="005F243E"/>
    <w:rsid w:val="005F2707"/>
    <w:rsid w:val="005F2E40"/>
    <w:rsid w:val="005F30DD"/>
    <w:rsid w:val="005F31BB"/>
    <w:rsid w:val="005F3451"/>
    <w:rsid w:val="005F3829"/>
    <w:rsid w:val="005F3E75"/>
    <w:rsid w:val="005F43FA"/>
    <w:rsid w:val="005F4441"/>
    <w:rsid w:val="005F46F8"/>
    <w:rsid w:val="005F47C9"/>
    <w:rsid w:val="005F47D9"/>
    <w:rsid w:val="005F4B6B"/>
    <w:rsid w:val="005F4BBB"/>
    <w:rsid w:val="005F4EE0"/>
    <w:rsid w:val="005F5161"/>
    <w:rsid w:val="005F51CD"/>
    <w:rsid w:val="005F530A"/>
    <w:rsid w:val="005F54D0"/>
    <w:rsid w:val="005F5574"/>
    <w:rsid w:val="005F56EE"/>
    <w:rsid w:val="005F5788"/>
    <w:rsid w:val="005F5BE6"/>
    <w:rsid w:val="005F5E46"/>
    <w:rsid w:val="005F5E48"/>
    <w:rsid w:val="005F5F55"/>
    <w:rsid w:val="005F6531"/>
    <w:rsid w:val="005F6537"/>
    <w:rsid w:val="005F6B10"/>
    <w:rsid w:val="005F6D9F"/>
    <w:rsid w:val="005F7163"/>
    <w:rsid w:val="005F71FD"/>
    <w:rsid w:val="005F72D0"/>
    <w:rsid w:val="005F73AA"/>
    <w:rsid w:val="005F7418"/>
    <w:rsid w:val="005F7513"/>
    <w:rsid w:val="00600279"/>
    <w:rsid w:val="006007FC"/>
    <w:rsid w:val="0060129A"/>
    <w:rsid w:val="006016EB"/>
    <w:rsid w:val="00601B17"/>
    <w:rsid w:val="00601B9A"/>
    <w:rsid w:val="00601C7B"/>
    <w:rsid w:val="0060235B"/>
    <w:rsid w:val="0060235F"/>
    <w:rsid w:val="00602F6E"/>
    <w:rsid w:val="0060313E"/>
    <w:rsid w:val="00603645"/>
    <w:rsid w:val="00603EC1"/>
    <w:rsid w:val="00603F49"/>
    <w:rsid w:val="00603FE3"/>
    <w:rsid w:val="00604339"/>
    <w:rsid w:val="00604461"/>
    <w:rsid w:val="00604950"/>
    <w:rsid w:val="00604AC1"/>
    <w:rsid w:val="00604E64"/>
    <w:rsid w:val="006053A7"/>
    <w:rsid w:val="006053EB"/>
    <w:rsid w:val="00605736"/>
    <w:rsid w:val="00605786"/>
    <w:rsid w:val="0060589F"/>
    <w:rsid w:val="00605A20"/>
    <w:rsid w:val="006062B9"/>
    <w:rsid w:val="006064F5"/>
    <w:rsid w:val="006070BC"/>
    <w:rsid w:val="0060736D"/>
    <w:rsid w:val="006075C3"/>
    <w:rsid w:val="00607996"/>
    <w:rsid w:val="00607AA8"/>
    <w:rsid w:val="00607CA2"/>
    <w:rsid w:val="00607CC3"/>
    <w:rsid w:val="006101E9"/>
    <w:rsid w:val="0061031B"/>
    <w:rsid w:val="00610A56"/>
    <w:rsid w:val="00610DDD"/>
    <w:rsid w:val="00610EC2"/>
    <w:rsid w:val="006112D8"/>
    <w:rsid w:val="0061160C"/>
    <w:rsid w:val="00611A83"/>
    <w:rsid w:val="00611F42"/>
    <w:rsid w:val="006121A0"/>
    <w:rsid w:val="006121D3"/>
    <w:rsid w:val="00612398"/>
    <w:rsid w:val="00612576"/>
    <w:rsid w:val="00612D90"/>
    <w:rsid w:val="006131F5"/>
    <w:rsid w:val="00613524"/>
    <w:rsid w:val="006138F0"/>
    <w:rsid w:val="00613A10"/>
    <w:rsid w:val="00613ACC"/>
    <w:rsid w:val="00613C85"/>
    <w:rsid w:val="00613F33"/>
    <w:rsid w:val="006141BA"/>
    <w:rsid w:val="006141F6"/>
    <w:rsid w:val="00614521"/>
    <w:rsid w:val="00614B85"/>
    <w:rsid w:val="00614D21"/>
    <w:rsid w:val="00614E29"/>
    <w:rsid w:val="00614E87"/>
    <w:rsid w:val="006153A4"/>
    <w:rsid w:val="00615AAF"/>
    <w:rsid w:val="00615C6E"/>
    <w:rsid w:val="00615F9E"/>
    <w:rsid w:val="00616A8D"/>
    <w:rsid w:val="00616B00"/>
    <w:rsid w:val="00616B65"/>
    <w:rsid w:val="0061716D"/>
    <w:rsid w:val="00617AD5"/>
    <w:rsid w:val="00617EF5"/>
    <w:rsid w:val="0062015D"/>
    <w:rsid w:val="006207EB"/>
    <w:rsid w:val="00620A48"/>
    <w:rsid w:val="00620B85"/>
    <w:rsid w:val="006211B5"/>
    <w:rsid w:val="00621214"/>
    <w:rsid w:val="00621466"/>
    <w:rsid w:val="00621952"/>
    <w:rsid w:val="00621F31"/>
    <w:rsid w:val="00621F6D"/>
    <w:rsid w:val="0062204F"/>
    <w:rsid w:val="00622056"/>
    <w:rsid w:val="006223BC"/>
    <w:rsid w:val="00622604"/>
    <w:rsid w:val="00622A2C"/>
    <w:rsid w:val="00622DB7"/>
    <w:rsid w:val="006230A8"/>
    <w:rsid w:val="0062325D"/>
    <w:rsid w:val="0062389C"/>
    <w:rsid w:val="00623CC4"/>
    <w:rsid w:val="00623E4A"/>
    <w:rsid w:val="006240F3"/>
    <w:rsid w:val="00624164"/>
    <w:rsid w:val="00624C28"/>
    <w:rsid w:val="0062500C"/>
    <w:rsid w:val="0062528D"/>
    <w:rsid w:val="006256F8"/>
    <w:rsid w:val="00625922"/>
    <w:rsid w:val="00625FFA"/>
    <w:rsid w:val="00626106"/>
    <w:rsid w:val="0062610E"/>
    <w:rsid w:val="006261BE"/>
    <w:rsid w:val="0062625F"/>
    <w:rsid w:val="00626356"/>
    <w:rsid w:val="00626436"/>
    <w:rsid w:val="006266D6"/>
    <w:rsid w:val="0062685B"/>
    <w:rsid w:val="00626F04"/>
    <w:rsid w:val="00626FB9"/>
    <w:rsid w:val="00626FEA"/>
    <w:rsid w:val="0062746D"/>
    <w:rsid w:val="00627501"/>
    <w:rsid w:val="00627F9F"/>
    <w:rsid w:val="0062D0BE"/>
    <w:rsid w:val="0063072D"/>
    <w:rsid w:val="006308BA"/>
    <w:rsid w:val="006308FD"/>
    <w:rsid w:val="006312F1"/>
    <w:rsid w:val="006314E9"/>
    <w:rsid w:val="0063190F"/>
    <w:rsid w:val="00631CB7"/>
    <w:rsid w:val="00631E90"/>
    <w:rsid w:val="00631F6C"/>
    <w:rsid w:val="00631FCE"/>
    <w:rsid w:val="006323DE"/>
    <w:rsid w:val="00632A70"/>
    <w:rsid w:val="00632C6F"/>
    <w:rsid w:val="00632D30"/>
    <w:rsid w:val="00632D74"/>
    <w:rsid w:val="00632E63"/>
    <w:rsid w:val="00632EC8"/>
    <w:rsid w:val="00633355"/>
    <w:rsid w:val="0063363C"/>
    <w:rsid w:val="00633732"/>
    <w:rsid w:val="006339B7"/>
    <w:rsid w:val="00633CBE"/>
    <w:rsid w:val="00633F4A"/>
    <w:rsid w:val="0063426A"/>
    <w:rsid w:val="006342F6"/>
    <w:rsid w:val="006343D1"/>
    <w:rsid w:val="00634490"/>
    <w:rsid w:val="006347D9"/>
    <w:rsid w:val="0063504D"/>
    <w:rsid w:val="00635726"/>
    <w:rsid w:val="00635F88"/>
    <w:rsid w:val="00636161"/>
    <w:rsid w:val="006362AB"/>
    <w:rsid w:val="0063648A"/>
    <w:rsid w:val="0063672D"/>
    <w:rsid w:val="00636B71"/>
    <w:rsid w:val="0063706B"/>
    <w:rsid w:val="006373C7"/>
    <w:rsid w:val="00637517"/>
    <w:rsid w:val="00637870"/>
    <w:rsid w:val="00637BC1"/>
    <w:rsid w:val="0064007C"/>
    <w:rsid w:val="006400BC"/>
    <w:rsid w:val="0064028A"/>
    <w:rsid w:val="006407CC"/>
    <w:rsid w:val="006408DE"/>
    <w:rsid w:val="00641081"/>
    <w:rsid w:val="00641391"/>
    <w:rsid w:val="006418C0"/>
    <w:rsid w:val="0064200C"/>
    <w:rsid w:val="006421AB"/>
    <w:rsid w:val="00642639"/>
    <w:rsid w:val="0064273C"/>
    <w:rsid w:val="006427B6"/>
    <w:rsid w:val="00642888"/>
    <w:rsid w:val="00642F9E"/>
    <w:rsid w:val="00642FC7"/>
    <w:rsid w:val="0064321F"/>
    <w:rsid w:val="00643254"/>
    <w:rsid w:val="0064365C"/>
    <w:rsid w:val="00643C15"/>
    <w:rsid w:val="00643C52"/>
    <w:rsid w:val="00644292"/>
    <w:rsid w:val="00644561"/>
    <w:rsid w:val="00644863"/>
    <w:rsid w:val="00644890"/>
    <w:rsid w:val="00644BC5"/>
    <w:rsid w:val="00644F2C"/>
    <w:rsid w:val="006452FD"/>
    <w:rsid w:val="0064587F"/>
    <w:rsid w:val="00645C58"/>
    <w:rsid w:val="0064609F"/>
    <w:rsid w:val="0064648C"/>
    <w:rsid w:val="006468E7"/>
    <w:rsid w:val="00646A3B"/>
    <w:rsid w:val="00646AB1"/>
    <w:rsid w:val="00646B12"/>
    <w:rsid w:val="00646C6E"/>
    <w:rsid w:val="00646EED"/>
    <w:rsid w:val="00647324"/>
    <w:rsid w:val="00647478"/>
    <w:rsid w:val="0064756B"/>
    <w:rsid w:val="00647606"/>
    <w:rsid w:val="006477F9"/>
    <w:rsid w:val="0064799B"/>
    <w:rsid w:val="00647FA6"/>
    <w:rsid w:val="006501BD"/>
    <w:rsid w:val="00650AA7"/>
    <w:rsid w:val="00650EF1"/>
    <w:rsid w:val="00651337"/>
    <w:rsid w:val="006518D8"/>
    <w:rsid w:val="00651B69"/>
    <w:rsid w:val="00651E6E"/>
    <w:rsid w:val="00652334"/>
    <w:rsid w:val="00652B4E"/>
    <w:rsid w:val="00652E49"/>
    <w:rsid w:val="00652F17"/>
    <w:rsid w:val="00653281"/>
    <w:rsid w:val="006535E0"/>
    <w:rsid w:val="00653614"/>
    <w:rsid w:val="0065372B"/>
    <w:rsid w:val="006538BD"/>
    <w:rsid w:val="006543B5"/>
    <w:rsid w:val="00654618"/>
    <w:rsid w:val="00654ABF"/>
    <w:rsid w:val="006551D3"/>
    <w:rsid w:val="0065552C"/>
    <w:rsid w:val="00656316"/>
    <w:rsid w:val="00656A40"/>
    <w:rsid w:val="00656B0B"/>
    <w:rsid w:val="0065720E"/>
    <w:rsid w:val="00657330"/>
    <w:rsid w:val="0065747D"/>
    <w:rsid w:val="006575DC"/>
    <w:rsid w:val="006577C6"/>
    <w:rsid w:val="00657922"/>
    <w:rsid w:val="00660303"/>
    <w:rsid w:val="006603E0"/>
    <w:rsid w:val="00660A28"/>
    <w:rsid w:val="00660F2A"/>
    <w:rsid w:val="006610E5"/>
    <w:rsid w:val="0066131C"/>
    <w:rsid w:val="006613EB"/>
    <w:rsid w:val="00661AAB"/>
    <w:rsid w:val="00662475"/>
    <w:rsid w:val="00662C63"/>
    <w:rsid w:val="00662EF9"/>
    <w:rsid w:val="006632E2"/>
    <w:rsid w:val="006634A0"/>
    <w:rsid w:val="006635AD"/>
    <w:rsid w:val="006636F4"/>
    <w:rsid w:val="006636FB"/>
    <w:rsid w:val="00663A0B"/>
    <w:rsid w:val="00663AA9"/>
    <w:rsid w:val="0066433E"/>
    <w:rsid w:val="00665299"/>
    <w:rsid w:val="006653A6"/>
    <w:rsid w:val="006656C3"/>
    <w:rsid w:val="006659D9"/>
    <w:rsid w:val="00665A8B"/>
    <w:rsid w:val="00665D0B"/>
    <w:rsid w:val="00665FD5"/>
    <w:rsid w:val="00666501"/>
    <w:rsid w:val="0066664A"/>
    <w:rsid w:val="006668DE"/>
    <w:rsid w:val="00666945"/>
    <w:rsid w:val="00666B42"/>
    <w:rsid w:val="00666B6E"/>
    <w:rsid w:val="00666BEA"/>
    <w:rsid w:val="00666FE2"/>
    <w:rsid w:val="00667029"/>
    <w:rsid w:val="00667573"/>
    <w:rsid w:val="00667AE2"/>
    <w:rsid w:val="00667B3A"/>
    <w:rsid w:val="00667D2F"/>
    <w:rsid w:val="00670953"/>
    <w:rsid w:val="00670B8E"/>
    <w:rsid w:val="006714D1"/>
    <w:rsid w:val="006717DD"/>
    <w:rsid w:val="00671AF6"/>
    <w:rsid w:val="00671F32"/>
    <w:rsid w:val="00672081"/>
    <w:rsid w:val="00672B58"/>
    <w:rsid w:val="006730A6"/>
    <w:rsid w:val="00673241"/>
    <w:rsid w:val="00673587"/>
    <w:rsid w:val="00673907"/>
    <w:rsid w:val="00673F5B"/>
    <w:rsid w:val="0067404B"/>
    <w:rsid w:val="00674ED5"/>
    <w:rsid w:val="00675440"/>
    <w:rsid w:val="00675D54"/>
    <w:rsid w:val="00675DE0"/>
    <w:rsid w:val="00676CAB"/>
    <w:rsid w:val="00676D1F"/>
    <w:rsid w:val="00677120"/>
    <w:rsid w:val="00677124"/>
    <w:rsid w:val="0067744C"/>
    <w:rsid w:val="00677E0E"/>
    <w:rsid w:val="00677EC1"/>
    <w:rsid w:val="00677F34"/>
    <w:rsid w:val="0068042D"/>
    <w:rsid w:val="006809CD"/>
    <w:rsid w:val="00680A70"/>
    <w:rsid w:val="0068113E"/>
    <w:rsid w:val="00681563"/>
    <w:rsid w:val="006818D0"/>
    <w:rsid w:val="006827B9"/>
    <w:rsid w:val="006827CF"/>
    <w:rsid w:val="006828FB"/>
    <w:rsid w:val="00682C20"/>
    <w:rsid w:val="0068316F"/>
    <w:rsid w:val="0068379F"/>
    <w:rsid w:val="006838CD"/>
    <w:rsid w:val="00683EEB"/>
    <w:rsid w:val="00684083"/>
    <w:rsid w:val="006840D1"/>
    <w:rsid w:val="006841F7"/>
    <w:rsid w:val="006842C5"/>
    <w:rsid w:val="00684398"/>
    <w:rsid w:val="006844AF"/>
    <w:rsid w:val="0068462E"/>
    <w:rsid w:val="0068488E"/>
    <w:rsid w:val="00684E9E"/>
    <w:rsid w:val="0068527C"/>
    <w:rsid w:val="00685503"/>
    <w:rsid w:val="00685E6E"/>
    <w:rsid w:val="0068612A"/>
    <w:rsid w:val="006862F7"/>
    <w:rsid w:val="00686384"/>
    <w:rsid w:val="00686469"/>
    <w:rsid w:val="0068646D"/>
    <w:rsid w:val="00686583"/>
    <w:rsid w:val="00686649"/>
    <w:rsid w:val="00686712"/>
    <w:rsid w:val="006868A1"/>
    <w:rsid w:val="00686921"/>
    <w:rsid w:val="00686E42"/>
    <w:rsid w:val="00687128"/>
    <w:rsid w:val="00687349"/>
    <w:rsid w:val="006874D1"/>
    <w:rsid w:val="006874ED"/>
    <w:rsid w:val="006901A3"/>
    <w:rsid w:val="006907D8"/>
    <w:rsid w:val="006909DC"/>
    <w:rsid w:val="00690A9B"/>
    <w:rsid w:val="00690D27"/>
    <w:rsid w:val="00690DE9"/>
    <w:rsid w:val="0069147F"/>
    <w:rsid w:val="006915F5"/>
    <w:rsid w:val="006919B0"/>
    <w:rsid w:val="00692282"/>
    <w:rsid w:val="006925AA"/>
    <w:rsid w:val="00692B8B"/>
    <w:rsid w:val="00692CA1"/>
    <w:rsid w:val="0069335E"/>
    <w:rsid w:val="00693B1E"/>
    <w:rsid w:val="00693DC5"/>
    <w:rsid w:val="00693FB4"/>
    <w:rsid w:val="00694C03"/>
    <w:rsid w:val="00694C72"/>
    <w:rsid w:val="00694C8D"/>
    <w:rsid w:val="00694F22"/>
    <w:rsid w:val="00695285"/>
    <w:rsid w:val="0069551B"/>
    <w:rsid w:val="006963ED"/>
    <w:rsid w:val="0069688E"/>
    <w:rsid w:val="006968FF"/>
    <w:rsid w:val="00696CC8"/>
    <w:rsid w:val="0069706C"/>
    <w:rsid w:val="00697128"/>
    <w:rsid w:val="00697363"/>
    <w:rsid w:val="00697467"/>
    <w:rsid w:val="00697524"/>
    <w:rsid w:val="006975B5"/>
    <w:rsid w:val="00697806"/>
    <w:rsid w:val="00697854"/>
    <w:rsid w:val="00697877"/>
    <w:rsid w:val="00697CFC"/>
    <w:rsid w:val="00697E41"/>
    <w:rsid w:val="006A03B0"/>
    <w:rsid w:val="006A0605"/>
    <w:rsid w:val="006A06C0"/>
    <w:rsid w:val="006A0B2D"/>
    <w:rsid w:val="006A0B88"/>
    <w:rsid w:val="006A0EE8"/>
    <w:rsid w:val="006A11B9"/>
    <w:rsid w:val="006A18A5"/>
    <w:rsid w:val="006A19DC"/>
    <w:rsid w:val="006A1C39"/>
    <w:rsid w:val="006A2053"/>
    <w:rsid w:val="006A206E"/>
    <w:rsid w:val="006A25F7"/>
    <w:rsid w:val="006A2A8C"/>
    <w:rsid w:val="006A2E9F"/>
    <w:rsid w:val="006A36AC"/>
    <w:rsid w:val="006A3705"/>
    <w:rsid w:val="006A426B"/>
    <w:rsid w:val="006A450A"/>
    <w:rsid w:val="006A47CC"/>
    <w:rsid w:val="006A47D7"/>
    <w:rsid w:val="006A4891"/>
    <w:rsid w:val="006A4E8F"/>
    <w:rsid w:val="006A556A"/>
    <w:rsid w:val="006A5847"/>
    <w:rsid w:val="006A5DE0"/>
    <w:rsid w:val="006A6401"/>
    <w:rsid w:val="006A652A"/>
    <w:rsid w:val="006A6F9A"/>
    <w:rsid w:val="006A7046"/>
    <w:rsid w:val="006A7146"/>
    <w:rsid w:val="006A753E"/>
    <w:rsid w:val="006A7EA4"/>
    <w:rsid w:val="006B02F9"/>
    <w:rsid w:val="006B043C"/>
    <w:rsid w:val="006B19C2"/>
    <w:rsid w:val="006B1BEC"/>
    <w:rsid w:val="006B1D78"/>
    <w:rsid w:val="006B23B1"/>
    <w:rsid w:val="006B2517"/>
    <w:rsid w:val="006B26BE"/>
    <w:rsid w:val="006B2E5C"/>
    <w:rsid w:val="006B2EC4"/>
    <w:rsid w:val="006B39E3"/>
    <w:rsid w:val="006B3C4D"/>
    <w:rsid w:val="006B3DEE"/>
    <w:rsid w:val="006B413D"/>
    <w:rsid w:val="006B4291"/>
    <w:rsid w:val="006B444E"/>
    <w:rsid w:val="006B44D7"/>
    <w:rsid w:val="006B4789"/>
    <w:rsid w:val="006B5526"/>
    <w:rsid w:val="006B565B"/>
    <w:rsid w:val="006B5696"/>
    <w:rsid w:val="006B5DE8"/>
    <w:rsid w:val="006B6449"/>
    <w:rsid w:val="006B6768"/>
    <w:rsid w:val="006B6938"/>
    <w:rsid w:val="006B6E6E"/>
    <w:rsid w:val="006B6F24"/>
    <w:rsid w:val="006B70ED"/>
    <w:rsid w:val="006B716E"/>
    <w:rsid w:val="006B7218"/>
    <w:rsid w:val="006B7342"/>
    <w:rsid w:val="006B7B70"/>
    <w:rsid w:val="006BA84C"/>
    <w:rsid w:val="006C0002"/>
    <w:rsid w:val="006C0228"/>
    <w:rsid w:val="006C0596"/>
    <w:rsid w:val="006C05F2"/>
    <w:rsid w:val="006C085B"/>
    <w:rsid w:val="006C0DE0"/>
    <w:rsid w:val="006C1643"/>
    <w:rsid w:val="006C1E90"/>
    <w:rsid w:val="006C20D4"/>
    <w:rsid w:val="006C20F6"/>
    <w:rsid w:val="006C2889"/>
    <w:rsid w:val="006C2A64"/>
    <w:rsid w:val="006C2FAC"/>
    <w:rsid w:val="006C3046"/>
    <w:rsid w:val="006C3413"/>
    <w:rsid w:val="006C36D7"/>
    <w:rsid w:val="006C39D8"/>
    <w:rsid w:val="006C3AB4"/>
    <w:rsid w:val="006C4A3C"/>
    <w:rsid w:val="006C4C18"/>
    <w:rsid w:val="006C4C7E"/>
    <w:rsid w:val="006C4F04"/>
    <w:rsid w:val="006C5192"/>
    <w:rsid w:val="006C5520"/>
    <w:rsid w:val="006C5FA1"/>
    <w:rsid w:val="006C6A5D"/>
    <w:rsid w:val="006C6D4A"/>
    <w:rsid w:val="006C701A"/>
    <w:rsid w:val="006C7460"/>
    <w:rsid w:val="006C7493"/>
    <w:rsid w:val="006C7520"/>
    <w:rsid w:val="006C79B3"/>
    <w:rsid w:val="006C7B9F"/>
    <w:rsid w:val="006C7CDE"/>
    <w:rsid w:val="006C7F85"/>
    <w:rsid w:val="006D0710"/>
    <w:rsid w:val="006D09FE"/>
    <w:rsid w:val="006D0DCB"/>
    <w:rsid w:val="006D1400"/>
    <w:rsid w:val="006D16A3"/>
    <w:rsid w:val="006D1722"/>
    <w:rsid w:val="006D1931"/>
    <w:rsid w:val="006D1E01"/>
    <w:rsid w:val="006D23DB"/>
    <w:rsid w:val="006D2626"/>
    <w:rsid w:val="006D2C4D"/>
    <w:rsid w:val="006D2DB4"/>
    <w:rsid w:val="006D30C5"/>
    <w:rsid w:val="006D330C"/>
    <w:rsid w:val="006D3445"/>
    <w:rsid w:val="006D3C06"/>
    <w:rsid w:val="006D50DD"/>
    <w:rsid w:val="006D5A8C"/>
    <w:rsid w:val="006D5C5A"/>
    <w:rsid w:val="006D6671"/>
    <w:rsid w:val="006D6756"/>
    <w:rsid w:val="006D6954"/>
    <w:rsid w:val="006D6FD7"/>
    <w:rsid w:val="006D76B2"/>
    <w:rsid w:val="006D771C"/>
    <w:rsid w:val="006D77E7"/>
    <w:rsid w:val="006D7AAD"/>
    <w:rsid w:val="006D7B0E"/>
    <w:rsid w:val="006D7B83"/>
    <w:rsid w:val="006D7C13"/>
    <w:rsid w:val="006E08A1"/>
    <w:rsid w:val="006E0A3C"/>
    <w:rsid w:val="006E0F32"/>
    <w:rsid w:val="006E217A"/>
    <w:rsid w:val="006E2520"/>
    <w:rsid w:val="006E2971"/>
    <w:rsid w:val="006E2E5A"/>
    <w:rsid w:val="006E3142"/>
    <w:rsid w:val="006E362C"/>
    <w:rsid w:val="006E3637"/>
    <w:rsid w:val="006E372F"/>
    <w:rsid w:val="006E3969"/>
    <w:rsid w:val="006E40FF"/>
    <w:rsid w:val="006E4C5B"/>
    <w:rsid w:val="006E51A0"/>
    <w:rsid w:val="006E5DB4"/>
    <w:rsid w:val="006E6201"/>
    <w:rsid w:val="006E6470"/>
    <w:rsid w:val="006E6564"/>
    <w:rsid w:val="006E666D"/>
    <w:rsid w:val="006E6F11"/>
    <w:rsid w:val="006E70A4"/>
    <w:rsid w:val="006E73A6"/>
    <w:rsid w:val="006E762E"/>
    <w:rsid w:val="006E7744"/>
    <w:rsid w:val="006E77B6"/>
    <w:rsid w:val="006E78F8"/>
    <w:rsid w:val="006E7C63"/>
    <w:rsid w:val="006E7D56"/>
    <w:rsid w:val="006E7D91"/>
    <w:rsid w:val="006F04C0"/>
    <w:rsid w:val="006F1411"/>
    <w:rsid w:val="006F14E1"/>
    <w:rsid w:val="006F15B0"/>
    <w:rsid w:val="006F16FB"/>
    <w:rsid w:val="006F1DDE"/>
    <w:rsid w:val="006F1FC0"/>
    <w:rsid w:val="006F2415"/>
    <w:rsid w:val="006F281C"/>
    <w:rsid w:val="006F2A63"/>
    <w:rsid w:val="006F2D3C"/>
    <w:rsid w:val="006F2EA0"/>
    <w:rsid w:val="006F3D84"/>
    <w:rsid w:val="006F4456"/>
    <w:rsid w:val="006F4644"/>
    <w:rsid w:val="006F48A2"/>
    <w:rsid w:val="006F493F"/>
    <w:rsid w:val="006F4959"/>
    <w:rsid w:val="006F4DEE"/>
    <w:rsid w:val="006F5170"/>
    <w:rsid w:val="006F54BA"/>
    <w:rsid w:val="006F55E1"/>
    <w:rsid w:val="006F56CE"/>
    <w:rsid w:val="006F5809"/>
    <w:rsid w:val="006F5B29"/>
    <w:rsid w:val="006F6405"/>
    <w:rsid w:val="006F67CE"/>
    <w:rsid w:val="006F69B5"/>
    <w:rsid w:val="006F6C04"/>
    <w:rsid w:val="006F73C6"/>
    <w:rsid w:val="006F7925"/>
    <w:rsid w:val="006F7CFE"/>
    <w:rsid w:val="006F7FEB"/>
    <w:rsid w:val="0070007F"/>
    <w:rsid w:val="00700167"/>
    <w:rsid w:val="007009BB"/>
    <w:rsid w:val="00700ADB"/>
    <w:rsid w:val="00701286"/>
    <w:rsid w:val="007012C7"/>
    <w:rsid w:val="00701748"/>
    <w:rsid w:val="007017AE"/>
    <w:rsid w:val="00701A83"/>
    <w:rsid w:val="00701D5A"/>
    <w:rsid w:val="00702171"/>
    <w:rsid w:val="00702234"/>
    <w:rsid w:val="007023FD"/>
    <w:rsid w:val="00702546"/>
    <w:rsid w:val="00702573"/>
    <w:rsid w:val="007027B9"/>
    <w:rsid w:val="00702C2C"/>
    <w:rsid w:val="00702C89"/>
    <w:rsid w:val="00702EF0"/>
    <w:rsid w:val="007033B0"/>
    <w:rsid w:val="00703673"/>
    <w:rsid w:val="00703F16"/>
    <w:rsid w:val="00704090"/>
    <w:rsid w:val="00704595"/>
    <w:rsid w:val="00704C0B"/>
    <w:rsid w:val="00704CA8"/>
    <w:rsid w:val="007051EB"/>
    <w:rsid w:val="00705A59"/>
    <w:rsid w:val="00706633"/>
    <w:rsid w:val="007066BB"/>
    <w:rsid w:val="00706786"/>
    <w:rsid w:val="00706B71"/>
    <w:rsid w:val="00706D6D"/>
    <w:rsid w:val="007071CB"/>
    <w:rsid w:val="00707470"/>
    <w:rsid w:val="00707606"/>
    <w:rsid w:val="0070796C"/>
    <w:rsid w:val="00707FBF"/>
    <w:rsid w:val="00707FF6"/>
    <w:rsid w:val="00710423"/>
    <w:rsid w:val="00711275"/>
    <w:rsid w:val="00711541"/>
    <w:rsid w:val="00711BCF"/>
    <w:rsid w:val="00712369"/>
    <w:rsid w:val="00712ADA"/>
    <w:rsid w:val="00713191"/>
    <w:rsid w:val="00713A04"/>
    <w:rsid w:val="00713BB2"/>
    <w:rsid w:val="00713CE6"/>
    <w:rsid w:val="00713E5F"/>
    <w:rsid w:val="00714021"/>
    <w:rsid w:val="0071402E"/>
    <w:rsid w:val="007142E4"/>
    <w:rsid w:val="0071448D"/>
    <w:rsid w:val="00714FE3"/>
    <w:rsid w:val="00715102"/>
    <w:rsid w:val="00715710"/>
    <w:rsid w:val="007159C7"/>
    <w:rsid w:val="00715A1E"/>
    <w:rsid w:val="00715AB5"/>
    <w:rsid w:val="00715C52"/>
    <w:rsid w:val="00715DC6"/>
    <w:rsid w:val="00715EEA"/>
    <w:rsid w:val="00715EF3"/>
    <w:rsid w:val="0071601D"/>
    <w:rsid w:val="00716925"/>
    <w:rsid w:val="00716932"/>
    <w:rsid w:val="00716A32"/>
    <w:rsid w:val="00716AB5"/>
    <w:rsid w:val="00716C16"/>
    <w:rsid w:val="007170A5"/>
    <w:rsid w:val="00717875"/>
    <w:rsid w:val="007178C0"/>
    <w:rsid w:val="00717B83"/>
    <w:rsid w:val="00717D01"/>
    <w:rsid w:val="00717E8D"/>
    <w:rsid w:val="007202A8"/>
    <w:rsid w:val="00720AB7"/>
    <w:rsid w:val="00720DF0"/>
    <w:rsid w:val="0072112C"/>
    <w:rsid w:val="00721133"/>
    <w:rsid w:val="007214D6"/>
    <w:rsid w:val="00721678"/>
    <w:rsid w:val="00721747"/>
    <w:rsid w:val="0072177A"/>
    <w:rsid w:val="0072177E"/>
    <w:rsid w:val="0072222C"/>
    <w:rsid w:val="00722368"/>
    <w:rsid w:val="007223A0"/>
    <w:rsid w:val="0072295C"/>
    <w:rsid w:val="00722EE9"/>
    <w:rsid w:val="007230CE"/>
    <w:rsid w:val="007230F3"/>
    <w:rsid w:val="00723CF0"/>
    <w:rsid w:val="00723E6F"/>
    <w:rsid w:val="0072403A"/>
    <w:rsid w:val="00724156"/>
    <w:rsid w:val="007244F5"/>
    <w:rsid w:val="00724580"/>
    <w:rsid w:val="00724E54"/>
    <w:rsid w:val="00724E86"/>
    <w:rsid w:val="0072500A"/>
    <w:rsid w:val="007251FA"/>
    <w:rsid w:val="0072598B"/>
    <w:rsid w:val="007261B0"/>
    <w:rsid w:val="0072664B"/>
    <w:rsid w:val="00726E02"/>
    <w:rsid w:val="00727243"/>
    <w:rsid w:val="007272BB"/>
    <w:rsid w:val="007278A7"/>
    <w:rsid w:val="0072796A"/>
    <w:rsid w:val="00727AB5"/>
    <w:rsid w:val="00730394"/>
    <w:rsid w:val="00730603"/>
    <w:rsid w:val="007307C3"/>
    <w:rsid w:val="00730FEA"/>
    <w:rsid w:val="007313F5"/>
    <w:rsid w:val="00731540"/>
    <w:rsid w:val="0073174A"/>
    <w:rsid w:val="00731BA8"/>
    <w:rsid w:val="0073212B"/>
    <w:rsid w:val="00732183"/>
    <w:rsid w:val="007322AF"/>
    <w:rsid w:val="007323FB"/>
    <w:rsid w:val="00732759"/>
    <w:rsid w:val="007329C5"/>
    <w:rsid w:val="00732CC1"/>
    <w:rsid w:val="007331BC"/>
    <w:rsid w:val="00733945"/>
    <w:rsid w:val="0073394F"/>
    <w:rsid w:val="00733AE5"/>
    <w:rsid w:val="00733F2D"/>
    <w:rsid w:val="00733FA7"/>
    <w:rsid w:val="0073405F"/>
    <w:rsid w:val="00734823"/>
    <w:rsid w:val="00735267"/>
    <w:rsid w:val="00735698"/>
    <w:rsid w:val="007356ED"/>
    <w:rsid w:val="00735E7B"/>
    <w:rsid w:val="00736359"/>
    <w:rsid w:val="0073678A"/>
    <w:rsid w:val="00736989"/>
    <w:rsid w:val="00736A85"/>
    <w:rsid w:val="00736CF4"/>
    <w:rsid w:val="00737021"/>
    <w:rsid w:val="007370E9"/>
    <w:rsid w:val="0073719E"/>
    <w:rsid w:val="00737642"/>
    <w:rsid w:val="00740C80"/>
    <w:rsid w:val="007411C7"/>
    <w:rsid w:val="00741622"/>
    <w:rsid w:val="00741708"/>
    <w:rsid w:val="00741A9F"/>
    <w:rsid w:val="00741B3F"/>
    <w:rsid w:val="00741BE7"/>
    <w:rsid w:val="00741C2C"/>
    <w:rsid w:val="00741D1A"/>
    <w:rsid w:val="00742394"/>
    <w:rsid w:val="00742A47"/>
    <w:rsid w:val="00742ADE"/>
    <w:rsid w:val="00742D9A"/>
    <w:rsid w:val="00742E64"/>
    <w:rsid w:val="0074352B"/>
    <w:rsid w:val="00743637"/>
    <w:rsid w:val="00743734"/>
    <w:rsid w:val="007437A6"/>
    <w:rsid w:val="007438A2"/>
    <w:rsid w:val="0074396A"/>
    <w:rsid w:val="00743A8D"/>
    <w:rsid w:val="00743EBD"/>
    <w:rsid w:val="00744275"/>
    <w:rsid w:val="007445F6"/>
    <w:rsid w:val="00744B7E"/>
    <w:rsid w:val="00744C39"/>
    <w:rsid w:val="00744F13"/>
    <w:rsid w:val="00745730"/>
    <w:rsid w:val="00745A57"/>
    <w:rsid w:val="00745E57"/>
    <w:rsid w:val="00746004"/>
    <w:rsid w:val="007461B6"/>
    <w:rsid w:val="0074648C"/>
    <w:rsid w:val="00746A98"/>
    <w:rsid w:val="00746D86"/>
    <w:rsid w:val="00747245"/>
    <w:rsid w:val="00747C3C"/>
    <w:rsid w:val="00747D11"/>
    <w:rsid w:val="007503DA"/>
    <w:rsid w:val="00750F42"/>
    <w:rsid w:val="00751AB1"/>
    <w:rsid w:val="00751D09"/>
    <w:rsid w:val="00751D4C"/>
    <w:rsid w:val="007526E2"/>
    <w:rsid w:val="007528AD"/>
    <w:rsid w:val="00752A4D"/>
    <w:rsid w:val="00752C37"/>
    <w:rsid w:val="00752FAD"/>
    <w:rsid w:val="007530C9"/>
    <w:rsid w:val="00753370"/>
    <w:rsid w:val="007533FB"/>
    <w:rsid w:val="007534C5"/>
    <w:rsid w:val="00753AE5"/>
    <w:rsid w:val="00753AFB"/>
    <w:rsid w:val="0075464D"/>
    <w:rsid w:val="00754C98"/>
    <w:rsid w:val="00755266"/>
    <w:rsid w:val="00755480"/>
    <w:rsid w:val="0075559B"/>
    <w:rsid w:val="00755A98"/>
    <w:rsid w:val="00755ACC"/>
    <w:rsid w:val="007564EB"/>
    <w:rsid w:val="007567F3"/>
    <w:rsid w:val="00756B99"/>
    <w:rsid w:val="00756CAB"/>
    <w:rsid w:val="00756CCA"/>
    <w:rsid w:val="00756DC1"/>
    <w:rsid w:val="00756E26"/>
    <w:rsid w:val="00757293"/>
    <w:rsid w:val="007574D9"/>
    <w:rsid w:val="007604BF"/>
    <w:rsid w:val="007607A9"/>
    <w:rsid w:val="00760869"/>
    <w:rsid w:val="007609A6"/>
    <w:rsid w:val="00760A17"/>
    <w:rsid w:val="00760A94"/>
    <w:rsid w:val="00761009"/>
    <w:rsid w:val="007612DA"/>
    <w:rsid w:val="00761A0B"/>
    <w:rsid w:val="00761A8A"/>
    <w:rsid w:val="00762046"/>
    <w:rsid w:val="00762136"/>
    <w:rsid w:val="00762904"/>
    <w:rsid w:val="00762C00"/>
    <w:rsid w:val="00762C26"/>
    <w:rsid w:val="00763441"/>
    <w:rsid w:val="00763C3B"/>
    <w:rsid w:val="00763D61"/>
    <w:rsid w:val="00764240"/>
    <w:rsid w:val="0076433C"/>
    <w:rsid w:val="00764DB6"/>
    <w:rsid w:val="007653B9"/>
    <w:rsid w:val="00765525"/>
    <w:rsid w:val="00765EFD"/>
    <w:rsid w:val="00765F56"/>
    <w:rsid w:val="00766136"/>
    <w:rsid w:val="00766302"/>
    <w:rsid w:val="007663F3"/>
    <w:rsid w:val="007665F0"/>
    <w:rsid w:val="00766782"/>
    <w:rsid w:val="00766A15"/>
    <w:rsid w:val="00766CA9"/>
    <w:rsid w:val="00766EC7"/>
    <w:rsid w:val="00767166"/>
    <w:rsid w:val="007672F7"/>
    <w:rsid w:val="007673BA"/>
    <w:rsid w:val="00767B61"/>
    <w:rsid w:val="00767D97"/>
    <w:rsid w:val="00767EAC"/>
    <w:rsid w:val="00767F45"/>
    <w:rsid w:val="00767F5E"/>
    <w:rsid w:val="00770036"/>
    <w:rsid w:val="007700B1"/>
    <w:rsid w:val="0077018B"/>
    <w:rsid w:val="00770342"/>
    <w:rsid w:val="00770DC3"/>
    <w:rsid w:val="00770FA5"/>
    <w:rsid w:val="00771072"/>
    <w:rsid w:val="00771443"/>
    <w:rsid w:val="00771B9B"/>
    <w:rsid w:val="00771CEF"/>
    <w:rsid w:val="00771FE8"/>
    <w:rsid w:val="007720FB"/>
    <w:rsid w:val="007723D5"/>
    <w:rsid w:val="00772702"/>
    <w:rsid w:val="00772776"/>
    <w:rsid w:val="00772E2D"/>
    <w:rsid w:val="0077302E"/>
    <w:rsid w:val="00773C99"/>
    <w:rsid w:val="00773FC3"/>
    <w:rsid w:val="00774291"/>
    <w:rsid w:val="0077455D"/>
    <w:rsid w:val="00775267"/>
    <w:rsid w:val="007755D8"/>
    <w:rsid w:val="00775B84"/>
    <w:rsid w:val="00775C7C"/>
    <w:rsid w:val="00776345"/>
    <w:rsid w:val="007767F9"/>
    <w:rsid w:val="00776A90"/>
    <w:rsid w:val="00777005"/>
    <w:rsid w:val="00777048"/>
    <w:rsid w:val="0077733E"/>
    <w:rsid w:val="00777C6C"/>
    <w:rsid w:val="00777D23"/>
    <w:rsid w:val="00780528"/>
    <w:rsid w:val="0078061C"/>
    <w:rsid w:val="007807B1"/>
    <w:rsid w:val="0078094B"/>
    <w:rsid w:val="00780AD8"/>
    <w:rsid w:val="00780BD8"/>
    <w:rsid w:val="00780FF4"/>
    <w:rsid w:val="00781232"/>
    <w:rsid w:val="007815AC"/>
    <w:rsid w:val="0078160F"/>
    <w:rsid w:val="007819FC"/>
    <w:rsid w:val="00781F5F"/>
    <w:rsid w:val="0078203A"/>
    <w:rsid w:val="00782267"/>
    <w:rsid w:val="00782398"/>
    <w:rsid w:val="0078309D"/>
    <w:rsid w:val="00783669"/>
    <w:rsid w:val="00783CFD"/>
    <w:rsid w:val="00784002"/>
    <w:rsid w:val="00784467"/>
    <w:rsid w:val="00784711"/>
    <w:rsid w:val="00784D66"/>
    <w:rsid w:val="00784DA7"/>
    <w:rsid w:val="007850C4"/>
    <w:rsid w:val="0078517A"/>
    <w:rsid w:val="00785C44"/>
    <w:rsid w:val="00785F58"/>
    <w:rsid w:val="0078680A"/>
    <w:rsid w:val="00787D43"/>
    <w:rsid w:val="00787E8C"/>
    <w:rsid w:val="00790617"/>
    <w:rsid w:val="00790FC1"/>
    <w:rsid w:val="00791213"/>
    <w:rsid w:val="007912B3"/>
    <w:rsid w:val="00791616"/>
    <w:rsid w:val="00791927"/>
    <w:rsid w:val="00791C69"/>
    <w:rsid w:val="00791F75"/>
    <w:rsid w:val="007920EE"/>
    <w:rsid w:val="00792445"/>
    <w:rsid w:val="00792661"/>
    <w:rsid w:val="007926C3"/>
    <w:rsid w:val="007927E0"/>
    <w:rsid w:val="00792939"/>
    <w:rsid w:val="00792B16"/>
    <w:rsid w:val="00792E4E"/>
    <w:rsid w:val="007933C3"/>
    <w:rsid w:val="007934FF"/>
    <w:rsid w:val="00794648"/>
    <w:rsid w:val="007949E1"/>
    <w:rsid w:val="00794A54"/>
    <w:rsid w:val="00794D33"/>
    <w:rsid w:val="00794D83"/>
    <w:rsid w:val="0079512F"/>
    <w:rsid w:val="0079541A"/>
    <w:rsid w:val="007955D6"/>
    <w:rsid w:val="0079575F"/>
    <w:rsid w:val="00795859"/>
    <w:rsid w:val="00795EEE"/>
    <w:rsid w:val="0079683D"/>
    <w:rsid w:val="00796BD2"/>
    <w:rsid w:val="00796E84"/>
    <w:rsid w:val="007976F2"/>
    <w:rsid w:val="00797A4F"/>
    <w:rsid w:val="00797DC0"/>
    <w:rsid w:val="00797E45"/>
    <w:rsid w:val="00797F6B"/>
    <w:rsid w:val="007A012F"/>
    <w:rsid w:val="007A0C48"/>
    <w:rsid w:val="007A1324"/>
    <w:rsid w:val="007A135D"/>
    <w:rsid w:val="007A1527"/>
    <w:rsid w:val="007A176F"/>
    <w:rsid w:val="007A2542"/>
    <w:rsid w:val="007A2756"/>
    <w:rsid w:val="007A2C2F"/>
    <w:rsid w:val="007A3576"/>
    <w:rsid w:val="007A361C"/>
    <w:rsid w:val="007A38C3"/>
    <w:rsid w:val="007A3DBF"/>
    <w:rsid w:val="007A3E91"/>
    <w:rsid w:val="007A411E"/>
    <w:rsid w:val="007A427A"/>
    <w:rsid w:val="007A42B4"/>
    <w:rsid w:val="007A44C3"/>
    <w:rsid w:val="007A49F5"/>
    <w:rsid w:val="007A4ABB"/>
    <w:rsid w:val="007A4B2E"/>
    <w:rsid w:val="007A4F03"/>
    <w:rsid w:val="007A4F8D"/>
    <w:rsid w:val="007A518A"/>
    <w:rsid w:val="007A5193"/>
    <w:rsid w:val="007A56BE"/>
    <w:rsid w:val="007A584F"/>
    <w:rsid w:val="007A5A1A"/>
    <w:rsid w:val="007A5B1D"/>
    <w:rsid w:val="007A5FA9"/>
    <w:rsid w:val="007A63C6"/>
    <w:rsid w:val="007A6628"/>
    <w:rsid w:val="007A6AAB"/>
    <w:rsid w:val="007A6D37"/>
    <w:rsid w:val="007A760F"/>
    <w:rsid w:val="007A7648"/>
    <w:rsid w:val="007A7CDA"/>
    <w:rsid w:val="007A7D27"/>
    <w:rsid w:val="007B0133"/>
    <w:rsid w:val="007B05C5"/>
    <w:rsid w:val="007B0F09"/>
    <w:rsid w:val="007B1A7B"/>
    <w:rsid w:val="007B1B76"/>
    <w:rsid w:val="007B25C5"/>
    <w:rsid w:val="007B25FA"/>
    <w:rsid w:val="007B2B1E"/>
    <w:rsid w:val="007B2CDC"/>
    <w:rsid w:val="007B2E66"/>
    <w:rsid w:val="007B2FB8"/>
    <w:rsid w:val="007B39A6"/>
    <w:rsid w:val="007B39B7"/>
    <w:rsid w:val="007B4184"/>
    <w:rsid w:val="007B42F3"/>
    <w:rsid w:val="007B4969"/>
    <w:rsid w:val="007B4D20"/>
    <w:rsid w:val="007B4F83"/>
    <w:rsid w:val="007B54BE"/>
    <w:rsid w:val="007B571C"/>
    <w:rsid w:val="007B583A"/>
    <w:rsid w:val="007B5AD0"/>
    <w:rsid w:val="007B5FE2"/>
    <w:rsid w:val="007B619E"/>
    <w:rsid w:val="007B62E3"/>
    <w:rsid w:val="007B68EA"/>
    <w:rsid w:val="007B717A"/>
    <w:rsid w:val="007B731F"/>
    <w:rsid w:val="007B76F4"/>
    <w:rsid w:val="007B7D45"/>
    <w:rsid w:val="007B7FA6"/>
    <w:rsid w:val="007C053E"/>
    <w:rsid w:val="007C09B3"/>
    <w:rsid w:val="007C0BF2"/>
    <w:rsid w:val="007C0CBB"/>
    <w:rsid w:val="007C10F7"/>
    <w:rsid w:val="007C115F"/>
    <w:rsid w:val="007C1187"/>
    <w:rsid w:val="007C13B8"/>
    <w:rsid w:val="007C14A0"/>
    <w:rsid w:val="007C14C3"/>
    <w:rsid w:val="007C21A8"/>
    <w:rsid w:val="007C2BD3"/>
    <w:rsid w:val="007C3580"/>
    <w:rsid w:val="007C3A24"/>
    <w:rsid w:val="007C3D5A"/>
    <w:rsid w:val="007C485E"/>
    <w:rsid w:val="007C4C6D"/>
    <w:rsid w:val="007C4D7A"/>
    <w:rsid w:val="007C5535"/>
    <w:rsid w:val="007C5658"/>
    <w:rsid w:val="007C5C22"/>
    <w:rsid w:val="007C5D12"/>
    <w:rsid w:val="007C604C"/>
    <w:rsid w:val="007C606A"/>
    <w:rsid w:val="007C63CA"/>
    <w:rsid w:val="007C63F0"/>
    <w:rsid w:val="007C64E0"/>
    <w:rsid w:val="007C703B"/>
    <w:rsid w:val="007C738B"/>
    <w:rsid w:val="007C740A"/>
    <w:rsid w:val="007C74BB"/>
    <w:rsid w:val="007C77AB"/>
    <w:rsid w:val="007C7B02"/>
    <w:rsid w:val="007D019F"/>
    <w:rsid w:val="007D03D1"/>
    <w:rsid w:val="007D0790"/>
    <w:rsid w:val="007D0A3D"/>
    <w:rsid w:val="007D10F5"/>
    <w:rsid w:val="007D11DC"/>
    <w:rsid w:val="007D19ED"/>
    <w:rsid w:val="007D1A63"/>
    <w:rsid w:val="007D1C72"/>
    <w:rsid w:val="007D1CF8"/>
    <w:rsid w:val="007D2082"/>
    <w:rsid w:val="007D234E"/>
    <w:rsid w:val="007D285C"/>
    <w:rsid w:val="007D2A74"/>
    <w:rsid w:val="007D2F1A"/>
    <w:rsid w:val="007D30D1"/>
    <w:rsid w:val="007D3469"/>
    <w:rsid w:val="007D3880"/>
    <w:rsid w:val="007D3DF8"/>
    <w:rsid w:val="007D40E1"/>
    <w:rsid w:val="007D4355"/>
    <w:rsid w:val="007D43AF"/>
    <w:rsid w:val="007D4F28"/>
    <w:rsid w:val="007D5138"/>
    <w:rsid w:val="007D529C"/>
    <w:rsid w:val="007D55E8"/>
    <w:rsid w:val="007D5858"/>
    <w:rsid w:val="007D610B"/>
    <w:rsid w:val="007D68C7"/>
    <w:rsid w:val="007D6B23"/>
    <w:rsid w:val="007D6E20"/>
    <w:rsid w:val="007D73A7"/>
    <w:rsid w:val="007D7512"/>
    <w:rsid w:val="007D7CB8"/>
    <w:rsid w:val="007D7DBC"/>
    <w:rsid w:val="007E040F"/>
    <w:rsid w:val="007E126D"/>
    <w:rsid w:val="007E17F5"/>
    <w:rsid w:val="007E18A9"/>
    <w:rsid w:val="007E1FB8"/>
    <w:rsid w:val="007E23A8"/>
    <w:rsid w:val="007E2437"/>
    <w:rsid w:val="007E24B5"/>
    <w:rsid w:val="007E28F2"/>
    <w:rsid w:val="007E2972"/>
    <w:rsid w:val="007E2AD2"/>
    <w:rsid w:val="007E2EDC"/>
    <w:rsid w:val="007E347F"/>
    <w:rsid w:val="007E35F5"/>
    <w:rsid w:val="007E3B39"/>
    <w:rsid w:val="007E3C70"/>
    <w:rsid w:val="007E3D57"/>
    <w:rsid w:val="007E4B2D"/>
    <w:rsid w:val="007E4CAF"/>
    <w:rsid w:val="007E4D5D"/>
    <w:rsid w:val="007E5484"/>
    <w:rsid w:val="007E573E"/>
    <w:rsid w:val="007E5BD9"/>
    <w:rsid w:val="007E5CF5"/>
    <w:rsid w:val="007E61CF"/>
    <w:rsid w:val="007E6716"/>
    <w:rsid w:val="007E676A"/>
    <w:rsid w:val="007E68DA"/>
    <w:rsid w:val="007E6A78"/>
    <w:rsid w:val="007E76C2"/>
    <w:rsid w:val="007E7D6F"/>
    <w:rsid w:val="007E7DFF"/>
    <w:rsid w:val="007F0008"/>
    <w:rsid w:val="007F0453"/>
    <w:rsid w:val="007F0478"/>
    <w:rsid w:val="007F049D"/>
    <w:rsid w:val="007F0558"/>
    <w:rsid w:val="007F091C"/>
    <w:rsid w:val="007F096B"/>
    <w:rsid w:val="007F0AB0"/>
    <w:rsid w:val="007F0F39"/>
    <w:rsid w:val="007F16F3"/>
    <w:rsid w:val="007F235A"/>
    <w:rsid w:val="007F25D9"/>
    <w:rsid w:val="007F2740"/>
    <w:rsid w:val="007F2B6D"/>
    <w:rsid w:val="007F2BFC"/>
    <w:rsid w:val="007F2D0C"/>
    <w:rsid w:val="007F2D46"/>
    <w:rsid w:val="007F3309"/>
    <w:rsid w:val="007F36DC"/>
    <w:rsid w:val="007F3B52"/>
    <w:rsid w:val="007F3F37"/>
    <w:rsid w:val="007F3F62"/>
    <w:rsid w:val="007F4716"/>
    <w:rsid w:val="007F4BBF"/>
    <w:rsid w:val="007F4CC1"/>
    <w:rsid w:val="007F4CD7"/>
    <w:rsid w:val="007F50B9"/>
    <w:rsid w:val="007F5287"/>
    <w:rsid w:val="007F5620"/>
    <w:rsid w:val="007F5728"/>
    <w:rsid w:val="007F58B1"/>
    <w:rsid w:val="007F6021"/>
    <w:rsid w:val="007F6110"/>
    <w:rsid w:val="007F6226"/>
    <w:rsid w:val="007F691E"/>
    <w:rsid w:val="007F6AF6"/>
    <w:rsid w:val="007F6D9C"/>
    <w:rsid w:val="007F6E1E"/>
    <w:rsid w:val="007F6F05"/>
    <w:rsid w:val="007F762E"/>
    <w:rsid w:val="007F7D26"/>
    <w:rsid w:val="008002BC"/>
    <w:rsid w:val="00800800"/>
    <w:rsid w:val="00800BDC"/>
    <w:rsid w:val="00800FDD"/>
    <w:rsid w:val="008019D5"/>
    <w:rsid w:val="00801BED"/>
    <w:rsid w:val="00801D35"/>
    <w:rsid w:val="00802037"/>
    <w:rsid w:val="00802487"/>
    <w:rsid w:val="00802506"/>
    <w:rsid w:val="0080265B"/>
    <w:rsid w:val="00802F56"/>
    <w:rsid w:val="00803AB1"/>
    <w:rsid w:val="00803F04"/>
    <w:rsid w:val="00803F9D"/>
    <w:rsid w:val="0080405F"/>
    <w:rsid w:val="00804102"/>
    <w:rsid w:val="008042A8"/>
    <w:rsid w:val="008043B8"/>
    <w:rsid w:val="008045F5"/>
    <w:rsid w:val="0080499C"/>
    <w:rsid w:val="00804A10"/>
    <w:rsid w:val="00805366"/>
    <w:rsid w:val="0080548C"/>
    <w:rsid w:val="00805ABF"/>
    <w:rsid w:val="00805CA5"/>
    <w:rsid w:val="00805FB3"/>
    <w:rsid w:val="00806197"/>
    <w:rsid w:val="00806411"/>
    <w:rsid w:val="008068C5"/>
    <w:rsid w:val="00806C9F"/>
    <w:rsid w:val="00806DE4"/>
    <w:rsid w:val="00806FEF"/>
    <w:rsid w:val="00807417"/>
    <w:rsid w:val="00807419"/>
    <w:rsid w:val="0080744E"/>
    <w:rsid w:val="00807616"/>
    <w:rsid w:val="00807768"/>
    <w:rsid w:val="00807D3E"/>
    <w:rsid w:val="0081005F"/>
    <w:rsid w:val="00810395"/>
    <w:rsid w:val="008104A3"/>
    <w:rsid w:val="00810FCE"/>
    <w:rsid w:val="00811276"/>
    <w:rsid w:val="008115DB"/>
    <w:rsid w:val="00811602"/>
    <w:rsid w:val="0081164D"/>
    <w:rsid w:val="00811D50"/>
    <w:rsid w:val="008129E8"/>
    <w:rsid w:val="00813216"/>
    <w:rsid w:val="008133FA"/>
    <w:rsid w:val="00813455"/>
    <w:rsid w:val="008135DB"/>
    <w:rsid w:val="00813B0C"/>
    <w:rsid w:val="00813E85"/>
    <w:rsid w:val="00814809"/>
    <w:rsid w:val="00814817"/>
    <w:rsid w:val="00814909"/>
    <w:rsid w:val="00814A22"/>
    <w:rsid w:val="00814B1E"/>
    <w:rsid w:val="00814D15"/>
    <w:rsid w:val="00814EF4"/>
    <w:rsid w:val="008158F5"/>
    <w:rsid w:val="00815CFE"/>
    <w:rsid w:val="008167DE"/>
    <w:rsid w:val="00816D0D"/>
    <w:rsid w:val="00816D49"/>
    <w:rsid w:val="00817871"/>
    <w:rsid w:val="00820583"/>
    <w:rsid w:val="0082061A"/>
    <w:rsid w:val="008212CA"/>
    <w:rsid w:val="00821455"/>
    <w:rsid w:val="00821786"/>
    <w:rsid w:val="00821CC2"/>
    <w:rsid w:val="00821DFE"/>
    <w:rsid w:val="00821E2D"/>
    <w:rsid w:val="00821E2E"/>
    <w:rsid w:val="00821E8C"/>
    <w:rsid w:val="0082223D"/>
    <w:rsid w:val="0082226A"/>
    <w:rsid w:val="00822956"/>
    <w:rsid w:val="00822BD8"/>
    <w:rsid w:val="0082352A"/>
    <w:rsid w:val="008235CA"/>
    <w:rsid w:val="00823625"/>
    <w:rsid w:val="008239A8"/>
    <w:rsid w:val="00823AC1"/>
    <w:rsid w:val="00823DF3"/>
    <w:rsid w:val="008240B3"/>
    <w:rsid w:val="008244DC"/>
    <w:rsid w:val="0082466E"/>
    <w:rsid w:val="008248B6"/>
    <w:rsid w:val="00824BF7"/>
    <w:rsid w:val="00825371"/>
    <w:rsid w:val="008255F8"/>
    <w:rsid w:val="0082574A"/>
    <w:rsid w:val="0082576C"/>
    <w:rsid w:val="00825A7A"/>
    <w:rsid w:val="00825CF9"/>
    <w:rsid w:val="00825F26"/>
    <w:rsid w:val="00826068"/>
    <w:rsid w:val="008260E4"/>
    <w:rsid w:val="008261FC"/>
    <w:rsid w:val="008263E5"/>
    <w:rsid w:val="008265B5"/>
    <w:rsid w:val="0082684D"/>
    <w:rsid w:val="00826853"/>
    <w:rsid w:val="0082711B"/>
    <w:rsid w:val="00827193"/>
    <w:rsid w:val="008271A3"/>
    <w:rsid w:val="0082745A"/>
    <w:rsid w:val="00827899"/>
    <w:rsid w:val="00827EF1"/>
    <w:rsid w:val="0083034C"/>
    <w:rsid w:val="008306E5"/>
    <w:rsid w:val="008307B4"/>
    <w:rsid w:val="00830A9E"/>
    <w:rsid w:val="00830AF9"/>
    <w:rsid w:val="0083153B"/>
    <w:rsid w:val="00831C5C"/>
    <w:rsid w:val="00831DAC"/>
    <w:rsid w:val="00831DF9"/>
    <w:rsid w:val="00831F57"/>
    <w:rsid w:val="008322D5"/>
    <w:rsid w:val="00832BCF"/>
    <w:rsid w:val="008333CB"/>
    <w:rsid w:val="00833ADB"/>
    <w:rsid w:val="00833C10"/>
    <w:rsid w:val="00833ED2"/>
    <w:rsid w:val="008340E8"/>
    <w:rsid w:val="00834221"/>
    <w:rsid w:val="00834BDE"/>
    <w:rsid w:val="00834C19"/>
    <w:rsid w:val="00834DE9"/>
    <w:rsid w:val="008350A5"/>
    <w:rsid w:val="0083535A"/>
    <w:rsid w:val="008356E4"/>
    <w:rsid w:val="00835A99"/>
    <w:rsid w:val="00835E3C"/>
    <w:rsid w:val="00835F88"/>
    <w:rsid w:val="00836086"/>
    <w:rsid w:val="0083612D"/>
    <w:rsid w:val="0083629F"/>
    <w:rsid w:val="00836311"/>
    <w:rsid w:val="0083635D"/>
    <w:rsid w:val="00836417"/>
    <w:rsid w:val="00836431"/>
    <w:rsid w:val="00836463"/>
    <w:rsid w:val="00836566"/>
    <w:rsid w:val="00836660"/>
    <w:rsid w:val="0083666E"/>
    <w:rsid w:val="008366BA"/>
    <w:rsid w:val="00836721"/>
    <w:rsid w:val="00836D5F"/>
    <w:rsid w:val="0083774F"/>
    <w:rsid w:val="008378B9"/>
    <w:rsid w:val="00837B0B"/>
    <w:rsid w:val="00837B15"/>
    <w:rsid w:val="0084004F"/>
    <w:rsid w:val="00840AE0"/>
    <w:rsid w:val="00840B85"/>
    <w:rsid w:val="008410A3"/>
    <w:rsid w:val="008411B4"/>
    <w:rsid w:val="00841424"/>
    <w:rsid w:val="00841952"/>
    <w:rsid w:val="00841E38"/>
    <w:rsid w:val="00841FA7"/>
    <w:rsid w:val="008425A3"/>
    <w:rsid w:val="008428B9"/>
    <w:rsid w:val="00842D51"/>
    <w:rsid w:val="00843076"/>
    <w:rsid w:val="00843300"/>
    <w:rsid w:val="00843718"/>
    <w:rsid w:val="008437A9"/>
    <w:rsid w:val="00843B6E"/>
    <w:rsid w:val="00843D41"/>
    <w:rsid w:val="00843EB9"/>
    <w:rsid w:val="00844017"/>
    <w:rsid w:val="008445ED"/>
    <w:rsid w:val="00846A0E"/>
    <w:rsid w:val="00846AF9"/>
    <w:rsid w:val="008470E8"/>
    <w:rsid w:val="00847A2C"/>
    <w:rsid w:val="00847DBA"/>
    <w:rsid w:val="00850D7A"/>
    <w:rsid w:val="008511C3"/>
    <w:rsid w:val="008513DD"/>
    <w:rsid w:val="0085174B"/>
    <w:rsid w:val="008518FE"/>
    <w:rsid w:val="00851A53"/>
    <w:rsid w:val="00851B92"/>
    <w:rsid w:val="00851BF0"/>
    <w:rsid w:val="00852878"/>
    <w:rsid w:val="00852B5F"/>
    <w:rsid w:val="00852BDD"/>
    <w:rsid w:val="00852C8D"/>
    <w:rsid w:val="00852CEA"/>
    <w:rsid w:val="0085302B"/>
    <w:rsid w:val="00853242"/>
    <w:rsid w:val="00853577"/>
    <w:rsid w:val="00853649"/>
    <w:rsid w:val="00853679"/>
    <w:rsid w:val="00853CD9"/>
    <w:rsid w:val="0085401A"/>
    <w:rsid w:val="00854204"/>
    <w:rsid w:val="00854651"/>
    <w:rsid w:val="00854BF5"/>
    <w:rsid w:val="00855078"/>
    <w:rsid w:val="008554CB"/>
    <w:rsid w:val="008556F4"/>
    <w:rsid w:val="008557E1"/>
    <w:rsid w:val="0085591F"/>
    <w:rsid w:val="00855921"/>
    <w:rsid w:val="00855928"/>
    <w:rsid w:val="00855994"/>
    <w:rsid w:val="00855A29"/>
    <w:rsid w:val="00855E31"/>
    <w:rsid w:val="00855FCB"/>
    <w:rsid w:val="00856348"/>
    <w:rsid w:val="00856A8F"/>
    <w:rsid w:val="00856B54"/>
    <w:rsid w:val="00856F6C"/>
    <w:rsid w:val="00857214"/>
    <w:rsid w:val="00857328"/>
    <w:rsid w:val="0085775F"/>
    <w:rsid w:val="008578CA"/>
    <w:rsid w:val="00857C70"/>
    <w:rsid w:val="0086003E"/>
    <w:rsid w:val="008607C6"/>
    <w:rsid w:val="00860D32"/>
    <w:rsid w:val="00860E9F"/>
    <w:rsid w:val="00860EA1"/>
    <w:rsid w:val="0086107D"/>
    <w:rsid w:val="008612EC"/>
    <w:rsid w:val="00861301"/>
    <w:rsid w:val="00861477"/>
    <w:rsid w:val="008618B0"/>
    <w:rsid w:val="008619E3"/>
    <w:rsid w:val="00861D59"/>
    <w:rsid w:val="0086231B"/>
    <w:rsid w:val="00862378"/>
    <w:rsid w:val="0086244F"/>
    <w:rsid w:val="00862633"/>
    <w:rsid w:val="008626C8"/>
    <w:rsid w:val="00862A9A"/>
    <w:rsid w:val="008631EB"/>
    <w:rsid w:val="0086331F"/>
    <w:rsid w:val="00863502"/>
    <w:rsid w:val="0086393F"/>
    <w:rsid w:val="008639C5"/>
    <w:rsid w:val="00863DDB"/>
    <w:rsid w:val="00863E39"/>
    <w:rsid w:val="0086482D"/>
    <w:rsid w:val="00864E97"/>
    <w:rsid w:val="008654E9"/>
    <w:rsid w:val="00865728"/>
    <w:rsid w:val="00865DBB"/>
    <w:rsid w:val="00865E06"/>
    <w:rsid w:val="00865FCF"/>
    <w:rsid w:val="0086645D"/>
    <w:rsid w:val="00866862"/>
    <w:rsid w:val="00866866"/>
    <w:rsid w:val="00867A6C"/>
    <w:rsid w:val="00867E89"/>
    <w:rsid w:val="00867EB1"/>
    <w:rsid w:val="0087041B"/>
    <w:rsid w:val="00870758"/>
    <w:rsid w:val="00870771"/>
    <w:rsid w:val="00870A67"/>
    <w:rsid w:val="00871208"/>
    <w:rsid w:val="00871CF4"/>
    <w:rsid w:val="00871E11"/>
    <w:rsid w:val="00871ECA"/>
    <w:rsid w:val="00872231"/>
    <w:rsid w:val="008724F7"/>
    <w:rsid w:val="00872772"/>
    <w:rsid w:val="008728FC"/>
    <w:rsid w:val="00872B56"/>
    <w:rsid w:val="00873124"/>
    <w:rsid w:val="0087357B"/>
    <w:rsid w:val="008735A1"/>
    <w:rsid w:val="00873A53"/>
    <w:rsid w:val="00873A9C"/>
    <w:rsid w:val="00873D46"/>
    <w:rsid w:val="00873D4C"/>
    <w:rsid w:val="008748A6"/>
    <w:rsid w:val="00874A56"/>
    <w:rsid w:val="00874A64"/>
    <w:rsid w:val="00874DB8"/>
    <w:rsid w:val="00875095"/>
    <w:rsid w:val="00875D3A"/>
    <w:rsid w:val="00876229"/>
    <w:rsid w:val="00876845"/>
    <w:rsid w:val="00876B72"/>
    <w:rsid w:val="00876E55"/>
    <w:rsid w:val="0087719B"/>
    <w:rsid w:val="00877782"/>
    <w:rsid w:val="008778CD"/>
    <w:rsid w:val="0087790F"/>
    <w:rsid w:val="008779B5"/>
    <w:rsid w:val="008802BE"/>
    <w:rsid w:val="008806E2"/>
    <w:rsid w:val="008808C6"/>
    <w:rsid w:val="00880A6A"/>
    <w:rsid w:val="00880F20"/>
    <w:rsid w:val="0088166B"/>
    <w:rsid w:val="008817E6"/>
    <w:rsid w:val="00881811"/>
    <w:rsid w:val="00882392"/>
    <w:rsid w:val="008823ED"/>
    <w:rsid w:val="00882419"/>
    <w:rsid w:val="008824CC"/>
    <w:rsid w:val="008826F8"/>
    <w:rsid w:val="00882CC2"/>
    <w:rsid w:val="00883502"/>
    <w:rsid w:val="0088353D"/>
    <w:rsid w:val="008837C0"/>
    <w:rsid w:val="00883A52"/>
    <w:rsid w:val="00883C66"/>
    <w:rsid w:val="00884114"/>
    <w:rsid w:val="00884631"/>
    <w:rsid w:val="008846F0"/>
    <w:rsid w:val="00884832"/>
    <w:rsid w:val="0088513E"/>
    <w:rsid w:val="008851A1"/>
    <w:rsid w:val="0088527D"/>
    <w:rsid w:val="008852B8"/>
    <w:rsid w:val="008852F0"/>
    <w:rsid w:val="008854A6"/>
    <w:rsid w:val="0088588D"/>
    <w:rsid w:val="00885C1D"/>
    <w:rsid w:val="00885C6C"/>
    <w:rsid w:val="00885D00"/>
    <w:rsid w:val="008861F8"/>
    <w:rsid w:val="008863E8"/>
    <w:rsid w:val="008864FF"/>
    <w:rsid w:val="008866CA"/>
    <w:rsid w:val="00886B58"/>
    <w:rsid w:val="00886CC1"/>
    <w:rsid w:val="00887426"/>
    <w:rsid w:val="0088784D"/>
    <w:rsid w:val="00887AF8"/>
    <w:rsid w:val="00887F43"/>
    <w:rsid w:val="00887FDB"/>
    <w:rsid w:val="008901D6"/>
    <w:rsid w:val="008909E1"/>
    <w:rsid w:val="00890D8C"/>
    <w:rsid w:val="00891167"/>
    <w:rsid w:val="00891373"/>
    <w:rsid w:val="00891874"/>
    <w:rsid w:val="00891D80"/>
    <w:rsid w:val="00891FBB"/>
    <w:rsid w:val="008921B1"/>
    <w:rsid w:val="00892E39"/>
    <w:rsid w:val="0089303A"/>
    <w:rsid w:val="0089306B"/>
    <w:rsid w:val="0089350E"/>
    <w:rsid w:val="008938B7"/>
    <w:rsid w:val="00893A79"/>
    <w:rsid w:val="00893B95"/>
    <w:rsid w:val="008943EA"/>
    <w:rsid w:val="00894407"/>
    <w:rsid w:val="008946D0"/>
    <w:rsid w:val="0089481B"/>
    <w:rsid w:val="00894C7C"/>
    <w:rsid w:val="00894D2B"/>
    <w:rsid w:val="008950DC"/>
    <w:rsid w:val="0089510F"/>
    <w:rsid w:val="0089560B"/>
    <w:rsid w:val="008956A1"/>
    <w:rsid w:val="008958DD"/>
    <w:rsid w:val="00895B33"/>
    <w:rsid w:val="00895E62"/>
    <w:rsid w:val="00895F4D"/>
    <w:rsid w:val="00896434"/>
    <w:rsid w:val="00896685"/>
    <w:rsid w:val="00896E93"/>
    <w:rsid w:val="0089719B"/>
    <w:rsid w:val="00897993"/>
    <w:rsid w:val="00897C79"/>
    <w:rsid w:val="00897CB0"/>
    <w:rsid w:val="00897D6A"/>
    <w:rsid w:val="008A031E"/>
    <w:rsid w:val="008A0623"/>
    <w:rsid w:val="008A06B3"/>
    <w:rsid w:val="008A0AF5"/>
    <w:rsid w:val="008A125D"/>
    <w:rsid w:val="008A1AD5"/>
    <w:rsid w:val="008A1BA5"/>
    <w:rsid w:val="008A1C1E"/>
    <w:rsid w:val="008A1D27"/>
    <w:rsid w:val="008A1D68"/>
    <w:rsid w:val="008A225F"/>
    <w:rsid w:val="008A23B2"/>
    <w:rsid w:val="008A23DD"/>
    <w:rsid w:val="008A28BC"/>
    <w:rsid w:val="008A2C28"/>
    <w:rsid w:val="008A2D9E"/>
    <w:rsid w:val="008A36D0"/>
    <w:rsid w:val="008A39D6"/>
    <w:rsid w:val="008A3D89"/>
    <w:rsid w:val="008A4710"/>
    <w:rsid w:val="008A4A2C"/>
    <w:rsid w:val="008A4B91"/>
    <w:rsid w:val="008A50DA"/>
    <w:rsid w:val="008A5142"/>
    <w:rsid w:val="008A5193"/>
    <w:rsid w:val="008A564E"/>
    <w:rsid w:val="008A5B30"/>
    <w:rsid w:val="008A5B60"/>
    <w:rsid w:val="008A5EAD"/>
    <w:rsid w:val="008A617F"/>
    <w:rsid w:val="008A621B"/>
    <w:rsid w:val="008A6261"/>
    <w:rsid w:val="008A639D"/>
    <w:rsid w:val="008A65ED"/>
    <w:rsid w:val="008A67CB"/>
    <w:rsid w:val="008A6900"/>
    <w:rsid w:val="008A6B4D"/>
    <w:rsid w:val="008A7076"/>
    <w:rsid w:val="008A7241"/>
    <w:rsid w:val="008A7ABD"/>
    <w:rsid w:val="008A7B23"/>
    <w:rsid w:val="008B0084"/>
    <w:rsid w:val="008B00B2"/>
    <w:rsid w:val="008B04DA"/>
    <w:rsid w:val="008B0567"/>
    <w:rsid w:val="008B0782"/>
    <w:rsid w:val="008B0CB2"/>
    <w:rsid w:val="008B0EF1"/>
    <w:rsid w:val="008B143A"/>
    <w:rsid w:val="008B18CC"/>
    <w:rsid w:val="008B195B"/>
    <w:rsid w:val="008B19A4"/>
    <w:rsid w:val="008B1AB7"/>
    <w:rsid w:val="008B1AD0"/>
    <w:rsid w:val="008B1BA9"/>
    <w:rsid w:val="008B1E0A"/>
    <w:rsid w:val="008B24A6"/>
    <w:rsid w:val="008B3882"/>
    <w:rsid w:val="008B394A"/>
    <w:rsid w:val="008B3CE5"/>
    <w:rsid w:val="008B3FB9"/>
    <w:rsid w:val="008B3FF2"/>
    <w:rsid w:val="008B4285"/>
    <w:rsid w:val="008B430B"/>
    <w:rsid w:val="008B4849"/>
    <w:rsid w:val="008B48BF"/>
    <w:rsid w:val="008B4FB0"/>
    <w:rsid w:val="008B5592"/>
    <w:rsid w:val="008B5623"/>
    <w:rsid w:val="008B5700"/>
    <w:rsid w:val="008B5E5B"/>
    <w:rsid w:val="008B60D0"/>
    <w:rsid w:val="008B6778"/>
    <w:rsid w:val="008B741A"/>
    <w:rsid w:val="008B7739"/>
    <w:rsid w:val="008B7D53"/>
    <w:rsid w:val="008B7E01"/>
    <w:rsid w:val="008C046A"/>
    <w:rsid w:val="008C05B3"/>
    <w:rsid w:val="008C0628"/>
    <w:rsid w:val="008C06BC"/>
    <w:rsid w:val="008C08BC"/>
    <w:rsid w:val="008C0B3E"/>
    <w:rsid w:val="008C0CC1"/>
    <w:rsid w:val="008C0E02"/>
    <w:rsid w:val="008C0F0C"/>
    <w:rsid w:val="008C127B"/>
    <w:rsid w:val="008C1BBC"/>
    <w:rsid w:val="008C1C5C"/>
    <w:rsid w:val="008C26F4"/>
    <w:rsid w:val="008C35FA"/>
    <w:rsid w:val="008C3978"/>
    <w:rsid w:val="008C3BD6"/>
    <w:rsid w:val="008C3C34"/>
    <w:rsid w:val="008C441F"/>
    <w:rsid w:val="008C446C"/>
    <w:rsid w:val="008C4CE0"/>
    <w:rsid w:val="008C4EB1"/>
    <w:rsid w:val="008C5342"/>
    <w:rsid w:val="008C53B5"/>
    <w:rsid w:val="008C5649"/>
    <w:rsid w:val="008C59B7"/>
    <w:rsid w:val="008C63A7"/>
    <w:rsid w:val="008C6590"/>
    <w:rsid w:val="008C6A05"/>
    <w:rsid w:val="008C6CB9"/>
    <w:rsid w:val="008C6F12"/>
    <w:rsid w:val="008C7104"/>
    <w:rsid w:val="008C74B2"/>
    <w:rsid w:val="008C7666"/>
    <w:rsid w:val="008C78FD"/>
    <w:rsid w:val="008C7920"/>
    <w:rsid w:val="008C792B"/>
    <w:rsid w:val="008C7AF4"/>
    <w:rsid w:val="008C7CEF"/>
    <w:rsid w:val="008C7F5C"/>
    <w:rsid w:val="008D0227"/>
    <w:rsid w:val="008D04DA"/>
    <w:rsid w:val="008D080F"/>
    <w:rsid w:val="008D0D2B"/>
    <w:rsid w:val="008D1361"/>
    <w:rsid w:val="008D1548"/>
    <w:rsid w:val="008D1895"/>
    <w:rsid w:val="008D18A1"/>
    <w:rsid w:val="008D1CE5"/>
    <w:rsid w:val="008D1D66"/>
    <w:rsid w:val="008D20B7"/>
    <w:rsid w:val="008D20DB"/>
    <w:rsid w:val="008D28EF"/>
    <w:rsid w:val="008D2C2F"/>
    <w:rsid w:val="008D2EF9"/>
    <w:rsid w:val="008D3132"/>
    <w:rsid w:val="008D3881"/>
    <w:rsid w:val="008D398E"/>
    <w:rsid w:val="008D399A"/>
    <w:rsid w:val="008D3CB2"/>
    <w:rsid w:val="008D4273"/>
    <w:rsid w:val="008D4424"/>
    <w:rsid w:val="008D45CD"/>
    <w:rsid w:val="008D5635"/>
    <w:rsid w:val="008D5C7F"/>
    <w:rsid w:val="008D5FD6"/>
    <w:rsid w:val="008D6149"/>
    <w:rsid w:val="008D6284"/>
    <w:rsid w:val="008D65FA"/>
    <w:rsid w:val="008D6740"/>
    <w:rsid w:val="008D677F"/>
    <w:rsid w:val="008D6ADC"/>
    <w:rsid w:val="008D6C7E"/>
    <w:rsid w:val="008D6E30"/>
    <w:rsid w:val="008D7802"/>
    <w:rsid w:val="008D7923"/>
    <w:rsid w:val="008D7B68"/>
    <w:rsid w:val="008D7C77"/>
    <w:rsid w:val="008D7CFD"/>
    <w:rsid w:val="008D7DC6"/>
    <w:rsid w:val="008D7DF5"/>
    <w:rsid w:val="008E03D8"/>
    <w:rsid w:val="008E0638"/>
    <w:rsid w:val="008E0E3F"/>
    <w:rsid w:val="008E0EAA"/>
    <w:rsid w:val="008E1690"/>
    <w:rsid w:val="008E185D"/>
    <w:rsid w:val="008E1946"/>
    <w:rsid w:val="008E1DA1"/>
    <w:rsid w:val="008E1DC1"/>
    <w:rsid w:val="008E1E0B"/>
    <w:rsid w:val="008E25E8"/>
    <w:rsid w:val="008E28D4"/>
    <w:rsid w:val="008E2CF7"/>
    <w:rsid w:val="008E3031"/>
    <w:rsid w:val="008E3345"/>
    <w:rsid w:val="008E3497"/>
    <w:rsid w:val="008E3B86"/>
    <w:rsid w:val="008E3D9E"/>
    <w:rsid w:val="008E40E0"/>
    <w:rsid w:val="008E45EC"/>
    <w:rsid w:val="008E4D1C"/>
    <w:rsid w:val="008E4DB4"/>
    <w:rsid w:val="008E5816"/>
    <w:rsid w:val="008E589E"/>
    <w:rsid w:val="008E5942"/>
    <w:rsid w:val="008E5A0B"/>
    <w:rsid w:val="008E5B4F"/>
    <w:rsid w:val="008E5B68"/>
    <w:rsid w:val="008E5B77"/>
    <w:rsid w:val="008E5BAE"/>
    <w:rsid w:val="008E5DE6"/>
    <w:rsid w:val="008E6046"/>
    <w:rsid w:val="008E6447"/>
    <w:rsid w:val="008E65EB"/>
    <w:rsid w:val="008E6734"/>
    <w:rsid w:val="008E6918"/>
    <w:rsid w:val="008E6C1E"/>
    <w:rsid w:val="008E6E8D"/>
    <w:rsid w:val="008E7235"/>
    <w:rsid w:val="008E725D"/>
    <w:rsid w:val="008E753C"/>
    <w:rsid w:val="008E7CDB"/>
    <w:rsid w:val="008F048C"/>
    <w:rsid w:val="008F0499"/>
    <w:rsid w:val="008F0559"/>
    <w:rsid w:val="008F0947"/>
    <w:rsid w:val="008F099C"/>
    <w:rsid w:val="008F0B2D"/>
    <w:rsid w:val="008F0DD2"/>
    <w:rsid w:val="008F1095"/>
    <w:rsid w:val="008F10BE"/>
    <w:rsid w:val="008F151A"/>
    <w:rsid w:val="008F169B"/>
    <w:rsid w:val="008F17A0"/>
    <w:rsid w:val="008F1855"/>
    <w:rsid w:val="008F1B0F"/>
    <w:rsid w:val="008F1D21"/>
    <w:rsid w:val="008F2DA8"/>
    <w:rsid w:val="008F3136"/>
    <w:rsid w:val="008F340D"/>
    <w:rsid w:val="008F39B3"/>
    <w:rsid w:val="008F3D25"/>
    <w:rsid w:val="008F3F5A"/>
    <w:rsid w:val="008F4150"/>
    <w:rsid w:val="008F43D5"/>
    <w:rsid w:val="008F4563"/>
    <w:rsid w:val="008F4843"/>
    <w:rsid w:val="008F5033"/>
    <w:rsid w:val="008F5040"/>
    <w:rsid w:val="008F53E5"/>
    <w:rsid w:val="008F58A6"/>
    <w:rsid w:val="008F598D"/>
    <w:rsid w:val="008F59A9"/>
    <w:rsid w:val="008F5FB7"/>
    <w:rsid w:val="008F600A"/>
    <w:rsid w:val="008F602D"/>
    <w:rsid w:val="008F6354"/>
    <w:rsid w:val="008F63D6"/>
    <w:rsid w:val="008F6675"/>
    <w:rsid w:val="008F6690"/>
    <w:rsid w:val="008F6807"/>
    <w:rsid w:val="008F6921"/>
    <w:rsid w:val="008F76D6"/>
    <w:rsid w:val="008F77E4"/>
    <w:rsid w:val="008F7823"/>
    <w:rsid w:val="00900AC4"/>
    <w:rsid w:val="00900E6B"/>
    <w:rsid w:val="00900EBD"/>
    <w:rsid w:val="0090129A"/>
    <w:rsid w:val="009014EE"/>
    <w:rsid w:val="00901AFC"/>
    <w:rsid w:val="00901C20"/>
    <w:rsid w:val="00901CA4"/>
    <w:rsid w:val="00902009"/>
    <w:rsid w:val="00902D6D"/>
    <w:rsid w:val="00902D84"/>
    <w:rsid w:val="00902FB6"/>
    <w:rsid w:val="009031DD"/>
    <w:rsid w:val="00903304"/>
    <w:rsid w:val="00903411"/>
    <w:rsid w:val="0090397E"/>
    <w:rsid w:val="00903A89"/>
    <w:rsid w:val="00903E24"/>
    <w:rsid w:val="009040A2"/>
    <w:rsid w:val="009045C4"/>
    <w:rsid w:val="00904662"/>
    <w:rsid w:val="00904866"/>
    <w:rsid w:val="009052EC"/>
    <w:rsid w:val="00905455"/>
    <w:rsid w:val="0090555A"/>
    <w:rsid w:val="00905636"/>
    <w:rsid w:val="00905DE9"/>
    <w:rsid w:val="00905F56"/>
    <w:rsid w:val="00906602"/>
    <w:rsid w:val="009067AC"/>
    <w:rsid w:val="00906FE1"/>
    <w:rsid w:val="009070F6"/>
    <w:rsid w:val="00907380"/>
    <w:rsid w:val="009073B4"/>
    <w:rsid w:val="00910192"/>
    <w:rsid w:val="009102E2"/>
    <w:rsid w:val="00910422"/>
    <w:rsid w:val="00910913"/>
    <w:rsid w:val="00910E46"/>
    <w:rsid w:val="00910F43"/>
    <w:rsid w:val="00911020"/>
    <w:rsid w:val="009111CF"/>
    <w:rsid w:val="00911211"/>
    <w:rsid w:val="009116CD"/>
    <w:rsid w:val="0091186D"/>
    <w:rsid w:val="00911DAC"/>
    <w:rsid w:val="009122C2"/>
    <w:rsid w:val="00913005"/>
    <w:rsid w:val="00913405"/>
    <w:rsid w:val="009134DF"/>
    <w:rsid w:val="00913723"/>
    <w:rsid w:val="009139A7"/>
    <w:rsid w:val="00914DF2"/>
    <w:rsid w:val="00914FF5"/>
    <w:rsid w:val="0091500D"/>
    <w:rsid w:val="009151CB"/>
    <w:rsid w:val="0091527F"/>
    <w:rsid w:val="009154AA"/>
    <w:rsid w:val="009156B6"/>
    <w:rsid w:val="009156F7"/>
    <w:rsid w:val="00915990"/>
    <w:rsid w:val="00915A21"/>
    <w:rsid w:val="00915B6F"/>
    <w:rsid w:val="00915DBB"/>
    <w:rsid w:val="009163F5"/>
    <w:rsid w:val="00916CA7"/>
    <w:rsid w:val="00917336"/>
    <w:rsid w:val="00917CFF"/>
    <w:rsid w:val="009200DB"/>
    <w:rsid w:val="00920229"/>
    <w:rsid w:val="009204C0"/>
    <w:rsid w:val="00920FCD"/>
    <w:rsid w:val="00921389"/>
    <w:rsid w:val="009216F0"/>
    <w:rsid w:val="009217C4"/>
    <w:rsid w:val="009217F1"/>
    <w:rsid w:val="00921A6F"/>
    <w:rsid w:val="00921CC2"/>
    <w:rsid w:val="0092224D"/>
    <w:rsid w:val="0092233A"/>
    <w:rsid w:val="009227B9"/>
    <w:rsid w:val="00922AE8"/>
    <w:rsid w:val="00922FC4"/>
    <w:rsid w:val="009233C0"/>
    <w:rsid w:val="00923A70"/>
    <w:rsid w:val="00923BE6"/>
    <w:rsid w:val="0092422F"/>
    <w:rsid w:val="0092461E"/>
    <w:rsid w:val="00924858"/>
    <w:rsid w:val="00925821"/>
    <w:rsid w:val="00925927"/>
    <w:rsid w:val="00925947"/>
    <w:rsid w:val="00925979"/>
    <w:rsid w:val="00925F17"/>
    <w:rsid w:val="0092609A"/>
    <w:rsid w:val="009260A0"/>
    <w:rsid w:val="009262CC"/>
    <w:rsid w:val="0092641E"/>
    <w:rsid w:val="009265E9"/>
    <w:rsid w:val="00926913"/>
    <w:rsid w:val="009273B8"/>
    <w:rsid w:val="0092764C"/>
    <w:rsid w:val="00930058"/>
    <w:rsid w:val="00930328"/>
    <w:rsid w:val="0093108D"/>
    <w:rsid w:val="00931137"/>
    <w:rsid w:val="009312D1"/>
    <w:rsid w:val="00931849"/>
    <w:rsid w:val="00931D28"/>
    <w:rsid w:val="00931D63"/>
    <w:rsid w:val="00931F93"/>
    <w:rsid w:val="0093212A"/>
    <w:rsid w:val="00932A57"/>
    <w:rsid w:val="009333BE"/>
    <w:rsid w:val="00933D5C"/>
    <w:rsid w:val="00933E42"/>
    <w:rsid w:val="00933F1B"/>
    <w:rsid w:val="00934091"/>
    <w:rsid w:val="009347A0"/>
    <w:rsid w:val="0093509E"/>
    <w:rsid w:val="00935558"/>
    <w:rsid w:val="009356FB"/>
    <w:rsid w:val="00935AEB"/>
    <w:rsid w:val="00935DCA"/>
    <w:rsid w:val="00936205"/>
    <w:rsid w:val="00936C2B"/>
    <w:rsid w:val="00936C53"/>
    <w:rsid w:val="00936E72"/>
    <w:rsid w:val="009376E0"/>
    <w:rsid w:val="00937776"/>
    <w:rsid w:val="00937DBB"/>
    <w:rsid w:val="009402A9"/>
    <w:rsid w:val="009402F3"/>
    <w:rsid w:val="009411DF"/>
    <w:rsid w:val="0094134D"/>
    <w:rsid w:val="00941785"/>
    <w:rsid w:val="009417FB"/>
    <w:rsid w:val="00941F6E"/>
    <w:rsid w:val="009420F8"/>
    <w:rsid w:val="00942911"/>
    <w:rsid w:val="00942FAD"/>
    <w:rsid w:val="0094396A"/>
    <w:rsid w:val="00943A01"/>
    <w:rsid w:val="00943C28"/>
    <w:rsid w:val="00943E4A"/>
    <w:rsid w:val="00943E5E"/>
    <w:rsid w:val="00944071"/>
    <w:rsid w:val="0094417A"/>
    <w:rsid w:val="00944206"/>
    <w:rsid w:val="009448B2"/>
    <w:rsid w:val="009450AA"/>
    <w:rsid w:val="009456E5"/>
    <w:rsid w:val="00945B50"/>
    <w:rsid w:val="00945E38"/>
    <w:rsid w:val="00945EB7"/>
    <w:rsid w:val="00946179"/>
    <w:rsid w:val="009463C6"/>
    <w:rsid w:val="0094666F"/>
    <w:rsid w:val="009467D9"/>
    <w:rsid w:val="009468DA"/>
    <w:rsid w:val="009469AB"/>
    <w:rsid w:val="00946B1E"/>
    <w:rsid w:val="0094717B"/>
    <w:rsid w:val="00947888"/>
    <w:rsid w:val="00947B46"/>
    <w:rsid w:val="00947CE5"/>
    <w:rsid w:val="00947D51"/>
    <w:rsid w:val="00947F90"/>
    <w:rsid w:val="00950180"/>
    <w:rsid w:val="00950560"/>
    <w:rsid w:val="009508DA"/>
    <w:rsid w:val="00950C30"/>
    <w:rsid w:val="00950F4D"/>
    <w:rsid w:val="00951353"/>
    <w:rsid w:val="00951420"/>
    <w:rsid w:val="009522FC"/>
    <w:rsid w:val="009528E1"/>
    <w:rsid w:val="009529C1"/>
    <w:rsid w:val="0095382F"/>
    <w:rsid w:val="009538D4"/>
    <w:rsid w:val="00953AE0"/>
    <w:rsid w:val="00954272"/>
    <w:rsid w:val="0095465B"/>
    <w:rsid w:val="00954678"/>
    <w:rsid w:val="00954714"/>
    <w:rsid w:val="00955499"/>
    <w:rsid w:val="0095578D"/>
    <w:rsid w:val="00955DC7"/>
    <w:rsid w:val="009561C8"/>
    <w:rsid w:val="00956450"/>
    <w:rsid w:val="009564B2"/>
    <w:rsid w:val="0095692D"/>
    <w:rsid w:val="0096027F"/>
    <w:rsid w:val="00960288"/>
    <w:rsid w:val="009604E5"/>
    <w:rsid w:val="0096069E"/>
    <w:rsid w:val="0096082C"/>
    <w:rsid w:val="00960D8F"/>
    <w:rsid w:val="00961441"/>
    <w:rsid w:val="0096150A"/>
    <w:rsid w:val="00961A4E"/>
    <w:rsid w:val="00961E3B"/>
    <w:rsid w:val="009622F1"/>
    <w:rsid w:val="009623A0"/>
    <w:rsid w:val="00962909"/>
    <w:rsid w:val="00962A96"/>
    <w:rsid w:val="009633D3"/>
    <w:rsid w:val="009639C7"/>
    <w:rsid w:val="00963CD5"/>
    <w:rsid w:val="00963D41"/>
    <w:rsid w:val="00963E2B"/>
    <w:rsid w:val="00964307"/>
    <w:rsid w:val="0096442B"/>
    <w:rsid w:val="0096450A"/>
    <w:rsid w:val="0096456B"/>
    <w:rsid w:val="00964D35"/>
    <w:rsid w:val="00964D76"/>
    <w:rsid w:val="00964DBF"/>
    <w:rsid w:val="00965443"/>
    <w:rsid w:val="00965710"/>
    <w:rsid w:val="0096575C"/>
    <w:rsid w:val="00965EC8"/>
    <w:rsid w:val="00966171"/>
    <w:rsid w:val="009663CF"/>
    <w:rsid w:val="009664F0"/>
    <w:rsid w:val="00966B02"/>
    <w:rsid w:val="00966B0A"/>
    <w:rsid w:val="009670D1"/>
    <w:rsid w:val="009670EB"/>
    <w:rsid w:val="0097041B"/>
    <w:rsid w:val="009704DD"/>
    <w:rsid w:val="0097082F"/>
    <w:rsid w:val="009708A7"/>
    <w:rsid w:val="00970F5C"/>
    <w:rsid w:val="00971129"/>
    <w:rsid w:val="00971796"/>
    <w:rsid w:val="0097194B"/>
    <w:rsid w:val="00971BCE"/>
    <w:rsid w:val="0097227E"/>
    <w:rsid w:val="0097286C"/>
    <w:rsid w:val="009729B4"/>
    <w:rsid w:val="009731D6"/>
    <w:rsid w:val="009735FF"/>
    <w:rsid w:val="009736AA"/>
    <w:rsid w:val="00973B41"/>
    <w:rsid w:val="00973D4A"/>
    <w:rsid w:val="00974B4C"/>
    <w:rsid w:val="00974D81"/>
    <w:rsid w:val="00974FF4"/>
    <w:rsid w:val="009756A6"/>
    <w:rsid w:val="00975DD3"/>
    <w:rsid w:val="009762B1"/>
    <w:rsid w:val="00976461"/>
    <w:rsid w:val="0097657B"/>
    <w:rsid w:val="00976839"/>
    <w:rsid w:val="00976A8C"/>
    <w:rsid w:val="00976C0C"/>
    <w:rsid w:val="00976FC8"/>
    <w:rsid w:val="00976FE3"/>
    <w:rsid w:val="00977306"/>
    <w:rsid w:val="0097754B"/>
    <w:rsid w:val="009775EF"/>
    <w:rsid w:val="00977761"/>
    <w:rsid w:val="0097785F"/>
    <w:rsid w:val="009778F4"/>
    <w:rsid w:val="009779CC"/>
    <w:rsid w:val="00977F6D"/>
    <w:rsid w:val="0098017F"/>
    <w:rsid w:val="009808AE"/>
    <w:rsid w:val="00980C40"/>
    <w:rsid w:val="00981BD7"/>
    <w:rsid w:val="009829F2"/>
    <w:rsid w:val="0098317E"/>
    <w:rsid w:val="009832D1"/>
    <w:rsid w:val="00983435"/>
    <w:rsid w:val="009839D0"/>
    <w:rsid w:val="009839DA"/>
    <w:rsid w:val="00983B93"/>
    <w:rsid w:val="00983D30"/>
    <w:rsid w:val="00983DC4"/>
    <w:rsid w:val="009840FF"/>
    <w:rsid w:val="00984704"/>
    <w:rsid w:val="00984BDB"/>
    <w:rsid w:val="009851B1"/>
    <w:rsid w:val="00985347"/>
    <w:rsid w:val="009853B7"/>
    <w:rsid w:val="009858D1"/>
    <w:rsid w:val="00985D61"/>
    <w:rsid w:val="009863E2"/>
    <w:rsid w:val="0098664A"/>
    <w:rsid w:val="00986F4F"/>
    <w:rsid w:val="009871D7"/>
    <w:rsid w:val="00987AC6"/>
    <w:rsid w:val="00987B53"/>
    <w:rsid w:val="00987E2F"/>
    <w:rsid w:val="009915A5"/>
    <w:rsid w:val="009915E0"/>
    <w:rsid w:val="00991610"/>
    <w:rsid w:val="0099199B"/>
    <w:rsid w:val="0099203A"/>
    <w:rsid w:val="00992218"/>
    <w:rsid w:val="009927CB"/>
    <w:rsid w:val="00992911"/>
    <w:rsid w:val="00992ACB"/>
    <w:rsid w:val="00992EDA"/>
    <w:rsid w:val="009931DA"/>
    <w:rsid w:val="0099387A"/>
    <w:rsid w:val="009938CB"/>
    <w:rsid w:val="00993DDE"/>
    <w:rsid w:val="00993DE5"/>
    <w:rsid w:val="00993DF9"/>
    <w:rsid w:val="009940DA"/>
    <w:rsid w:val="00994283"/>
    <w:rsid w:val="00994303"/>
    <w:rsid w:val="0099438B"/>
    <w:rsid w:val="0099445A"/>
    <w:rsid w:val="0099491B"/>
    <w:rsid w:val="00994A61"/>
    <w:rsid w:val="00995128"/>
    <w:rsid w:val="00995414"/>
    <w:rsid w:val="0099569F"/>
    <w:rsid w:val="00995FB9"/>
    <w:rsid w:val="00996739"/>
    <w:rsid w:val="00996902"/>
    <w:rsid w:val="00996F7E"/>
    <w:rsid w:val="00997280"/>
    <w:rsid w:val="009972EC"/>
    <w:rsid w:val="00997A28"/>
    <w:rsid w:val="00997F20"/>
    <w:rsid w:val="009A006C"/>
    <w:rsid w:val="009A01DE"/>
    <w:rsid w:val="009A0484"/>
    <w:rsid w:val="009A0870"/>
    <w:rsid w:val="009A11A0"/>
    <w:rsid w:val="009A1411"/>
    <w:rsid w:val="009A1583"/>
    <w:rsid w:val="009A19AB"/>
    <w:rsid w:val="009A1D9F"/>
    <w:rsid w:val="009A1DCB"/>
    <w:rsid w:val="009A1F02"/>
    <w:rsid w:val="009A1F89"/>
    <w:rsid w:val="009A1FCF"/>
    <w:rsid w:val="009A257D"/>
    <w:rsid w:val="009A2712"/>
    <w:rsid w:val="009A2BFF"/>
    <w:rsid w:val="009A2C55"/>
    <w:rsid w:val="009A2CAF"/>
    <w:rsid w:val="009A2DF1"/>
    <w:rsid w:val="009A3281"/>
    <w:rsid w:val="009A33BE"/>
    <w:rsid w:val="009A36E3"/>
    <w:rsid w:val="009A3F63"/>
    <w:rsid w:val="009A4FA4"/>
    <w:rsid w:val="009A51F2"/>
    <w:rsid w:val="009A52A3"/>
    <w:rsid w:val="009A549F"/>
    <w:rsid w:val="009A590C"/>
    <w:rsid w:val="009A5950"/>
    <w:rsid w:val="009A5B43"/>
    <w:rsid w:val="009A5CDC"/>
    <w:rsid w:val="009A6152"/>
    <w:rsid w:val="009A6734"/>
    <w:rsid w:val="009A67BD"/>
    <w:rsid w:val="009A6C7D"/>
    <w:rsid w:val="009A703E"/>
    <w:rsid w:val="009A74FE"/>
    <w:rsid w:val="009A7782"/>
    <w:rsid w:val="009B01CF"/>
    <w:rsid w:val="009B0497"/>
    <w:rsid w:val="009B0599"/>
    <w:rsid w:val="009B062E"/>
    <w:rsid w:val="009B06EC"/>
    <w:rsid w:val="009B11DF"/>
    <w:rsid w:val="009B11E9"/>
    <w:rsid w:val="009B1337"/>
    <w:rsid w:val="009B13FD"/>
    <w:rsid w:val="009B1615"/>
    <w:rsid w:val="009B16D9"/>
    <w:rsid w:val="009B1E73"/>
    <w:rsid w:val="009B2319"/>
    <w:rsid w:val="009B2AD4"/>
    <w:rsid w:val="009B2B59"/>
    <w:rsid w:val="009B3062"/>
    <w:rsid w:val="009B30A8"/>
    <w:rsid w:val="009B3B60"/>
    <w:rsid w:val="009B3D5D"/>
    <w:rsid w:val="009B3E6B"/>
    <w:rsid w:val="009B4427"/>
    <w:rsid w:val="009B4706"/>
    <w:rsid w:val="009B480D"/>
    <w:rsid w:val="009B4CD1"/>
    <w:rsid w:val="009B4DEB"/>
    <w:rsid w:val="009B4E23"/>
    <w:rsid w:val="009B535E"/>
    <w:rsid w:val="009B5377"/>
    <w:rsid w:val="009B5542"/>
    <w:rsid w:val="009B5896"/>
    <w:rsid w:val="009B5B46"/>
    <w:rsid w:val="009B5CBD"/>
    <w:rsid w:val="009B5F9D"/>
    <w:rsid w:val="009B6467"/>
    <w:rsid w:val="009B654F"/>
    <w:rsid w:val="009B69FE"/>
    <w:rsid w:val="009B6B01"/>
    <w:rsid w:val="009B6E6D"/>
    <w:rsid w:val="009B6F9C"/>
    <w:rsid w:val="009B7CDF"/>
    <w:rsid w:val="009C0373"/>
    <w:rsid w:val="009C04D1"/>
    <w:rsid w:val="009C0F26"/>
    <w:rsid w:val="009C102E"/>
    <w:rsid w:val="009C176F"/>
    <w:rsid w:val="009C184A"/>
    <w:rsid w:val="009C1981"/>
    <w:rsid w:val="009C1A59"/>
    <w:rsid w:val="009C2051"/>
    <w:rsid w:val="009C2161"/>
    <w:rsid w:val="009C2185"/>
    <w:rsid w:val="009C2510"/>
    <w:rsid w:val="009C27BB"/>
    <w:rsid w:val="009C280E"/>
    <w:rsid w:val="009C2A3C"/>
    <w:rsid w:val="009C2BC3"/>
    <w:rsid w:val="009C2FFA"/>
    <w:rsid w:val="009C31ED"/>
    <w:rsid w:val="009C3613"/>
    <w:rsid w:val="009C3C5C"/>
    <w:rsid w:val="009C3E3B"/>
    <w:rsid w:val="009C3E6D"/>
    <w:rsid w:val="009C4313"/>
    <w:rsid w:val="009C4559"/>
    <w:rsid w:val="009C45C5"/>
    <w:rsid w:val="009C47DC"/>
    <w:rsid w:val="009C4F64"/>
    <w:rsid w:val="009C6260"/>
    <w:rsid w:val="009C6261"/>
    <w:rsid w:val="009C62A8"/>
    <w:rsid w:val="009C64E0"/>
    <w:rsid w:val="009C67D5"/>
    <w:rsid w:val="009C6826"/>
    <w:rsid w:val="009C695E"/>
    <w:rsid w:val="009C6FA1"/>
    <w:rsid w:val="009C7112"/>
    <w:rsid w:val="009C7675"/>
    <w:rsid w:val="009C7881"/>
    <w:rsid w:val="009C7F6B"/>
    <w:rsid w:val="009C990A"/>
    <w:rsid w:val="009D0355"/>
    <w:rsid w:val="009D06A3"/>
    <w:rsid w:val="009D0C90"/>
    <w:rsid w:val="009D0F28"/>
    <w:rsid w:val="009D1072"/>
    <w:rsid w:val="009D157E"/>
    <w:rsid w:val="009D173D"/>
    <w:rsid w:val="009D18D0"/>
    <w:rsid w:val="009D19BA"/>
    <w:rsid w:val="009D1CFF"/>
    <w:rsid w:val="009D206B"/>
    <w:rsid w:val="009D2148"/>
    <w:rsid w:val="009D24E1"/>
    <w:rsid w:val="009D2599"/>
    <w:rsid w:val="009D2903"/>
    <w:rsid w:val="009D29AA"/>
    <w:rsid w:val="009D2EE2"/>
    <w:rsid w:val="009D2FB5"/>
    <w:rsid w:val="009D343E"/>
    <w:rsid w:val="009D3654"/>
    <w:rsid w:val="009D37F9"/>
    <w:rsid w:val="009D3AD5"/>
    <w:rsid w:val="009D3D02"/>
    <w:rsid w:val="009D40CC"/>
    <w:rsid w:val="009D41EF"/>
    <w:rsid w:val="009D497E"/>
    <w:rsid w:val="009D5068"/>
    <w:rsid w:val="009D531C"/>
    <w:rsid w:val="009D5603"/>
    <w:rsid w:val="009D5BB3"/>
    <w:rsid w:val="009D5C85"/>
    <w:rsid w:val="009D60E6"/>
    <w:rsid w:val="009D62DB"/>
    <w:rsid w:val="009D64B5"/>
    <w:rsid w:val="009D65ED"/>
    <w:rsid w:val="009D6959"/>
    <w:rsid w:val="009D699D"/>
    <w:rsid w:val="009D6D9B"/>
    <w:rsid w:val="009D6DA7"/>
    <w:rsid w:val="009D76A0"/>
    <w:rsid w:val="009D770B"/>
    <w:rsid w:val="009D79FF"/>
    <w:rsid w:val="009D7AFF"/>
    <w:rsid w:val="009D7D75"/>
    <w:rsid w:val="009D7E8B"/>
    <w:rsid w:val="009D7EB7"/>
    <w:rsid w:val="009E047E"/>
    <w:rsid w:val="009E0563"/>
    <w:rsid w:val="009E05F4"/>
    <w:rsid w:val="009E087D"/>
    <w:rsid w:val="009E0992"/>
    <w:rsid w:val="009E0A5B"/>
    <w:rsid w:val="009E0D4C"/>
    <w:rsid w:val="009E0D83"/>
    <w:rsid w:val="009E0DAD"/>
    <w:rsid w:val="009E1433"/>
    <w:rsid w:val="009E15D1"/>
    <w:rsid w:val="009E16D1"/>
    <w:rsid w:val="009E18BA"/>
    <w:rsid w:val="009E1D35"/>
    <w:rsid w:val="009E1F59"/>
    <w:rsid w:val="009E2150"/>
    <w:rsid w:val="009E23D0"/>
    <w:rsid w:val="009E2A79"/>
    <w:rsid w:val="009E32DE"/>
    <w:rsid w:val="009E330A"/>
    <w:rsid w:val="009E3414"/>
    <w:rsid w:val="009E3B09"/>
    <w:rsid w:val="009E41B3"/>
    <w:rsid w:val="009E4468"/>
    <w:rsid w:val="009E4ECB"/>
    <w:rsid w:val="009E5057"/>
    <w:rsid w:val="009E523A"/>
    <w:rsid w:val="009E529B"/>
    <w:rsid w:val="009E52AF"/>
    <w:rsid w:val="009E5FB3"/>
    <w:rsid w:val="009E6357"/>
    <w:rsid w:val="009E6483"/>
    <w:rsid w:val="009E668B"/>
    <w:rsid w:val="009E66A5"/>
    <w:rsid w:val="009E66F8"/>
    <w:rsid w:val="009E6C7D"/>
    <w:rsid w:val="009E6CA6"/>
    <w:rsid w:val="009E701F"/>
    <w:rsid w:val="009E73EA"/>
    <w:rsid w:val="009E7532"/>
    <w:rsid w:val="009E769C"/>
    <w:rsid w:val="009E793B"/>
    <w:rsid w:val="009E7AE3"/>
    <w:rsid w:val="009E7D54"/>
    <w:rsid w:val="009EDE08"/>
    <w:rsid w:val="009F0099"/>
    <w:rsid w:val="009F0114"/>
    <w:rsid w:val="009F0B14"/>
    <w:rsid w:val="009F11AA"/>
    <w:rsid w:val="009F11F5"/>
    <w:rsid w:val="009F1BC5"/>
    <w:rsid w:val="009F1BD4"/>
    <w:rsid w:val="009F20A7"/>
    <w:rsid w:val="009F27D3"/>
    <w:rsid w:val="009F2A9C"/>
    <w:rsid w:val="009F33CD"/>
    <w:rsid w:val="009F357F"/>
    <w:rsid w:val="009F38E4"/>
    <w:rsid w:val="009F394B"/>
    <w:rsid w:val="009F3E77"/>
    <w:rsid w:val="009F420A"/>
    <w:rsid w:val="009F48AF"/>
    <w:rsid w:val="009F4C19"/>
    <w:rsid w:val="009F5079"/>
    <w:rsid w:val="009F5265"/>
    <w:rsid w:val="009F56AD"/>
    <w:rsid w:val="009F574E"/>
    <w:rsid w:val="009F57D2"/>
    <w:rsid w:val="009F583C"/>
    <w:rsid w:val="009F5A8B"/>
    <w:rsid w:val="009F5E42"/>
    <w:rsid w:val="009F6133"/>
    <w:rsid w:val="009F627D"/>
    <w:rsid w:val="009F65AF"/>
    <w:rsid w:val="009F667F"/>
    <w:rsid w:val="009F6E1E"/>
    <w:rsid w:val="009F743F"/>
    <w:rsid w:val="009F774C"/>
    <w:rsid w:val="009F795E"/>
    <w:rsid w:val="009F7BFE"/>
    <w:rsid w:val="00A001DB"/>
    <w:rsid w:val="00A001E0"/>
    <w:rsid w:val="00A00219"/>
    <w:rsid w:val="00A009F8"/>
    <w:rsid w:val="00A00A7F"/>
    <w:rsid w:val="00A00DC4"/>
    <w:rsid w:val="00A00EA6"/>
    <w:rsid w:val="00A013A4"/>
    <w:rsid w:val="00A013C9"/>
    <w:rsid w:val="00A01793"/>
    <w:rsid w:val="00A019F7"/>
    <w:rsid w:val="00A01E82"/>
    <w:rsid w:val="00A02AFA"/>
    <w:rsid w:val="00A033B2"/>
    <w:rsid w:val="00A03404"/>
    <w:rsid w:val="00A03415"/>
    <w:rsid w:val="00A03753"/>
    <w:rsid w:val="00A03A5C"/>
    <w:rsid w:val="00A03B9C"/>
    <w:rsid w:val="00A03D79"/>
    <w:rsid w:val="00A03F47"/>
    <w:rsid w:val="00A040FB"/>
    <w:rsid w:val="00A04152"/>
    <w:rsid w:val="00A056E6"/>
    <w:rsid w:val="00A05F28"/>
    <w:rsid w:val="00A05FE4"/>
    <w:rsid w:val="00A0607E"/>
    <w:rsid w:val="00A062EC"/>
    <w:rsid w:val="00A06473"/>
    <w:rsid w:val="00A06A24"/>
    <w:rsid w:val="00A06CB7"/>
    <w:rsid w:val="00A06CDC"/>
    <w:rsid w:val="00A06F79"/>
    <w:rsid w:val="00A071E3"/>
    <w:rsid w:val="00A0732F"/>
    <w:rsid w:val="00A0746C"/>
    <w:rsid w:val="00A102BA"/>
    <w:rsid w:val="00A10647"/>
    <w:rsid w:val="00A106C0"/>
    <w:rsid w:val="00A11034"/>
    <w:rsid w:val="00A1109D"/>
    <w:rsid w:val="00A112F4"/>
    <w:rsid w:val="00A11381"/>
    <w:rsid w:val="00A113F8"/>
    <w:rsid w:val="00A11513"/>
    <w:rsid w:val="00A11D50"/>
    <w:rsid w:val="00A11DD8"/>
    <w:rsid w:val="00A12244"/>
    <w:rsid w:val="00A1249B"/>
    <w:rsid w:val="00A12581"/>
    <w:rsid w:val="00A12641"/>
    <w:rsid w:val="00A12729"/>
    <w:rsid w:val="00A128D6"/>
    <w:rsid w:val="00A12A02"/>
    <w:rsid w:val="00A12A58"/>
    <w:rsid w:val="00A12B9E"/>
    <w:rsid w:val="00A12CB5"/>
    <w:rsid w:val="00A12DA7"/>
    <w:rsid w:val="00A1323E"/>
    <w:rsid w:val="00A13306"/>
    <w:rsid w:val="00A13B71"/>
    <w:rsid w:val="00A13BFC"/>
    <w:rsid w:val="00A13D42"/>
    <w:rsid w:val="00A140BB"/>
    <w:rsid w:val="00A1421C"/>
    <w:rsid w:val="00A142B0"/>
    <w:rsid w:val="00A143E8"/>
    <w:rsid w:val="00A14615"/>
    <w:rsid w:val="00A1486A"/>
    <w:rsid w:val="00A14935"/>
    <w:rsid w:val="00A151A3"/>
    <w:rsid w:val="00A15E81"/>
    <w:rsid w:val="00A15EBD"/>
    <w:rsid w:val="00A15F94"/>
    <w:rsid w:val="00A161FF"/>
    <w:rsid w:val="00A1620C"/>
    <w:rsid w:val="00A16421"/>
    <w:rsid w:val="00A16721"/>
    <w:rsid w:val="00A16A36"/>
    <w:rsid w:val="00A16A55"/>
    <w:rsid w:val="00A16B1A"/>
    <w:rsid w:val="00A16C62"/>
    <w:rsid w:val="00A16F17"/>
    <w:rsid w:val="00A1712C"/>
    <w:rsid w:val="00A1756E"/>
    <w:rsid w:val="00A1782A"/>
    <w:rsid w:val="00A17AD4"/>
    <w:rsid w:val="00A17DCE"/>
    <w:rsid w:val="00A20069"/>
    <w:rsid w:val="00A20179"/>
    <w:rsid w:val="00A2038A"/>
    <w:rsid w:val="00A20792"/>
    <w:rsid w:val="00A210CE"/>
    <w:rsid w:val="00A21105"/>
    <w:rsid w:val="00A211A0"/>
    <w:rsid w:val="00A21316"/>
    <w:rsid w:val="00A2167B"/>
    <w:rsid w:val="00A2171F"/>
    <w:rsid w:val="00A22792"/>
    <w:rsid w:val="00A2296E"/>
    <w:rsid w:val="00A22C52"/>
    <w:rsid w:val="00A22DD2"/>
    <w:rsid w:val="00A2348B"/>
    <w:rsid w:val="00A23635"/>
    <w:rsid w:val="00A2369C"/>
    <w:rsid w:val="00A23C2B"/>
    <w:rsid w:val="00A24ABE"/>
    <w:rsid w:val="00A24CF8"/>
    <w:rsid w:val="00A25429"/>
    <w:rsid w:val="00A25D72"/>
    <w:rsid w:val="00A25EEE"/>
    <w:rsid w:val="00A26783"/>
    <w:rsid w:val="00A26A7E"/>
    <w:rsid w:val="00A274C5"/>
    <w:rsid w:val="00A27EFB"/>
    <w:rsid w:val="00A27FC9"/>
    <w:rsid w:val="00A30C72"/>
    <w:rsid w:val="00A30FF0"/>
    <w:rsid w:val="00A3105B"/>
    <w:rsid w:val="00A3150C"/>
    <w:rsid w:val="00A31698"/>
    <w:rsid w:val="00A31A13"/>
    <w:rsid w:val="00A31D46"/>
    <w:rsid w:val="00A31F0B"/>
    <w:rsid w:val="00A32639"/>
    <w:rsid w:val="00A329DC"/>
    <w:rsid w:val="00A32C6A"/>
    <w:rsid w:val="00A32ECC"/>
    <w:rsid w:val="00A33076"/>
    <w:rsid w:val="00A3372D"/>
    <w:rsid w:val="00A3379C"/>
    <w:rsid w:val="00A338D5"/>
    <w:rsid w:val="00A33A29"/>
    <w:rsid w:val="00A33AAB"/>
    <w:rsid w:val="00A33B44"/>
    <w:rsid w:val="00A33B79"/>
    <w:rsid w:val="00A3402C"/>
    <w:rsid w:val="00A340F6"/>
    <w:rsid w:val="00A34191"/>
    <w:rsid w:val="00A3515E"/>
    <w:rsid w:val="00A352D7"/>
    <w:rsid w:val="00A353C6"/>
    <w:rsid w:val="00A35B13"/>
    <w:rsid w:val="00A364F3"/>
    <w:rsid w:val="00A365F7"/>
    <w:rsid w:val="00A366C5"/>
    <w:rsid w:val="00A36935"/>
    <w:rsid w:val="00A370A9"/>
    <w:rsid w:val="00A37150"/>
    <w:rsid w:val="00A374F4"/>
    <w:rsid w:val="00A376D1"/>
    <w:rsid w:val="00A37A2D"/>
    <w:rsid w:val="00A37D93"/>
    <w:rsid w:val="00A40326"/>
    <w:rsid w:val="00A4032E"/>
    <w:rsid w:val="00A4055E"/>
    <w:rsid w:val="00A40629"/>
    <w:rsid w:val="00A409B7"/>
    <w:rsid w:val="00A409D6"/>
    <w:rsid w:val="00A40ADA"/>
    <w:rsid w:val="00A40C30"/>
    <w:rsid w:val="00A40D5C"/>
    <w:rsid w:val="00A40DF3"/>
    <w:rsid w:val="00A411D1"/>
    <w:rsid w:val="00A4159E"/>
    <w:rsid w:val="00A41B4E"/>
    <w:rsid w:val="00A4201C"/>
    <w:rsid w:val="00A420B6"/>
    <w:rsid w:val="00A421BD"/>
    <w:rsid w:val="00A422A8"/>
    <w:rsid w:val="00A429F7"/>
    <w:rsid w:val="00A42BF1"/>
    <w:rsid w:val="00A42E0E"/>
    <w:rsid w:val="00A434FC"/>
    <w:rsid w:val="00A439FF"/>
    <w:rsid w:val="00A43BC8"/>
    <w:rsid w:val="00A43D7C"/>
    <w:rsid w:val="00A43F6C"/>
    <w:rsid w:val="00A4422F"/>
    <w:rsid w:val="00A44356"/>
    <w:rsid w:val="00A447D5"/>
    <w:rsid w:val="00A44A2F"/>
    <w:rsid w:val="00A44AEC"/>
    <w:rsid w:val="00A44B3A"/>
    <w:rsid w:val="00A44F8F"/>
    <w:rsid w:val="00A46125"/>
    <w:rsid w:val="00A4617D"/>
    <w:rsid w:val="00A46B56"/>
    <w:rsid w:val="00A46B96"/>
    <w:rsid w:val="00A473BB"/>
    <w:rsid w:val="00A475B7"/>
    <w:rsid w:val="00A47919"/>
    <w:rsid w:val="00A47A8C"/>
    <w:rsid w:val="00A47C96"/>
    <w:rsid w:val="00A47DF5"/>
    <w:rsid w:val="00A50080"/>
    <w:rsid w:val="00A506E2"/>
    <w:rsid w:val="00A508AE"/>
    <w:rsid w:val="00A50A8D"/>
    <w:rsid w:val="00A50C2A"/>
    <w:rsid w:val="00A5160A"/>
    <w:rsid w:val="00A519C7"/>
    <w:rsid w:val="00A51C4A"/>
    <w:rsid w:val="00A523C0"/>
    <w:rsid w:val="00A52F07"/>
    <w:rsid w:val="00A53488"/>
    <w:rsid w:val="00A536FF"/>
    <w:rsid w:val="00A5388C"/>
    <w:rsid w:val="00A53CC2"/>
    <w:rsid w:val="00A53D91"/>
    <w:rsid w:val="00A53DCD"/>
    <w:rsid w:val="00A54257"/>
    <w:rsid w:val="00A5429A"/>
    <w:rsid w:val="00A546BD"/>
    <w:rsid w:val="00A5499F"/>
    <w:rsid w:val="00A55105"/>
    <w:rsid w:val="00A55BA1"/>
    <w:rsid w:val="00A5632B"/>
    <w:rsid w:val="00A563E3"/>
    <w:rsid w:val="00A56475"/>
    <w:rsid w:val="00A566A7"/>
    <w:rsid w:val="00A5673A"/>
    <w:rsid w:val="00A56907"/>
    <w:rsid w:val="00A56C6C"/>
    <w:rsid w:val="00A56D8A"/>
    <w:rsid w:val="00A56F64"/>
    <w:rsid w:val="00A57298"/>
    <w:rsid w:val="00A572D1"/>
    <w:rsid w:val="00A5752D"/>
    <w:rsid w:val="00A57AC8"/>
    <w:rsid w:val="00A57ACB"/>
    <w:rsid w:val="00A57F64"/>
    <w:rsid w:val="00A60E08"/>
    <w:rsid w:val="00A614B6"/>
    <w:rsid w:val="00A61ABE"/>
    <w:rsid w:val="00A61AC9"/>
    <w:rsid w:val="00A61E2E"/>
    <w:rsid w:val="00A624AC"/>
    <w:rsid w:val="00A62610"/>
    <w:rsid w:val="00A62A0E"/>
    <w:rsid w:val="00A62FC2"/>
    <w:rsid w:val="00A63262"/>
    <w:rsid w:val="00A641E3"/>
    <w:rsid w:val="00A64BAA"/>
    <w:rsid w:val="00A64F79"/>
    <w:rsid w:val="00A65AB5"/>
    <w:rsid w:val="00A65AE8"/>
    <w:rsid w:val="00A661B2"/>
    <w:rsid w:val="00A6621C"/>
    <w:rsid w:val="00A674A2"/>
    <w:rsid w:val="00A67A16"/>
    <w:rsid w:val="00A67B1C"/>
    <w:rsid w:val="00A67D21"/>
    <w:rsid w:val="00A70348"/>
    <w:rsid w:val="00A70496"/>
    <w:rsid w:val="00A7069A"/>
    <w:rsid w:val="00A7076B"/>
    <w:rsid w:val="00A70A60"/>
    <w:rsid w:val="00A710A8"/>
    <w:rsid w:val="00A711B8"/>
    <w:rsid w:val="00A7131C"/>
    <w:rsid w:val="00A71358"/>
    <w:rsid w:val="00A71511"/>
    <w:rsid w:val="00A71540"/>
    <w:rsid w:val="00A71B2B"/>
    <w:rsid w:val="00A71E1E"/>
    <w:rsid w:val="00A72121"/>
    <w:rsid w:val="00A7242E"/>
    <w:rsid w:val="00A72808"/>
    <w:rsid w:val="00A72ACE"/>
    <w:rsid w:val="00A72AE9"/>
    <w:rsid w:val="00A72BA4"/>
    <w:rsid w:val="00A72FCF"/>
    <w:rsid w:val="00A73CFF"/>
    <w:rsid w:val="00A74BB1"/>
    <w:rsid w:val="00A74CB5"/>
    <w:rsid w:val="00A74D1C"/>
    <w:rsid w:val="00A750F0"/>
    <w:rsid w:val="00A751FB"/>
    <w:rsid w:val="00A75379"/>
    <w:rsid w:val="00A76423"/>
    <w:rsid w:val="00A7644B"/>
    <w:rsid w:val="00A764C6"/>
    <w:rsid w:val="00A76E2D"/>
    <w:rsid w:val="00A77106"/>
    <w:rsid w:val="00A7710F"/>
    <w:rsid w:val="00A77288"/>
    <w:rsid w:val="00A775C3"/>
    <w:rsid w:val="00A779A0"/>
    <w:rsid w:val="00A77E15"/>
    <w:rsid w:val="00A80604"/>
    <w:rsid w:val="00A80ADD"/>
    <w:rsid w:val="00A80B51"/>
    <w:rsid w:val="00A80C5D"/>
    <w:rsid w:val="00A80DBF"/>
    <w:rsid w:val="00A80E7C"/>
    <w:rsid w:val="00A8107E"/>
    <w:rsid w:val="00A81273"/>
    <w:rsid w:val="00A812A5"/>
    <w:rsid w:val="00A8172E"/>
    <w:rsid w:val="00A834B7"/>
    <w:rsid w:val="00A834CF"/>
    <w:rsid w:val="00A83569"/>
    <w:rsid w:val="00A83652"/>
    <w:rsid w:val="00A83A67"/>
    <w:rsid w:val="00A83B22"/>
    <w:rsid w:val="00A83C0C"/>
    <w:rsid w:val="00A840E2"/>
    <w:rsid w:val="00A84499"/>
    <w:rsid w:val="00A8449E"/>
    <w:rsid w:val="00A84532"/>
    <w:rsid w:val="00A8467D"/>
    <w:rsid w:val="00A8470A"/>
    <w:rsid w:val="00A847E6"/>
    <w:rsid w:val="00A847F5"/>
    <w:rsid w:val="00A84B68"/>
    <w:rsid w:val="00A84B99"/>
    <w:rsid w:val="00A85030"/>
    <w:rsid w:val="00A85C04"/>
    <w:rsid w:val="00A85C07"/>
    <w:rsid w:val="00A86088"/>
    <w:rsid w:val="00A862A6"/>
    <w:rsid w:val="00A862DF"/>
    <w:rsid w:val="00A867AC"/>
    <w:rsid w:val="00A868B6"/>
    <w:rsid w:val="00A869B1"/>
    <w:rsid w:val="00A86EDD"/>
    <w:rsid w:val="00A870E4"/>
    <w:rsid w:val="00A87875"/>
    <w:rsid w:val="00A8791A"/>
    <w:rsid w:val="00A9003B"/>
    <w:rsid w:val="00A9022C"/>
    <w:rsid w:val="00A90C38"/>
    <w:rsid w:val="00A90C62"/>
    <w:rsid w:val="00A9111E"/>
    <w:rsid w:val="00A912A8"/>
    <w:rsid w:val="00A919BF"/>
    <w:rsid w:val="00A91A91"/>
    <w:rsid w:val="00A9225B"/>
    <w:rsid w:val="00A92355"/>
    <w:rsid w:val="00A9263F"/>
    <w:rsid w:val="00A92907"/>
    <w:rsid w:val="00A92B25"/>
    <w:rsid w:val="00A92BCB"/>
    <w:rsid w:val="00A92D6D"/>
    <w:rsid w:val="00A9305B"/>
    <w:rsid w:val="00A93605"/>
    <w:rsid w:val="00A938F7"/>
    <w:rsid w:val="00A93A0B"/>
    <w:rsid w:val="00A93BBA"/>
    <w:rsid w:val="00A93C8E"/>
    <w:rsid w:val="00A93D12"/>
    <w:rsid w:val="00A946D1"/>
    <w:rsid w:val="00A9478E"/>
    <w:rsid w:val="00A947C3"/>
    <w:rsid w:val="00A949FA"/>
    <w:rsid w:val="00A94BF7"/>
    <w:rsid w:val="00A94E94"/>
    <w:rsid w:val="00A9793B"/>
    <w:rsid w:val="00A97B94"/>
    <w:rsid w:val="00A97FBE"/>
    <w:rsid w:val="00AA0758"/>
    <w:rsid w:val="00AA0CA6"/>
    <w:rsid w:val="00AA0EB5"/>
    <w:rsid w:val="00AA0F26"/>
    <w:rsid w:val="00AA10BF"/>
    <w:rsid w:val="00AA10DD"/>
    <w:rsid w:val="00AA12B5"/>
    <w:rsid w:val="00AA1827"/>
    <w:rsid w:val="00AA1C48"/>
    <w:rsid w:val="00AA1E48"/>
    <w:rsid w:val="00AA1F3E"/>
    <w:rsid w:val="00AA2C04"/>
    <w:rsid w:val="00AA2C78"/>
    <w:rsid w:val="00AA3050"/>
    <w:rsid w:val="00AA306F"/>
    <w:rsid w:val="00AA3527"/>
    <w:rsid w:val="00AA3A2C"/>
    <w:rsid w:val="00AA3C78"/>
    <w:rsid w:val="00AA3E78"/>
    <w:rsid w:val="00AA4079"/>
    <w:rsid w:val="00AA411C"/>
    <w:rsid w:val="00AA419A"/>
    <w:rsid w:val="00AA42C0"/>
    <w:rsid w:val="00AA42C6"/>
    <w:rsid w:val="00AA431E"/>
    <w:rsid w:val="00AA4601"/>
    <w:rsid w:val="00AA46B4"/>
    <w:rsid w:val="00AA4748"/>
    <w:rsid w:val="00AA4C23"/>
    <w:rsid w:val="00AA4E68"/>
    <w:rsid w:val="00AA5023"/>
    <w:rsid w:val="00AA6049"/>
    <w:rsid w:val="00AA61F7"/>
    <w:rsid w:val="00AA77CA"/>
    <w:rsid w:val="00AA7D54"/>
    <w:rsid w:val="00AAA169"/>
    <w:rsid w:val="00AB01A6"/>
    <w:rsid w:val="00AB02DA"/>
    <w:rsid w:val="00AB0B4E"/>
    <w:rsid w:val="00AB0C16"/>
    <w:rsid w:val="00AB0E7B"/>
    <w:rsid w:val="00AB1013"/>
    <w:rsid w:val="00AB156E"/>
    <w:rsid w:val="00AB2234"/>
    <w:rsid w:val="00AB2585"/>
    <w:rsid w:val="00AB2B40"/>
    <w:rsid w:val="00AB2ECE"/>
    <w:rsid w:val="00AB2F57"/>
    <w:rsid w:val="00AB337D"/>
    <w:rsid w:val="00AB3417"/>
    <w:rsid w:val="00AB37A7"/>
    <w:rsid w:val="00AB3A0D"/>
    <w:rsid w:val="00AB3BFF"/>
    <w:rsid w:val="00AB3DD1"/>
    <w:rsid w:val="00AB4C3A"/>
    <w:rsid w:val="00AB4ED7"/>
    <w:rsid w:val="00AB518A"/>
    <w:rsid w:val="00AB544B"/>
    <w:rsid w:val="00AB5A49"/>
    <w:rsid w:val="00AB5E40"/>
    <w:rsid w:val="00AB61B9"/>
    <w:rsid w:val="00AB61FF"/>
    <w:rsid w:val="00AB6A87"/>
    <w:rsid w:val="00AB72F1"/>
    <w:rsid w:val="00AB73A5"/>
    <w:rsid w:val="00AB7486"/>
    <w:rsid w:val="00AB7BED"/>
    <w:rsid w:val="00AB7BF7"/>
    <w:rsid w:val="00AB7C1D"/>
    <w:rsid w:val="00AB7C89"/>
    <w:rsid w:val="00AC0556"/>
    <w:rsid w:val="00AC077F"/>
    <w:rsid w:val="00AC0F20"/>
    <w:rsid w:val="00AC1013"/>
    <w:rsid w:val="00AC13FA"/>
    <w:rsid w:val="00AC150F"/>
    <w:rsid w:val="00AC175C"/>
    <w:rsid w:val="00AC17D4"/>
    <w:rsid w:val="00AC17D9"/>
    <w:rsid w:val="00AC1839"/>
    <w:rsid w:val="00AC2DC5"/>
    <w:rsid w:val="00AC32FE"/>
    <w:rsid w:val="00AC3803"/>
    <w:rsid w:val="00AC3C6A"/>
    <w:rsid w:val="00AC3C96"/>
    <w:rsid w:val="00AC4161"/>
    <w:rsid w:val="00AC4244"/>
    <w:rsid w:val="00AC4418"/>
    <w:rsid w:val="00AC4492"/>
    <w:rsid w:val="00AC45B1"/>
    <w:rsid w:val="00AC4D41"/>
    <w:rsid w:val="00AC4DC7"/>
    <w:rsid w:val="00AC609C"/>
    <w:rsid w:val="00AC60A4"/>
    <w:rsid w:val="00AC6435"/>
    <w:rsid w:val="00AC6447"/>
    <w:rsid w:val="00AC6797"/>
    <w:rsid w:val="00AC6812"/>
    <w:rsid w:val="00AC6B70"/>
    <w:rsid w:val="00AC6C8D"/>
    <w:rsid w:val="00AC70E8"/>
    <w:rsid w:val="00AC73A6"/>
    <w:rsid w:val="00AC7519"/>
    <w:rsid w:val="00AC7B65"/>
    <w:rsid w:val="00AC7C3E"/>
    <w:rsid w:val="00AD0017"/>
    <w:rsid w:val="00AD06EC"/>
    <w:rsid w:val="00AD0DA4"/>
    <w:rsid w:val="00AD11A3"/>
    <w:rsid w:val="00AD1237"/>
    <w:rsid w:val="00AD1272"/>
    <w:rsid w:val="00AD145C"/>
    <w:rsid w:val="00AD1648"/>
    <w:rsid w:val="00AD17E8"/>
    <w:rsid w:val="00AD1B28"/>
    <w:rsid w:val="00AD1D93"/>
    <w:rsid w:val="00AD1FB8"/>
    <w:rsid w:val="00AD24DC"/>
    <w:rsid w:val="00AD251D"/>
    <w:rsid w:val="00AD25F2"/>
    <w:rsid w:val="00AD2834"/>
    <w:rsid w:val="00AD287C"/>
    <w:rsid w:val="00AD28C1"/>
    <w:rsid w:val="00AD2AD5"/>
    <w:rsid w:val="00AD2BAA"/>
    <w:rsid w:val="00AD2FC9"/>
    <w:rsid w:val="00AD37E8"/>
    <w:rsid w:val="00AD3DF5"/>
    <w:rsid w:val="00AD43E2"/>
    <w:rsid w:val="00AD4E92"/>
    <w:rsid w:val="00AD4EDB"/>
    <w:rsid w:val="00AD5454"/>
    <w:rsid w:val="00AD5B31"/>
    <w:rsid w:val="00AD5C18"/>
    <w:rsid w:val="00AD5C25"/>
    <w:rsid w:val="00AD5D78"/>
    <w:rsid w:val="00AD64A7"/>
    <w:rsid w:val="00AD65E3"/>
    <w:rsid w:val="00AD6735"/>
    <w:rsid w:val="00AD682C"/>
    <w:rsid w:val="00AD6963"/>
    <w:rsid w:val="00AD6CA1"/>
    <w:rsid w:val="00AD6D5D"/>
    <w:rsid w:val="00AD70C7"/>
    <w:rsid w:val="00AD70DB"/>
    <w:rsid w:val="00AD7169"/>
    <w:rsid w:val="00AD7395"/>
    <w:rsid w:val="00AD7722"/>
    <w:rsid w:val="00AD7BBE"/>
    <w:rsid w:val="00AD7BF2"/>
    <w:rsid w:val="00AE049C"/>
    <w:rsid w:val="00AE0A43"/>
    <w:rsid w:val="00AE0A74"/>
    <w:rsid w:val="00AE0BF0"/>
    <w:rsid w:val="00AE0DE8"/>
    <w:rsid w:val="00AE0ED8"/>
    <w:rsid w:val="00AE0EDB"/>
    <w:rsid w:val="00AE1189"/>
    <w:rsid w:val="00AE11B0"/>
    <w:rsid w:val="00AE1364"/>
    <w:rsid w:val="00AE21D6"/>
    <w:rsid w:val="00AE231B"/>
    <w:rsid w:val="00AE2B8B"/>
    <w:rsid w:val="00AE2C61"/>
    <w:rsid w:val="00AE2CFD"/>
    <w:rsid w:val="00AE2D71"/>
    <w:rsid w:val="00AE2DA4"/>
    <w:rsid w:val="00AE390E"/>
    <w:rsid w:val="00AE39DD"/>
    <w:rsid w:val="00AE3B3D"/>
    <w:rsid w:val="00AE402A"/>
    <w:rsid w:val="00AE40C6"/>
    <w:rsid w:val="00AE411A"/>
    <w:rsid w:val="00AE459D"/>
    <w:rsid w:val="00AE4759"/>
    <w:rsid w:val="00AE5039"/>
    <w:rsid w:val="00AE5E9E"/>
    <w:rsid w:val="00AE5ED1"/>
    <w:rsid w:val="00AE5EEF"/>
    <w:rsid w:val="00AE6113"/>
    <w:rsid w:val="00AE64A2"/>
    <w:rsid w:val="00AE6B99"/>
    <w:rsid w:val="00AE6E2F"/>
    <w:rsid w:val="00AE6E90"/>
    <w:rsid w:val="00AE6FB6"/>
    <w:rsid w:val="00AE711A"/>
    <w:rsid w:val="00AE72FD"/>
    <w:rsid w:val="00AE739B"/>
    <w:rsid w:val="00AE7945"/>
    <w:rsid w:val="00AE7B17"/>
    <w:rsid w:val="00AE7D46"/>
    <w:rsid w:val="00AE7DF7"/>
    <w:rsid w:val="00AE7EDE"/>
    <w:rsid w:val="00AF0180"/>
    <w:rsid w:val="00AF1423"/>
    <w:rsid w:val="00AF1575"/>
    <w:rsid w:val="00AF161D"/>
    <w:rsid w:val="00AF18E7"/>
    <w:rsid w:val="00AF1B49"/>
    <w:rsid w:val="00AF267B"/>
    <w:rsid w:val="00AF272E"/>
    <w:rsid w:val="00AF32B1"/>
    <w:rsid w:val="00AF3561"/>
    <w:rsid w:val="00AF3859"/>
    <w:rsid w:val="00AF3878"/>
    <w:rsid w:val="00AF3BE8"/>
    <w:rsid w:val="00AF3DD2"/>
    <w:rsid w:val="00AF4450"/>
    <w:rsid w:val="00AF4FCD"/>
    <w:rsid w:val="00AF50EF"/>
    <w:rsid w:val="00AF5415"/>
    <w:rsid w:val="00AF574A"/>
    <w:rsid w:val="00AF5870"/>
    <w:rsid w:val="00AF5D27"/>
    <w:rsid w:val="00AF5E65"/>
    <w:rsid w:val="00AF5E7C"/>
    <w:rsid w:val="00AF6101"/>
    <w:rsid w:val="00AF655D"/>
    <w:rsid w:val="00AF72B0"/>
    <w:rsid w:val="00AF73D3"/>
    <w:rsid w:val="00AF7437"/>
    <w:rsid w:val="00AF751F"/>
    <w:rsid w:val="00AF75D2"/>
    <w:rsid w:val="00AF79A3"/>
    <w:rsid w:val="00AF7CA5"/>
    <w:rsid w:val="00AF7E79"/>
    <w:rsid w:val="00B0093C"/>
    <w:rsid w:val="00B00AC8"/>
    <w:rsid w:val="00B00D2F"/>
    <w:rsid w:val="00B00E21"/>
    <w:rsid w:val="00B0261A"/>
    <w:rsid w:val="00B03102"/>
    <w:rsid w:val="00B031FA"/>
    <w:rsid w:val="00B03AEE"/>
    <w:rsid w:val="00B03C8C"/>
    <w:rsid w:val="00B03EF8"/>
    <w:rsid w:val="00B043CE"/>
    <w:rsid w:val="00B043D6"/>
    <w:rsid w:val="00B04592"/>
    <w:rsid w:val="00B04861"/>
    <w:rsid w:val="00B0490F"/>
    <w:rsid w:val="00B04F4D"/>
    <w:rsid w:val="00B050E4"/>
    <w:rsid w:val="00B0521D"/>
    <w:rsid w:val="00B0522D"/>
    <w:rsid w:val="00B05EC6"/>
    <w:rsid w:val="00B0603E"/>
    <w:rsid w:val="00B068A8"/>
    <w:rsid w:val="00B06ACE"/>
    <w:rsid w:val="00B06AE7"/>
    <w:rsid w:val="00B06CD6"/>
    <w:rsid w:val="00B06D73"/>
    <w:rsid w:val="00B07092"/>
    <w:rsid w:val="00B074C4"/>
    <w:rsid w:val="00B077BA"/>
    <w:rsid w:val="00B077E6"/>
    <w:rsid w:val="00B10195"/>
    <w:rsid w:val="00B10500"/>
    <w:rsid w:val="00B1052D"/>
    <w:rsid w:val="00B10B6D"/>
    <w:rsid w:val="00B10B8A"/>
    <w:rsid w:val="00B10F3A"/>
    <w:rsid w:val="00B113FE"/>
    <w:rsid w:val="00B1154C"/>
    <w:rsid w:val="00B116F1"/>
    <w:rsid w:val="00B11C85"/>
    <w:rsid w:val="00B12178"/>
    <w:rsid w:val="00B12196"/>
    <w:rsid w:val="00B12638"/>
    <w:rsid w:val="00B128E6"/>
    <w:rsid w:val="00B12A1E"/>
    <w:rsid w:val="00B12C74"/>
    <w:rsid w:val="00B1304C"/>
    <w:rsid w:val="00B132A6"/>
    <w:rsid w:val="00B1365B"/>
    <w:rsid w:val="00B13BE3"/>
    <w:rsid w:val="00B13C62"/>
    <w:rsid w:val="00B15335"/>
    <w:rsid w:val="00B15ABB"/>
    <w:rsid w:val="00B15FA1"/>
    <w:rsid w:val="00B16392"/>
    <w:rsid w:val="00B16809"/>
    <w:rsid w:val="00B1745F"/>
    <w:rsid w:val="00B177F9"/>
    <w:rsid w:val="00B17BB9"/>
    <w:rsid w:val="00B2009C"/>
    <w:rsid w:val="00B202CD"/>
    <w:rsid w:val="00B2030E"/>
    <w:rsid w:val="00B20857"/>
    <w:rsid w:val="00B20AD5"/>
    <w:rsid w:val="00B21217"/>
    <w:rsid w:val="00B21691"/>
    <w:rsid w:val="00B21AF3"/>
    <w:rsid w:val="00B21C56"/>
    <w:rsid w:val="00B21EFB"/>
    <w:rsid w:val="00B2293B"/>
    <w:rsid w:val="00B22B07"/>
    <w:rsid w:val="00B231BF"/>
    <w:rsid w:val="00B233D9"/>
    <w:rsid w:val="00B23682"/>
    <w:rsid w:val="00B23893"/>
    <w:rsid w:val="00B23A01"/>
    <w:rsid w:val="00B2409A"/>
    <w:rsid w:val="00B244A5"/>
    <w:rsid w:val="00B24693"/>
    <w:rsid w:val="00B246AA"/>
    <w:rsid w:val="00B24C24"/>
    <w:rsid w:val="00B24DDB"/>
    <w:rsid w:val="00B24DF6"/>
    <w:rsid w:val="00B24EFC"/>
    <w:rsid w:val="00B25646"/>
    <w:rsid w:val="00B2568A"/>
    <w:rsid w:val="00B26746"/>
    <w:rsid w:val="00B27DF9"/>
    <w:rsid w:val="00B27EF4"/>
    <w:rsid w:val="00B27F81"/>
    <w:rsid w:val="00B30944"/>
    <w:rsid w:val="00B30A99"/>
    <w:rsid w:val="00B30D53"/>
    <w:rsid w:val="00B30DCC"/>
    <w:rsid w:val="00B30E1E"/>
    <w:rsid w:val="00B313C2"/>
    <w:rsid w:val="00B31424"/>
    <w:rsid w:val="00B31448"/>
    <w:rsid w:val="00B31BC4"/>
    <w:rsid w:val="00B31CB9"/>
    <w:rsid w:val="00B32403"/>
    <w:rsid w:val="00B32714"/>
    <w:rsid w:val="00B32811"/>
    <w:rsid w:val="00B3285F"/>
    <w:rsid w:val="00B3315F"/>
    <w:rsid w:val="00B33224"/>
    <w:rsid w:val="00B33442"/>
    <w:rsid w:val="00B337AD"/>
    <w:rsid w:val="00B33805"/>
    <w:rsid w:val="00B3391C"/>
    <w:rsid w:val="00B33B88"/>
    <w:rsid w:val="00B33F4C"/>
    <w:rsid w:val="00B340DC"/>
    <w:rsid w:val="00B34427"/>
    <w:rsid w:val="00B34501"/>
    <w:rsid w:val="00B34E00"/>
    <w:rsid w:val="00B35265"/>
    <w:rsid w:val="00B35464"/>
    <w:rsid w:val="00B356DB"/>
    <w:rsid w:val="00B36064"/>
    <w:rsid w:val="00B36136"/>
    <w:rsid w:val="00B37223"/>
    <w:rsid w:val="00B37574"/>
    <w:rsid w:val="00B37F2A"/>
    <w:rsid w:val="00B40152"/>
    <w:rsid w:val="00B406C7"/>
    <w:rsid w:val="00B4076E"/>
    <w:rsid w:val="00B407B9"/>
    <w:rsid w:val="00B40813"/>
    <w:rsid w:val="00B40DA9"/>
    <w:rsid w:val="00B410F5"/>
    <w:rsid w:val="00B4112F"/>
    <w:rsid w:val="00B41526"/>
    <w:rsid w:val="00B41908"/>
    <w:rsid w:val="00B41BF3"/>
    <w:rsid w:val="00B41DCF"/>
    <w:rsid w:val="00B41DDA"/>
    <w:rsid w:val="00B41F96"/>
    <w:rsid w:val="00B42700"/>
    <w:rsid w:val="00B431C0"/>
    <w:rsid w:val="00B434C3"/>
    <w:rsid w:val="00B436AD"/>
    <w:rsid w:val="00B43F43"/>
    <w:rsid w:val="00B44496"/>
    <w:rsid w:val="00B4559D"/>
    <w:rsid w:val="00B4580A"/>
    <w:rsid w:val="00B45968"/>
    <w:rsid w:val="00B45F4E"/>
    <w:rsid w:val="00B46AC5"/>
    <w:rsid w:val="00B46F12"/>
    <w:rsid w:val="00B47113"/>
    <w:rsid w:val="00B47695"/>
    <w:rsid w:val="00B47698"/>
    <w:rsid w:val="00B479AD"/>
    <w:rsid w:val="00B47D7E"/>
    <w:rsid w:val="00B47E91"/>
    <w:rsid w:val="00B501B8"/>
    <w:rsid w:val="00B5021F"/>
    <w:rsid w:val="00B50569"/>
    <w:rsid w:val="00B509CE"/>
    <w:rsid w:val="00B50C03"/>
    <w:rsid w:val="00B50F72"/>
    <w:rsid w:val="00B5140E"/>
    <w:rsid w:val="00B51663"/>
    <w:rsid w:val="00B519A3"/>
    <w:rsid w:val="00B52299"/>
    <w:rsid w:val="00B52B88"/>
    <w:rsid w:val="00B531D0"/>
    <w:rsid w:val="00B531D5"/>
    <w:rsid w:val="00B5320E"/>
    <w:rsid w:val="00B5326E"/>
    <w:rsid w:val="00B53497"/>
    <w:rsid w:val="00B5356A"/>
    <w:rsid w:val="00B5382A"/>
    <w:rsid w:val="00B538F6"/>
    <w:rsid w:val="00B53B66"/>
    <w:rsid w:val="00B53D3F"/>
    <w:rsid w:val="00B54168"/>
    <w:rsid w:val="00B5480C"/>
    <w:rsid w:val="00B54CA3"/>
    <w:rsid w:val="00B54D11"/>
    <w:rsid w:val="00B54F39"/>
    <w:rsid w:val="00B550CE"/>
    <w:rsid w:val="00B555BA"/>
    <w:rsid w:val="00B558FE"/>
    <w:rsid w:val="00B55CCB"/>
    <w:rsid w:val="00B55CF2"/>
    <w:rsid w:val="00B56016"/>
    <w:rsid w:val="00B56912"/>
    <w:rsid w:val="00B56C65"/>
    <w:rsid w:val="00B56F45"/>
    <w:rsid w:val="00B574AA"/>
    <w:rsid w:val="00B57619"/>
    <w:rsid w:val="00B579F8"/>
    <w:rsid w:val="00B57B34"/>
    <w:rsid w:val="00B57E26"/>
    <w:rsid w:val="00B57EA0"/>
    <w:rsid w:val="00B60203"/>
    <w:rsid w:val="00B604F3"/>
    <w:rsid w:val="00B60662"/>
    <w:rsid w:val="00B606CF"/>
    <w:rsid w:val="00B60CD4"/>
    <w:rsid w:val="00B60E36"/>
    <w:rsid w:val="00B60FB2"/>
    <w:rsid w:val="00B624A6"/>
    <w:rsid w:val="00B6255A"/>
    <w:rsid w:val="00B62BDC"/>
    <w:rsid w:val="00B63394"/>
    <w:rsid w:val="00B63B30"/>
    <w:rsid w:val="00B63E15"/>
    <w:rsid w:val="00B64058"/>
    <w:rsid w:val="00B64180"/>
    <w:rsid w:val="00B64203"/>
    <w:rsid w:val="00B64318"/>
    <w:rsid w:val="00B64352"/>
    <w:rsid w:val="00B651EB"/>
    <w:rsid w:val="00B65247"/>
    <w:rsid w:val="00B65D0E"/>
    <w:rsid w:val="00B66353"/>
    <w:rsid w:val="00B66A19"/>
    <w:rsid w:val="00B66A37"/>
    <w:rsid w:val="00B66BFA"/>
    <w:rsid w:val="00B66D96"/>
    <w:rsid w:val="00B670C5"/>
    <w:rsid w:val="00B671EC"/>
    <w:rsid w:val="00B6723A"/>
    <w:rsid w:val="00B67D97"/>
    <w:rsid w:val="00B67F68"/>
    <w:rsid w:val="00B70044"/>
    <w:rsid w:val="00B70769"/>
    <w:rsid w:val="00B70BE7"/>
    <w:rsid w:val="00B70F3B"/>
    <w:rsid w:val="00B71206"/>
    <w:rsid w:val="00B7139E"/>
    <w:rsid w:val="00B71DB3"/>
    <w:rsid w:val="00B72453"/>
    <w:rsid w:val="00B72457"/>
    <w:rsid w:val="00B7296A"/>
    <w:rsid w:val="00B72B7B"/>
    <w:rsid w:val="00B72C04"/>
    <w:rsid w:val="00B730FF"/>
    <w:rsid w:val="00B73793"/>
    <w:rsid w:val="00B7390A"/>
    <w:rsid w:val="00B73A73"/>
    <w:rsid w:val="00B74BD0"/>
    <w:rsid w:val="00B7559D"/>
    <w:rsid w:val="00B75871"/>
    <w:rsid w:val="00B75C7C"/>
    <w:rsid w:val="00B75D1F"/>
    <w:rsid w:val="00B7607E"/>
    <w:rsid w:val="00B76894"/>
    <w:rsid w:val="00B76917"/>
    <w:rsid w:val="00B76CD0"/>
    <w:rsid w:val="00B76D43"/>
    <w:rsid w:val="00B7719E"/>
    <w:rsid w:val="00B7745B"/>
    <w:rsid w:val="00B7748E"/>
    <w:rsid w:val="00B77737"/>
    <w:rsid w:val="00B77AE8"/>
    <w:rsid w:val="00B8031E"/>
    <w:rsid w:val="00B805B7"/>
    <w:rsid w:val="00B805F8"/>
    <w:rsid w:val="00B81416"/>
    <w:rsid w:val="00B8142C"/>
    <w:rsid w:val="00B8154C"/>
    <w:rsid w:val="00B81791"/>
    <w:rsid w:val="00B82200"/>
    <w:rsid w:val="00B8291E"/>
    <w:rsid w:val="00B82EA0"/>
    <w:rsid w:val="00B83591"/>
    <w:rsid w:val="00B83A88"/>
    <w:rsid w:val="00B83D0F"/>
    <w:rsid w:val="00B8406C"/>
    <w:rsid w:val="00B842C2"/>
    <w:rsid w:val="00B84997"/>
    <w:rsid w:val="00B852CB"/>
    <w:rsid w:val="00B85C7A"/>
    <w:rsid w:val="00B85EC4"/>
    <w:rsid w:val="00B8613E"/>
    <w:rsid w:val="00B86476"/>
    <w:rsid w:val="00B86622"/>
    <w:rsid w:val="00B867D6"/>
    <w:rsid w:val="00B8681A"/>
    <w:rsid w:val="00B86EAF"/>
    <w:rsid w:val="00B8703D"/>
    <w:rsid w:val="00B870AC"/>
    <w:rsid w:val="00B8739A"/>
    <w:rsid w:val="00B874F8"/>
    <w:rsid w:val="00B875F5"/>
    <w:rsid w:val="00B8766C"/>
    <w:rsid w:val="00B879AE"/>
    <w:rsid w:val="00B87B64"/>
    <w:rsid w:val="00B87D19"/>
    <w:rsid w:val="00B90491"/>
    <w:rsid w:val="00B90724"/>
    <w:rsid w:val="00B90B44"/>
    <w:rsid w:val="00B90D77"/>
    <w:rsid w:val="00B90DAC"/>
    <w:rsid w:val="00B90E72"/>
    <w:rsid w:val="00B910EE"/>
    <w:rsid w:val="00B9182E"/>
    <w:rsid w:val="00B9189B"/>
    <w:rsid w:val="00B91AD0"/>
    <w:rsid w:val="00B92615"/>
    <w:rsid w:val="00B9270D"/>
    <w:rsid w:val="00B92BB0"/>
    <w:rsid w:val="00B92EF2"/>
    <w:rsid w:val="00B92FB3"/>
    <w:rsid w:val="00B933C3"/>
    <w:rsid w:val="00B939F6"/>
    <w:rsid w:val="00B93BCA"/>
    <w:rsid w:val="00B93D1F"/>
    <w:rsid w:val="00B941EA"/>
    <w:rsid w:val="00B94BC1"/>
    <w:rsid w:val="00B950F4"/>
    <w:rsid w:val="00B953DC"/>
    <w:rsid w:val="00B95EF1"/>
    <w:rsid w:val="00B96130"/>
    <w:rsid w:val="00B96520"/>
    <w:rsid w:val="00B9668A"/>
    <w:rsid w:val="00B9670D"/>
    <w:rsid w:val="00B96B24"/>
    <w:rsid w:val="00B9711C"/>
    <w:rsid w:val="00B971CA"/>
    <w:rsid w:val="00B97439"/>
    <w:rsid w:val="00B976A0"/>
    <w:rsid w:val="00B97885"/>
    <w:rsid w:val="00B97980"/>
    <w:rsid w:val="00B97991"/>
    <w:rsid w:val="00B97D18"/>
    <w:rsid w:val="00B97FAD"/>
    <w:rsid w:val="00B97FED"/>
    <w:rsid w:val="00BA0DAC"/>
    <w:rsid w:val="00BA0EB0"/>
    <w:rsid w:val="00BA0EFA"/>
    <w:rsid w:val="00BA0F35"/>
    <w:rsid w:val="00BA1122"/>
    <w:rsid w:val="00BA145E"/>
    <w:rsid w:val="00BA14E2"/>
    <w:rsid w:val="00BA184A"/>
    <w:rsid w:val="00BA219A"/>
    <w:rsid w:val="00BA22A1"/>
    <w:rsid w:val="00BA232B"/>
    <w:rsid w:val="00BA2349"/>
    <w:rsid w:val="00BA242C"/>
    <w:rsid w:val="00BA2B2C"/>
    <w:rsid w:val="00BA2DD7"/>
    <w:rsid w:val="00BA3125"/>
    <w:rsid w:val="00BA3140"/>
    <w:rsid w:val="00BA34E1"/>
    <w:rsid w:val="00BA35F7"/>
    <w:rsid w:val="00BA384A"/>
    <w:rsid w:val="00BA438A"/>
    <w:rsid w:val="00BA4422"/>
    <w:rsid w:val="00BA44A3"/>
    <w:rsid w:val="00BA47CB"/>
    <w:rsid w:val="00BA49BA"/>
    <w:rsid w:val="00BA4B5E"/>
    <w:rsid w:val="00BA4D59"/>
    <w:rsid w:val="00BA5381"/>
    <w:rsid w:val="00BA5CAE"/>
    <w:rsid w:val="00BA6228"/>
    <w:rsid w:val="00BA65CA"/>
    <w:rsid w:val="00BA6614"/>
    <w:rsid w:val="00BA66D1"/>
    <w:rsid w:val="00BA6A51"/>
    <w:rsid w:val="00BA6BEB"/>
    <w:rsid w:val="00BA701A"/>
    <w:rsid w:val="00BA7373"/>
    <w:rsid w:val="00BA7839"/>
    <w:rsid w:val="00BA7874"/>
    <w:rsid w:val="00BB0841"/>
    <w:rsid w:val="00BB0A8F"/>
    <w:rsid w:val="00BB1086"/>
    <w:rsid w:val="00BB1434"/>
    <w:rsid w:val="00BB1442"/>
    <w:rsid w:val="00BB16C6"/>
    <w:rsid w:val="00BB180F"/>
    <w:rsid w:val="00BB1C3D"/>
    <w:rsid w:val="00BB1D8E"/>
    <w:rsid w:val="00BB1FA0"/>
    <w:rsid w:val="00BB237D"/>
    <w:rsid w:val="00BB2958"/>
    <w:rsid w:val="00BB342A"/>
    <w:rsid w:val="00BB35A7"/>
    <w:rsid w:val="00BB3B4A"/>
    <w:rsid w:val="00BB4062"/>
    <w:rsid w:val="00BB4160"/>
    <w:rsid w:val="00BB42A8"/>
    <w:rsid w:val="00BB4B51"/>
    <w:rsid w:val="00BB4CC5"/>
    <w:rsid w:val="00BB4ED4"/>
    <w:rsid w:val="00BB4F0A"/>
    <w:rsid w:val="00BB5404"/>
    <w:rsid w:val="00BB5452"/>
    <w:rsid w:val="00BB56E7"/>
    <w:rsid w:val="00BB5860"/>
    <w:rsid w:val="00BB5A09"/>
    <w:rsid w:val="00BB5A1A"/>
    <w:rsid w:val="00BB5A7F"/>
    <w:rsid w:val="00BB5C08"/>
    <w:rsid w:val="00BB5D5A"/>
    <w:rsid w:val="00BB5D67"/>
    <w:rsid w:val="00BB610F"/>
    <w:rsid w:val="00BB69A4"/>
    <w:rsid w:val="00BB6CCE"/>
    <w:rsid w:val="00BB6F86"/>
    <w:rsid w:val="00BB7025"/>
    <w:rsid w:val="00BB7058"/>
    <w:rsid w:val="00BB74EB"/>
    <w:rsid w:val="00BB75CD"/>
    <w:rsid w:val="00BB7813"/>
    <w:rsid w:val="00BC048B"/>
    <w:rsid w:val="00BC09D1"/>
    <w:rsid w:val="00BC0BA1"/>
    <w:rsid w:val="00BC1164"/>
    <w:rsid w:val="00BC1555"/>
    <w:rsid w:val="00BC1B23"/>
    <w:rsid w:val="00BC1B81"/>
    <w:rsid w:val="00BC1EFC"/>
    <w:rsid w:val="00BC229B"/>
    <w:rsid w:val="00BC2E3A"/>
    <w:rsid w:val="00BC2E7D"/>
    <w:rsid w:val="00BC3250"/>
    <w:rsid w:val="00BC378D"/>
    <w:rsid w:val="00BC3CC2"/>
    <w:rsid w:val="00BC422A"/>
    <w:rsid w:val="00BC43CE"/>
    <w:rsid w:val="00BC467D"/>
    <w:rsid w:val="00BC4706"/>
    <w:rsid w:val="00BC49D9"/>
    <w:rsid w:val="00BC4B09"/>
    <w:rsid w:val="00BC4D8E"/>
    <w:rsid w:val="00BC4F80"/>
    <w:rsid w:val="00BC5163"/>
    <w:rsid w:val="00BC52F0"/>
    <w:rsid w:val="00BC54F7"/>
    <w:rsid w:val="00BC57BE"/>
    <w:rsid w:val="00BC57E7"/>
    <w:rsid w:val="00BC5A40"/>
    <w:rsid w:val="00BC5FBE"/>
    <w:rsid w:val="00BC68AB"/>
    <w:rsid w:val="00BC68C8"/>
    <w:rsid w:val="00BC6AB9"/>
    <w:rsid w:val="00BC6CE8"/>
    <w:rsid w:val="00BC6E63"/>
    <w:rsid w:val="00BC7166"/>
    <w:rsid w:val="00BC74EF"/>
    <w:rsid w:val="00BC754F"/>
    <w:rsid w:val="00BC77F2"/>
    <w:rsid w:val="00BC7B91"/>
    <w:rsid w:val="00BC7D4C"/>
    <w:rsid w:val="00BC7F3D"/>
    <w:rsid w:val="00BD0064"/>
    <w:rsid w:val="00BD047F"/>
    <w:rsid w:val="00BD0569"/>
    <w:rsid w:val="00BD0C9E"/>
    <w:rsid w:val="00BD0F34"/>
    <w:rsid w:val="00BD1270"/>
    <w:rsid w:val="00BD14EF"/>
    <w:rsid w:val="00BD1951"/>
    <w:rsid w:val="00BD20BE"/>
    <w:rsid w:val="00BD2162"/>
    <w:rsid w:val="00BD2203"/>
    <w:rsid w:val="00BD22D7"/>
    <w:rsid w:val="00BD3016"/>
    <w:rsid w:val="00BD3253"/>
    <w:rsid w:val="00BD339D"/>
    <w:rsid w:val="00BD3577"/>
    <w:rsid w:val="00BD3691"/>
    <w:rsid w:val="00BD3A0E"/>
    <w:rsid w:val="00BD3E00"/>
    <w:rsid w:val="00BD4002"/>
    <w:rsid w:val="00BD40B5"/>
    <w:rsid w:val="00BD41FD"/>
    <w:rsid w:val="00BD435B"/>
    <w:rsid w:val="00BD43FA"/>
    <w:rsid w:val="00BD466D"/>
    <w:rsid w:val="00BD4834"/>
    <w:rsid w:val="00BD4C68"/>
    <w:rsid w:val="00BD4E9E"/>
    <w:rsid w:val="00BD4ECF"/>
    <w:rsid w:val="00BD50E6"/>
    <w:rsid w:val="00BD538C"/>
    <w:rsid w:val="00BD54F2"/>
    <w:rsid w:val="00BD558F"/>
    <w:rsid w:val="00BD56A6"/>
    <w:rsid w:val="00BD58B7"/>
    <w:rsid w:val="00BD5ECE"/>
    <w:rsid w:val="00BD6330"/>
    <w:rsid w:val="00BD662C"/>
    <w:rsid w:val="00BD66FA"/>
    <w:rsid w:val="00BD6AD4"/>
    <w:rsid w:val="00BD6CAD"/>
    <w:rsid w:val="00BD6FA6"/>
    <w:rsid w:val="00BD7818"/>
    <w:rsid w:val="00BD78B5"/>
    <w:rsid w:val="00BD7A97"/>
    <w:rsid w:val="00BD7B1F"/>
    <w:rsid w:val="00BD7C69"/>
    <w:rsid w:val="00BD7DEA"/>
    <w:rsid w:val="00BE00CB"/>
    <w:rsid w:val="00BE06FC"/>
    <w:rsid w:val="00BE0B85"/>
    <w:rsid w:val="00BE0DD1"/>
    <w:rsid w:val="00BE1202"/>
    <w:rsid w:val="00BE168A"/>
    <w:rsid w:val="00BE18F5"/>
    <w:rsid w:val="00BE223F"/>
    <w:rsid w:val="00BE22F9"/>
    <w:rsid w:val="00BE247B"/>
    <w:rsid w:val="00BE2AAC"/>
    <w:rsid w:val="00BE2B29"/>
    <w:rsid w:val="00BE3269"/>
    <w:rsid w:val="00BE36D7"/>
    <w:rsid w:val="00BE3767"/>
    <w:rsid w:val="00BE42D7"/>
    <w:rsid w:val="00BE45F5"/>
    <w:rsid w:val="00BE4681"/>
    <w:rsid w:val="00BE4FDC"/>
    <w:rsid w:val="00BE614D"/>
    <w:rsid w:val="00BE6A0F"/>
    <w:rsid w:val="00BE72BE"/>
    <w:rsid w:val="00BE758B"/>
    <w:rsid w:val="00BE7BCA"/>
    <w:rsid w:val="00BF0153"/>
    <w:rsid w:val="00BF022F"/>
    <w:rsid w:val="00BF0950"/>
    <w:rsid w:val="00BF0BB6"/>
    <w:rsid w:val="00BF1A88"/>
    <w:rsid w:val="00BF1BDC"/>
    <w:rsid w:val="00BF1F01"/>
    <w:rsid w:val="00BF2010"/>
    <w:rsid w:val="00BF22BF"/>
    <w:rsid w:val="00BF2393"/>
    <w:rsid w:val="00BF26FB"/>
    <w:rsid w:val="00BF277B"/>
    <w:rsid w:val="00BF2B02"/>
    <w:rsid w:val="00BF30B8"/>
    <w:rsid w:val="00BF32C6"/>
    <w:rsid w:val="00BF33DD"/>
    <w:rsid w:val="00BF352A"/>
    <w:rsid w:val="00BF39AF"/>
    <w:rsid w:val="00BF3D8C"/>
    <w:rsid w:val="00BF4130"/>
    <w:rsid w:val="00BF4F9E"/>
    <w:rsid w:val="00BF5086"/>
    <w:rsid w:val="00BF6452"/>
    <w:rsid w:val="00BF667B"/>
    <w:rsid w:val="00BF66C3"/>
    <w:rsid w:val="00BF68EB"/>
    <w:rsid w:val="00BF6E89"/>
    <w:rsid w:val="00BF6F0D"/>
    <w:rsid w:val="00BF725B"/>
    <w:rsid w:val="00BF79FB"/>
    <w:rsid w:val="00BF7C17"/>
    <w:rsid w:val="00BF7E91"/>
    <w:rsid w:val="00BF7F28"/>
    <w:rsid w:val="00BFDD7E"/>
    <w:rsid w:val="00C0085D"/>
    <w:rsid w:val="00C008DF"/>
    <w:rsid w:val="00C00A5F"/>
    <w:rsid w:val="00C00B4F"/>
    <w:rsid w:val="00C01409"/>
    <w:rsid w:val="00C014BA"/>
    <w:rsid w:val="00C016E2"/>
    <w:rsid w:val="00C01AE6"/>
    <w:rsid w:val="00C0230D"/>
    <w:rsid w:val="00C0236B"/>
    <w:rsid w:val="00C02BE4"/>
    <w:rsid w:val="00C037CB"/>
    <w:rsid w:val="00C039BD"/>
    <w:rsid w:val="00C03A15"/>
    <w:rsid w:val="00C047AB"/>
    <w:rsid w:val="00C04808"/>
    <w:rsid w:val="00C0482A"/>
    <w:rsid w:val="00C04AE5"/>
    <w:rsid w:val="00C04D38"/>
    <w:rsid w:val="00C04F77"/>
    <w:rsid w:val="00C055B9"/>
    <w:rsid w:val="00C055E4"/>
    <w:rsid w:val="00C059FC"/>
    <w:rsid w:val="00C05F22"/>
    <w:rsid w:val="00C06180"/>
    <w:rsid w:val="00C0620F"/>
    <w:rsid w:val="00C06578"/>
    <w:rsid w:val="00C06579"/>
    <w:rsid w:val="00C06EAD"/>
    <w:rsid w:val="00C07550"/>
    <w:rsid w:val="00C07560"/>
    <w:rsid w:val="00C07903"/>
    <w:rsid w:val="00C07C9B"/>
    <w:rsid w:val="00C10D65"/>
    <w:rsid w:val="00C10E42"/>
    <w:rsid w:val="00C11495"/>
    <w:rsid w:val="00C11510"/>
    <w:rsid w:val="00C11709"/>
    <w:rsid w:val="00C11832"/>
    <w:rsid w:val="00C124D8"/>
    <w:rsid w:val="00C125E2"/>
    <w:rsid w:val="00C1284E"/>
    <w:rsid w:val="00C138C2"/>
    <w:rsid w:val="00C138D4"/>
    <w:rsid w:val="00C13E58"/>
    <w:rsid w:val="00C14301"/>
    <w:rsid w:val="00C14999"/>
    <w:rsid w:val="00C14C29"/>
    <w:rsid w:val="00C1554F"/>
    <w:rsid w:val="00C15DBE"/>
    <w:rsid w:val="00C15FF8"/>
    <w:rsid w:val="00C16402"/>
    <w:rsid w:val="00C1674B"/>
    <w:rsid w:val="00C1731A"/>
    <w:rsid w:val="00C17378"/>
    <w:rsid w:val="00C17382"/>
    <w:rsid w:val="00C17638"/>
    <w:rsid w:val="00C177D7"/>
    <w:rsid w:val="00C1786D"/>
    <w:rsid w:val="00C17B67"/>
    <w:rsid w:val="00C17DFF"/>
    <w:rsid w:val="00C17EC5"/>
    <w:rsid w:val="00C20188"/>
    <w:rsid w:val="00C20544"/>
    <w:rsid w:val="00C20579"/>
    <w:rsid w:val="00C20BF4"/>
    <w:rsid w:val="00C20C2A"/>
    <w:rsid w:val="00C20D48"/>
    <w:rsid w:val="00C21221"/>
    <w:rsid w:val="00C21BA4"/>
    <w:rsid w:val="00C21D36"/>
    <w:rsid w:val="00C22266"/>
    <w:rsid w:val="00C22EF2"/>
    <w:rsid w:val="00C2332B"/>
    <w:rsid w:val="00C239C2"/>
    <w:rsid w:val="00C241C1"/>
    <w:rsid w:val="00C247B3"/>
    <w:rsid w:val="00C248DB"/>
    <w:rsid w:val="00C2529A"/>
    <w:rsid w:val="00C2571E"/>
    <w:rsid w:val="00C257F6"/>
    <w:rsid w:val="00C25C80"/>
    <w:rsid w:val="00C26113"/>
    <w:rsid w:val="00C26563"/>
    <w:rsid w:val="00C269A6"/>
    <w:rsid w:val="00C26B00"/>
    <w:rsid w:val="00C26B4C"/>
    <w:rsid w:val="00C26C3E"/>
    <w:rsid w:val="00C26D6F"/>
    <w:rsid w:val="00C27333"/>
    <w:rsid w:val="00C27592"/>
    <w:rsid w:val="00C27AA5"/>
    <w:rsid w:val="00C27AFA"/>
    <w:rsid w:val="00C27D78"/>
    <w:rsid w:val="00C27FB8"/>
    <w:rsid w:val="00C30353"/>
    <w:rsid w:val="00C308B5"/>
    <w:rsid w:val="00C30E16"/>
    <w:rsid w:val="00C30FE0"/>
    <w:rsid w:val="00C3102F"/>
    <w:rsid w:val="00C311FB"/>
    <w:rsid w:val="00C312A1"/>
    <w:rsid w:val="00C31560"/>
    <w:rsid w:val="00C3187E"/>
    <w:rsid w:val="00C31B72"/>
    <w:rsid w:val="00C31FF7"/>
    <w:rsid w:val="00C325A3"/>
    <w:rsid w:val="00C328A9"/>
    <w:rsid w:val="00C32B98"/>
    <w:rsid w:val="00C3399F"/>
    <w:rsid w:val="00C33A80"/>
    <w:rsid w:val="00C33CB6"/>
    <w:rsid w:val="00C33E87"/>
    <w:rsid w:val="00C34225"/>
    <w:rsid w:val="00C34A82"/>
    <w:rsid w:val="00C34D9B"/>
    <w:rsid w:val="00C35C76"/>
    <w:rsid w:val="00C35CA3"/>
    <w:rsid w:val="00C35D6D"/>
    <w:rsid w:val="00C35DD0"/>
    <w:rsid w:val="00C360FD"/>
    <w:rsid w:val="00C36286"/>
    <w:rsid w:val="00C3639B"/>
    <w:rsid w:val="00C3655D"/>
    <w:rsid w:val="00C36594"/>
    <w:rsid w:val="00C370A8"/>
    <w:rsid w:val="00C370F4"/>
    <w:rsid w:val="00C3739F"/>
    <w:rsid w:val="00C375D8"/>
    <w:rsid w:val="00C37A8C"/>
    <w:rsid w:val="00C37B5D"/>
    <w:rsid w:val="00C37FCF"/>
    <w:rsid w:val="00C402E7"/>
    <w:rsid w:val="00C40550"/>
    <w:rsid w:val="00C407D3"/>
    <w:rsid w:val="00C408A2"/>
    <w:rsid w:val="00C408B3"/>
    <w:rsid w:val="00C40E62"/>
    <w:rsid w:val="00C40EFA"/>
    <w:rsid w:val="00C41117"/>
    <w:rsid w:val="00C41159"/>
    <w:rsid w:val="00C4147F"/>
    <w:rsid w:val="00C416BB"/>
    <w:rsid w:val="00C41B31"/>
    <w:rsid w:val="00C42299"/>
    <w:rsid w:val="00C4241C"/>
    <w:rsid w:val="00C4266D"/>
    <w:rsid w:val="00C42BD4"/>
    <w:rsid w:val="00C42F60"/>
    <w:rsid w:val="00C43237"/>
    <w:rsid w:val="00C441D0"/>
    <w:rsid w:val="00C44525"/>
    <w:rsid w:val="00C44B6C"/>
    <w:rsid w:val="00C45042"/>
    <w:rsid w:val="00C4520B"/>
    <w:rsid w:val="00C45210"/>
    <w:rsid w:val="00C45850"/>
    <w:rsid w:val="00C45E2A"/>
    <w:rsid w:val="00C45EA8"/>
    <w:rsid w:val="00C46053"/>
    <w:rsid w:val="00C4610E"/>
    <w:rsid w:val="00C46D97"/>
    <w:rsid w:val="00C46F27"/>
    <w:rsid w:val="00C46F93"/>
    <w:rsid w:val="00C4717F"/>
    <w:rsid w:val="00C473C4"/>
    <w:rsid w:val="00C476EC"/>
    <w:rsid w:val="00C47779"/>
    <w:rsid w:val="00C47ECC"/>
    <w:rsid w:val="00C505AA"/>
    <w:rsid w:val="00C5070C"/>
    <w:rsid w:val="00C50E65"/>
    <w:rsid w:val="00C51878"/>
    <w:rsid w:val="00C51E1A"/>
    <w:rsid w:val="00C52922"/>
    <w:rsid w:val="00C52972"/>
    <w:rsid w:val="00C52A2B"/>
    <w:rsid w:val="00C52B04"/>
    <w:rsid w:val="00C52D67"/>
    <w:rsid w:val="00C532A3"/>
    <w:rsid w:val="00C5361A"/>
    <w:rsid w:val="00C536FB"/>
    <w:rsid w:val="00C53ABF"/>
    <w:rsid w:val="00C53C32"/>
    <w:rsid w:val="00C541B3"/>
    <w:rsid w:val="00C54EFC"/>
    <w:rsid w:val="00C550B1"/>
    <w:rsid w:val="00C55827"/>
    <w:rsid w:val="00C55DC5"/>
    <w:rsid w:val="00C55FB2"/>
    <w:rsid w:val="00C56391"/>
    <w:rsid w:val="00C563EF"/>
    <w:rsid w:val="00C56A87"/>
    <w:rsid w:val="00C56B11"/>
    <w:rsid w:val="00C56B31"/>
    <w:rsid w:val="00C56C4E"/>
    <w:rsid w:val="00C56DA4"/>
    <w:rsid w:val="00C57474"/>
    <w:rsid w:val="00C57710"/>
    <w:rsid w:val="00C57885"/>
    <w:rsid w:val="00C57E9C"/>
    <w:rsid w:val="00C57FA9"/>
    <w:rsid w:val="00C600BC"/>
    <w:rsid w:val="00C60517"/>
    <w:rsid w:val="00C6089E"/>
    <w:rsid w:val="00C609BD"/>
    <w:rsid w:val="00C60A8B"/>
    <w:rsid w:val="00C6158E"/>
    <w:rsid w:val="00C61694"/>
    <w:rsid w:val="00C6171B"/>
    <w:rsid w:val="00C61F34"/>
    <w:rsid w:val="00C61F3B"/>
    <w:rsid w:val="00C6223D"/>
    <w:rsid w:val="00C62269"/>
    <w:rsid w:val="00C62375"/>
    <w:rsid w:val="00C62727"/>
    <w:rsid w:val="00C6287E"/>
    <w:rsid w:val="00C629D8"/>
    <w:rsid w:val="00C62A43"/>
    <w:rsid w:val="00C63157"/>
    <w:rsid w:val="00C634F6"/>
    <w:rsid w:val="00C63D55"/>
    <w:rsid w:val="00C642C4"/>
    <w:rsid w:val="00C642E5"/>
    <w:rsid w:val="00C64334"/>
    <w:rsid w:val="00C648C0"/>
    <w:rsid w:val="00C64949"/>
    <w:rsid w:val="00C64DA4"/>
    <w:rsid w:val="00C64F7C"/>
    <w:rsid w:val="00C652FD"/>
    <w:rsid w:val="00C654B9"/>
    <w:rsid w:val="00C655D3"/>
    <w:rsid w:val="00C65808"/>
    <w:rsid w:val="00C6580A"/>
    <w:rsid w:val="00C663D5"/>
    <w:rsid w:val="00C6720F"/>
    <w:rsid w:val="00C67271"/>
    <w:rsid w:val="00C67503"/>
    <w:rsid w:val="00C67B0F"/>
    <w:rsid w:val="00C67BF3"/>
    <w:rsid w:val="00C67C17"/>
    <w:rsid w:val="00C67F3B"/>
    <w:rsid w:val="00C702E0"/>
    <w:rsid w:val="00C703DD"/>
    <w:rsid w:val="00C70658"/>
    <w:rsid w:val="00C70827"/>
    <w:rsid w:val="00C70AA1"/>
    <w:rsid w:val="00C70D2F"/>
    <w:rsid w:val="00C70EE7"/>
    <w:rsid w:val="00C71B99"/>
    <w:rsid w:val="00C71C7B"/>
    <w:rsid w:val="00C71D57"/>
    <w:rsid w:val="00C71E89"/>
    <w:rsid w:val="00C72390"/>
    <w:rsid w:val="00C7258B"/>
    <w:rsid w:val="00C726BE"/>
    <w:rsid w:val="00C72AE6"/>
    <w:rsid w:val="00C72D53"/>
    <w:rsid w:val="00C72FF9"/>
    <w:rsid w:val="00C73277"/>
    <w:rsid w:val="00C73301"/>
    <w:rsid w:val="00C7335C"/>
    <w:rsid w:val="00C7340C"/>
    <w:rsid w:val="00C7354E"/>
    <w:rsid w:val="00C739ED"/>
    <w:rsid w:val="00C73C27"/>
    <w:rsid w:val="00C73C43"/>
    <w:rsid w:val="00C74028"/>
    <w:rsid w:val="00C744B8"/>
    <w:rsid w:val="00C753CC"/>
    <w:rsid w:val="00C7548B"/>
    <w:rsid w:val="00C75EC7"/>
    <w:rsid w:val="00C76454"/>
    <w:rsid w:val="00C76482"/>
    <w:rsid w:val="00C76665"/>
    <w:rsid w:val="00C773D1"/>
    <w:rsid w:val="00C77572"/>
    <w:rsid w:val="00C77AF1"/>
    <w:rsid w:val="00C80394"/>
    <w:rsid w:val="00C805AF"/>
    <w:rsid w:val="00C8068C"/>
    <w:rsid w:val="00C80B28"/>
    <w:rsid w:val="00C80E4A"/>
    <w:rsid w:val="00C812DF"/>
    <w:rsid w:val="00C8187A"/>
    <w:rsid w:val="00C81891"/>
    <w:rsid w:val="00C82184"/>
    <w:rsid w:val="00C82209"/>
    <w:rsid w:val="00C82457"/>
    <w:rsid w:val="00C82FE1"/>
    <w:rsid w:val="00C83051"/>
    <w:rsid w:val="00C833B6"/>
    <w:rsid w:val="00C833D9"/>
    <w:rsid w:val="00C83491"/>
    <w:rsid w:val="00C835F7"/>
    <w:rsid w:val="00C837F4"/>
    <w:rsid w:val="00C83ABA"/>
    <w:rsid w:val="00C83AD2"/>
    <w:rsid w:val="00C83BFD"/>
    <w:rsid w:val="00C83C92"/>
    <w:rsid w:val="00C83D7A"/>
    <w:rsid w:val="00C844B3"/>
    <w:rsid w:val="00C8461B"/>
    <w:rsid w:val="00C84A92"/>
    <w:rsid w:val="00C854E9"/>
    <w:rsid w:val="00C85A7D"/>
    <w:rsid w:val="00C866EA"/>
    <w:rsid w:val="00C86AAB"/>
    <w:rsid w:val="00C87B7B"/>
    <w:rsid w:val="00C87FD0"/>
    <w:rsid w:val="00C90202"/>
    <w:rsid w:val="00C90B78"/>
    <w:rsid w:val="00C90CAA"/>
    <w:rsid w:val="00C911D4"/>
    <w:rsid w:val="00C913B0"/>
    <w:rsid w:val="00C913BF"/>
    <w:rsid w:val="00C91606"/>
    <w:rsid w:val="00C916FB"/>
    <w:rsid w:val="00C91D52"/>
    <w:rsid w:val="00C91E7C"/>
    <w:rsid w:val="00C91E86"/>
    <w:rsid w:val="00C920FF"/>
    <w:rsid w:val="00C92222"/>
    <w:rsid w:val="00C922CF"/>
    <w:rsid w:val="00C9240E"/>
    <w:rsid w:val="00C92700"/>
    <w:rsid w:val="00C927EC"/>
    <w:rsid w:val="00C93504"/>
    <w:rsid w:val="00C945AD"/>
    <w:rsid w:val="00C94932"/>
    <w:rsid w:val="00C9509C"/>
    <w:rsid w:val="00C9563F"/>
    <w:rsid w:val="00C95815"/>
    <w:rsid w:val="00C95BAB"/>
    <w:rsid w:val="00C95BF4"/>
    <w:rsid w:val="00C95D47"/>
    <w:rsid w:val="00C96AF9"/>
    <w:rsid w:val="00C96F86"/>
    <w:rsid w:val="00C97174"/>
    <w:rsid w:val="00C97608"/>
    <w:rsid w:val="00C97715"/>
    <w:rsid w:val="00CA0037"/>
    <w:rsid w:val="00CA0722"/>
    <w:rsid w:val="00CA097F"/>
    <w:rsid w:val="00CA0D86"/>
    <w:rsid w:val="00CA0DA9"/>
    <w:rsid w:val="00CA0E7C"/>
    <w:rsid w:val="00CA1509"/>
    <w:rsid w:val="00CA1807"/>
    <w:rsid w:val="00CA1DF8"/>
    <w:rsid w:val="00CA1E86"/>
    <w:rsid w:val="00CA2133"/>
    <w:rsid w:val="00CA224A"/>
    <w:rsid w:val="00CA23F3"/>
    <w:rsid w:val="00CA2925"/>
    <w:rsid w:val="00CA2BEF"/>
    <w:rsid w:val="00CA32BB"/>
    <w:rsid w:val="00CA4A24"/>
    <w:rsid w:val="00CA5380"/>
    <w:rsid w:val="00CA5489"/>
    <w:rsid w:val="00CA54DA"/>
    <w:rsid w:val="00CA57E3"/>
    <w:rsid w:val="00CA62D2"/>
    <w:rsid w:val="00CA652E"/>
    <w:rsid w:val="00CA67A2"/>
    <w:rsid w:val="00CA6F35"/>
    <w:rsid w:val="00CA74E4"/>
    <w:rsid w:val="00CA766E"/>
    <w:rsid w:val="00CA7892"/>
    <w:rsid w:val="00CA78E0"/>
    <w:rsid w:val="00CA7D8B"/>
    <w:rsid w:val="00CB0132"/>
    <w:rsid w:val="00CB027E"/>
    <w:rsid w:val="00CB0537"/>
    <w:rsid w:val="00CB078D"/>
    <w:rsid w:val="00CB07CB"/>
    <w:rsid w:val="00CB08DA"/>
    <w:rsid w:val="00CB0D56"/>
    <w:rsid w:val="00CB0EE7"/>
    <w:rsid w:val="00CB0F28"/>
    <w:rsid w:val="00CB1362"/>
    <w:rsid w:val="00CB196E"/>
    <w:rsid w:val="00CB1B8E"/>
    <w:rsid w:val="00CB1E06"/>
    <w:rsid w:val="00CB1ED9"/>
    <w:rsid w:val="00CB2370"/>
    <w:rsid w:val="00CB23CA"/>
    <w:rsid w:val="00CB2525"/>
    <w:rsid w:val="00CB25D7"/>
    <w:rsid w:val="00CB2792"/>
    <w:rsid w:val="00CB2FDA"/>
    <w:rsid w:val="00CB3244"/>
    <w:rsid w:val="00CB326C"/>
    <w:rsid w:val="00CB362D"/>
    <w:rsid w:val="00CB36BE"/>
    <w:rsid w:val="00CB3B3B"/>
    <w:rsid w:val="00CB418C"/>
    <w:rsid w:val="00CB4933"/>
    <w:rsid w:val="00CB4A81"/>
    <w:rsid w:val="00CB4A9A"/>
    <w:rsid w:val="00CB4D7D"/>
    <w:rsid w:val="00CB4E05"/>
    <w:rsid w:val="00CB4F96"/>
    <w:rsid w:val="00CB5CE6"/>
    <w:rsid w:val="00CB5E4F"/>
    <w:rsid w:val="00CB60B5"/>
    <w:rsid w:val="00CB66A2"/>
    <w:rsid w:val="00CB68C6"/>
    <w:rsid w:val="00CB6965"/>
    <w:rsid w:val="00CB6A0C"/>
    <w:rsid w:val="00CB6A83"/>
    <w:rsid w:val="00CB7291"/>
    <w:rsid w:val="00CB73BE"/>
    <w:rsid w:val="00CB73FC"/>
    <w:rsid w:val="00CB7449"/>
    <w:rsid w:val="00CB7724"/>
    <w:rsid w:val="00CB7A0E"/>
    <w:rsid w:val="00CB7EA2"/>
    <w:rsid w:val="00CC0537"/>
    <w:rsid w:val="00CC0663"/>
    <w:rsid w:val="00CC073B"/>
    <w:rsid w:val="00CC0A8F"/>
    <w:rsid w:val="00CC0C76"/>
    <w:rsid w:val="00CC0D92"/>
    <w:rsid w:val="00CC14DA"/>
    <w:rsid w:val="00CC1674"/>
    <w:rsid w:val="00CC1913"/>
    <w:rsid w:val="00CC1C17"/>
    <w:rsid w:val="00CC1EAA"/>
    <w:rsid w:val="00CC216F"/>
    <w:rsid w:val="00CC2709"/>
    <w:rsid w:val="00CC2753"/>
    <w:rsid w:val="00CC2780"/>
    <w:rsid w:val="00CC2955"/>
    <w:rsid w:val="00CC2A42"/>
    <w:rsid w:val="00CC355E"/>
    <w:rsid w:val="00CC3656"/>
    <w:rsid w:val="00CC386A"/>
    <w:rsid w:val="00CC3B03"/>
    <w:rsid w:val="00CC3E4D"/>
    <w:rsid w:val="00CC4137"/>
    <w:rsid w:val="00CC4475"/>
    <w:rsid w:val="00CC477C"/>
    <w:rsid w:val="00CC4892"/>
    <w:rsid w:val="00CC4BA6"/>
    <w:rsid w:val="00CC5624"/>
    <w:rsid w:val="00CC56A4"/>
    <w:rsid w:val="00CC5A87"/>
    <w:rsid w:val="00CC5B64"/>
    <w:rsid w:val="00CC5EFE"/>
    <w:rsid w:val="00CC6722"/>
    <w:rsid w:val="00CC6758"/>
    <w:rsid w:val="00CC6795"/>
    <w:rsid w:val="00CC68C1"/>
    <w:rsid w:val="00CC6BBF"/>
    <w:rsid w:val="00CC6D66"/>
    <w:rsid w:val="00CC6EF0"/>
    <w:rsid w:val="00CC6F29"/>
    <w:rsid w:val="00CC7245"/>
    <w:rsid w:val="00CC7407"/>
    <w:rsid w:val="00CC7835"/>
    <w:rsid w:val="00CC7C97"/>
    <w:rsid w:val="00CD009B"/>
    <w:rsid w:val="00CD02F4"/>
    <w:rsid w:val="00CD056F"/>
    <w:rsid w:val="00CD086F"/>
    <w:rsid w:val="00CD108D"/>
    <w:rsid w:val="00CD18A3"/>
    <w:rsid w:val="00CD1F49"/>
    <w:rsid w:val="00CD2044"/>
    <w:rsid w:val="00CD2277"/>
    <w:rsid w:val="00CD2F6F"/>
    <w:rsid w:val="00CD3070"/>
    <w:rsid w:val="00CD3145"/>
    <w:rsid w:val="00CD3A16"/>
    <w:rsid w:val="00CD3C8B"/>
    <w:rsid w:val="00CD3F1C"/>
    <w:rsid w:val="00CD4038"/>
    <w:rsid w:val="00CD437A"/>
    <w:rsid w:val="00CD4765"/>
    <w:rsid w:val="00CD49A6"/>
    <w:rsid w:val="00CD4D8F"/>
    <w:rsid w:val="00CD507A"/>
    <w:rsid w:val="00CD53C2"/>
    <w:rsid w:val="00CD59C1"/>
    <w:rsid w:val="00CD5FF6"/>
    <w:rsid w:val="00CD5FFC"/>
    <w:rsid w:val="00CD668C"/>
    <w:rsid w:val="00CD6F13"/>
    <w:rsid w:val="00CD73FF"/>
    <w:rsid w:val="00CD74D5"/>
    <w:rsid w:val="00CD750C"/>
    <w:rsid w:val="00CD7543"/>
    <w:rsid w:val="00CD78DA"/>
    <w:rsid w:val="00CD79BF"/>
    <w:rsid w:val="00CD7EC0"/>
    <w:rsid w:val="00CE01E9"/>
    <w:rsid w:val="00CE04C2"/>
    <w:rsid w:val="00CE0F9B"/>
    <w:rsid w:val="00CE1252"/>
    <w:rsid w:val="00CE147D"/>
    <w:rsid w:val="00CE1A16"/>
    <w:rsid w:val="00CE20D6"/>
    <w:rsid w:val="00CE243B"/>
    <w:rsid w:val="00CE2518"/>
    <w:rsid w:val="00CE2533"/>
    <w:rsid w:val="00CE28D1"/>
    <w:rsid w:val="00CE4499"/>
    <w:rsid w:val="00CE47C1"/>
    <w:rsid w:val="00CE48F5"/>
    <w:rsid w:val="00CE4E08"/>
    <w:rsid w:val="00CE508B"/>
    <w:rsid w:val="00CE5114"/>
    <w:rsid w:val="00CE58CE"/>
    <w:rsid w:val="00CE5992"/>
    <w:rsid w:val="00CE5B88"/>
    <w:rsid w:val="00CE5CCE"/>
    <w:rsid w:val="00CE6529"/>
    <w:rsid w:val="00CE6884"/>
    <w:rsid w:val="00CE68AF"/>
    <w:rsid w:val="00CE6C34"/>
    <w:rsid w:val="00CE7974"/>
    <w:rsid w:val="00CE7B59"/>
    <w:rsid w:val="00CE7E66"/>
    <w:rsid w:val="00CF03B2"/>
    <w:rsid w:val="00CF03EA"/>
    <w:rsid w:val="00CF06AB"/>
    <w:rsid w:val="00CF06CB"/>
    <w:rsid w:val="00CF1049"/>
    <w:rsid w:val="00CF134B"/>
    <w:rsid w:val="00CF17D3"/>
    <w:rsid w:val="00CF17EE"/>
    <w:rsid w:val="00CF1AEC"/>
    <w:rsid w:val="00CF26AB"/>
    <w:rsid w:val="00CF29C3"/>
    <w:rsid w:val="00CF2BF9"/>
    <w:rsid w:val="00CF2FE0"/>
    <w:rsid w:val="00CF326A"/>
    <w:rsid w:val="00CF33D3"/>
    <w:rsid w:val="00CF34A2"/>
    <w:rsid w:val="00CF37A5"/>
    <w:rsid w:val="00CF39A3"/>
    <w:rsid w:val="00CF3C34"/>
    <w:rsid w:val="00CF3D8D"/>
    <w:rsid w:val="00CF469F"/>
    <w:rsid w:val="00CF489C"/>
    <w:rsid w:val="00CF4A36"/>
    <w:rsid w:val="00CF4EE8"/>
    <w:rsid w:val="00CF53B2"/>
    <w:rsid w:val="00CF5BC0"/>
    <w:rsid w:val="00CF6136"/>
    <w:rsid w:val="00CF61FA"/>
    <w:rsid w:val="00CF71C0"/>
    <w:rsid w:val="00CF7215"/>
    <w:rsid w:val="00CF7D5D"/>
    <w:rsid w:val="00D00B45"/>
    <w:rsid w:val="00D00F96"/>
    <w:rsid w:val="00D01166"/>
    <w:rsid w:val="00D01773"/>
    <w:rsid w:val="00D01BFF"/>
    <w:rsid w:val="00D020F5"/>
    <w:rsid w:val="00D02531"/>
    <w:rsid w:val="00D02984"/>
    <w:rsid w:val="00D02AF2"/>
    <w:rsid w:val="00D02CE4"/>
    <w:rsid w:val="00D03821"/>
    <w:rsid w:val="00D038F4"/>
    <w:rsid w:val="00D040E5"/>
    <w:rsid w:val="00D044A7"/>
    <w:rsid w:val="00D0464F"/>
    <w:rsid w:val="00D046A2"/>
    <w:rsid w:val="00D04B2F"/>
    <w:rsid w:val="00D04C71"/>
    <w:rsid w:val="00D053AD"/>
    <w:rsid w:val="00D0557B"/>
    <w:rsid w:val="00D056DC"/>
    <w:rsid w:val="00D057B3"/>
    <w:rsid w:val="00D05AE5"/>
    <w:rsid w:val="00D06986"/>
    <w:rsid w:val="00D06CD2"/>
    <w:rsid w:val="00D06D48"/>
    <w:rsid w:val="00D07808"/>
    <w:rsid w:val="00D07960"/>
    <w:rsid w:val="00D079D2"/>
    <w:rsid w:val="00D10129"/>
    <w:rsid w:val="00D1036E"/>
    <w:rsid w:val="00D105E2"/>
    <w:rsid w:val="00D10928"/>
    <w:rsid w:val="00D10FD2"/>
    <w:rsid w:val="00D113EB"/>
    <w:rsid w:val="00D11A0B"/>
    <w:rsid w:val="00D11C14"/>
    <w:rsid w:val="00D11E80"/>
    <w:rsid w:val="00D11F95"/>
    <w:rsid w:val="00D120D8"/>
    <w:rsid w:val="00D121A5"/>
    <w:rsid w:val="00D1274D"/>
    <w:rsid w:val="00D12888"/>
    <w:rsid w:val="00D129E3"/>
    <w:rsid w:val="00D12B6C"/>
    <w:rsid w:val="00D12E9F"/>
    <w:rsid w:val="00D12F60"/>
    <w:rsid w:val="00D12F94"/>
    <w:rsid w:val="00D13034"/>
    <w:rsid w:val="00D137A9"/>
    <w:rsid w:val="00D137E6"/>
    <w:rsid w:val="00D13F08"/>
    <w:rsid w:val="00D13F99"/>
    <w:rsid w:val="00D14037"/>
    <w:rsid w:val="00D1417C"/>
    <w:rsid w:val="00D143C7"/>
    <w:rsid w:val="00D14BAE"/>
    <w:rsid w:val="00D14C3F"/>
    <w:rsid w:val="00D153A0"/>
    <w:rsid w:val="00D153C3"/>
    <w:rsid w:val="00D159A4"/>
    <w:rsid w:val="00D15A9C"/>
    <w:rsid w:val="00D1648D"/>
    <w:rsid w:val="00D164B8"/>
    <w:rsid w:val="00D16542"/>
    <w:rsid w:val="00D1697F"/>
    <w:rsid w:val="00D17108"/>
    <w:rsid w:val="00D177D4"/>
    <w:rsid w:val="00D17A13"/>
    <w:rsid w:val="00D17E57"/>
    <w:rsid w:val="00D20BD3"/>
    <w:rsid w:val="00D21500"/>
    <w:rsid w:val="00D21A1A"/>
    <w:rsid w:val="00D21A31"/>
    <w:rsid w:val="00D21A77"/>
    <w:rsid w:val="00D22420"/>
    <w:rsid w:val="00D22BAD"/>
    <w:rsid w:val="00D23050"/>
    <w:rsid w:val="00D230E3"/>
    <w:rsid w:val="00D231B0"/>
    <w:rsid w:val="00D23545"/>
    <w:rsid w:val="00D23846"/>
    <w:rsid w:val="00D23A9D"/>
    <w:rsid w:val="00D23E56"/>
    <w:rsid w:val="00D2484F"/>
    <w:rsid w:val="00D24EA5"/>
    <w:rsid w:val="00D24F13"/>
    <w:rsid w:val="00D25026"/>
    <w:rsid w:val="00D25641"/>
    <w:rsid w:val="00D257DB"/>
    <w:rsid w:val="00D257F0"/>
    <w:rsid w:val="00D25844"/>
    <w:rsid w:val="00D25905"/>
    <w:rsid w:val="00D25B36"/>
    <w:rsid w:val="00D26690"/>
    <w:rsid w:val="00D26976"/>
    <w:rsid w:val="00D26C06"/>
    <w:rsid w:val="00D2730D"/>
    <w:rsid w:val="00D27AE0"/>
    <w:rsid w:val="00D30053"/>
    <w:rsid w:val="00D30382"/>
    <w:rsid w:val="00D3065C"/>
    <w:rsid w:val="00D30797"/>
    <w:rsid w:val="00D30F56"/>
    <w:rsid w:val="00D31558"/>
    <w:rsid w:val="00D31AAA"/>
    <w:rsid w:val="00D31BCC"/>
    <w:rsid w:val="00D32170"/>
    <w:rsid w:val="00D3294B"/>
    <w:rsid w:val="00D32E45"/>
    <w:rsid w:val="00D33E6F"/>
    <w:rsid w:val="00D346D6"/>
    <w:rsid w:val="00D348A0"/>
    <w:rsid w:val="00D354DD"/>
    <w:rsid w:val="00D35B94"/>
    <w:rsid w:val="00D35D54"/>
    <w:rsid w:val="00D361F0"/>
    <w:rsid w:val="00D36547"/>
    <w:rsid w:val="00D3679A"/>
    <w:rsid w:val="00D367A7"/>
    <w:rsid w:val="00D36CE1"/>
    <w:rsid w:val="00D376BF"/>
    <w:rsid w:val="00D37A0C"/>
    <w:rsid w:val="00D37F58"/>
    <w:rsid w:val="00D402CD"/>
    <w:rsid w:val="00D403AD"/>
    <w:rsid w:val="00D403CB"/>
    <w:rsid w:val="00D4051A"/>
    <w:rsid w:val="00D4054A"/>
    <w:rsid w:val="00D40692"/>
    <w:rsid w:val="00D4076C"/>
    <w:rsid w:val="00D40A27"/>
    <w:rsid w:val="00D40EC4"/>
    <w:rsid w:val="00D410CD"/>
    <w:rsid w:val="00D413D4"/>
    <w:rsid w:val="00D41D5C"/>
    <w:rsid w:val="00D420D4"/>
    <w:rsid w:val="00D42594"/>
    <w:rsid w:val="00D426BE"/>
    <w:rsid w:val="00D427BD"/>
    <w:rsid w:val="00D42D7B"/>
    <w:rsid w:val="00D42EC5"/>
    <w:rsid w:val="00D4343B"/>
    <w:rsid w:val="00D43CB7"/>
    <w:rsid w:val="00D43D18"/>
    <w:rsid w:val="00D43E3C"/>
    <w:rsid w:val="00D44621"/>
    <w:rsid w:val="00D4469F"/>
    <w:rsid w:val="00D448D4"/>
    <w:rsid w:val="00D453A7"/>
    <w:rsid w:val="00D4567B"/>
    <w:rsid w:val="00D457E9"/>
    <w:rsid w:val="00D45C79"/>
    <w:rsid w:val="00D45D38"/>
    <w:rsid w:val="00D46152"/>
    <w:rsid w:val="00D46445"/>
    <w:rsid w:val="00D46875"/>
    <w:rsid w:val="00D468CA"/>
    <w:rsid w:val="00D469C6"/>
    <w:rsid w:val="00D46B44"/>
    <w:rsid w:val="00D46E4F"/>
    <w:rsid w:val="00D46F28"/>
    <w:rsid w:val="00D4742B"/>
    <w:rsid w:val="00D47CC3"/>
    <w:rsid w:val="00D5021F"/>
    <w:rsid w:val="00D50AE2"/>
    <w:rsid w:val="00D50C0A"/>
    <w:rsid w:val="00D50C33"/>
    <w:rsid w:val="00D519CD"/>
    <w:rsid w:val="00D51BE1"/>
    <w:rsid w:val="00D51F09"/>
    <w:rsid w:val="00D5210B"/>
    <w:rsid w:val="00D524F0"/>
    <w:rsid w:val="00D524F7"/>
    <w:rsid w:val="00D5285D"/>
    <w:rsid w:val="00D52987"/>
    <w:rsid w:val="00D52AF2"/>
    <w:rsid w:val="00D53087"/>
    <w:rsid w:val="00D5335D"/>
    <w:rsid w:val="00D53E5A"/>
    <w:rsid w:val="00D53ECD"/>
    <w:rsid w:val="00D54716"/>
    <w:rsid w:val="00D54A91"/>
    <w:rsid w:val="00D54C8E"/>
    <w:rsid w:val="00D55051"/>
    <w:rsid w:val="00D5525D"/>
    <w:rsid w:val="00D5560E"/>
    <w:rsid w:val="00D55AE0"/>
    <w:rsid w:val="00D55E87"/>
    <w:rsid w:val="00D560AA"/>
    <w:rsid w:val="00D56223"/>
    <w:rsid w:val="00D565E7"/>
    <w:rsid w:val="00D5664C"/>
    <w:rsid w:val="00D568B5"/>
    <w:rsid w:val="00D56CE9"/>
    <w:rsid w:val="00D57AAF"/>
    <w:rsid w:val="00D57CBF"/>
    <w:rsid w:val="00D60341"/>
    <w:rsid w:val="00D605F8"/>
    <w:rsid w:val="00D60B38"/>
    <w:rsid w:val="00D60DBF"/>
    <w:rsid w:val="00D6114E"/>
    <w:rsid w:val="00D6115E"/>
    <w:rsid w:val="00D61451"/>
    <w:rsid w:val="00D6149E"/>
    <w:rsid w:val="00D617EA"/>
    <w:rsid w:val="00D618F5"/>
    <w:rsid w:val="00D61B7E"/>
    <w:rsid w:val="00D61E21"/>
    <w:rsid w:val="00D61E35"/>
    <w:rsid w:val="00D622BE"/>
    <w:rsid w:val="00D6270D"/>
    <w:rsid w:val="00D62C05"/>
    <w:rsid w:val="00D62CED"/>
    <w:rsid w:val="00D62D6C"/>
    <w:rsid w:val="00D62DA6"/>
    <w:rsid w:val="00D62EBF"/>
    <w:rsid w:val="00D62FB4"/>
    <w:rsid w:val="00D6378B"/>
    <w:rsid w:val="00D638A6"/>
    <w:rsid w:val="00D6401C"/>
    <w:rsid w:val="00D64129"/>
    <w:rsid w:val="00D64341"/>
    <w:rsid w:val="00D64908"/>
    <w:rsid w:val="00D64D2D"/>
    <w:rsid w:val="00D651CD"/>
    <w:rsid w:val="00D6526C"/>
    <w:rsid w:val="00D65622"/>
    <w:rsid w:val="00D6568A"/>
    <w:rsid w:val="00D6589A"/>
    <w:rsid w:val="00D65F9D"/>
    <w:rsid w:val="00D66B88"/>
    <w:rsid w:val="00D66E09"/>
    <w:rsid w:val="00D66F7A"/>
    <w:rsid w:val="00D675E3"/>
    <w:rsid w:val="00D676BD"/>
    <w:rsid w:val="00D67990"/>
    <w:rsid w:val="00D67BF7"/>
    <w:rsid w:val="00D7040C"/>
    <w:rsid w:val="00D70637"/>
    <w:rsid w:val="00D70B27"/>
    <w:rsid w:val="00D70EC8"/>
    <w:rsid w:val="00D71033"/>
    <w:rsid w:val="00D71034"/>
    <w:rsid w:val="00D71049"/>
    <w:rsid w:val="00D71068"/>
    <w:rsid w:val="00D7137C"/>
    <w:rsid w:val="00D7154C"/>
    <w:rsid w:val="00D715F7"/>
    <w:rsid w:val="00D716EC"/>
    <w:rsid w:val="00D718E5"/>
    <w:rsid w:val="00D719DD"/>
    <w:rsid w:val="00D71B7A"/>
    <w:rsid w:val="00D71D90"/>
    <w:rsid w:val="00D71DA3"/>
    <w:rsid w:val="00D71E01"/>
    <w:rsid w:val="00D727B1"/>
    <w:rsid w:val="00D72819"/>
    <w:rsid w:val="00D72B34"/>
    <w:rsid w:val="00D72C9A"/>
    <w:rsid w:val="00D72D09"/>
    <w:rsid w:val="00D72D71"/>
    <w:rsid w:val="00D72F46"/>
    <w:rsid w:val="00D733A9"/>
    <w:rsid w:val="00D73B84"/>
    <w:rsid w:val="00D73BD3"/>
    <w:rsid w:val="00D73FB9"/>
    <w:rsid w:val="00D742EE"/>
    <w:rsid w:val="00D742FD"/>
    <w:rsid w:val="00D74408"/>
    <w:rsid w:val="00D74473"/>
    <w:rsid w:val="00D74561"/>
    <w:rsid w:val="00D74CED"/>
    <w:rsid w:val="00D75982"/>
    <w:rsid w:val="00D75A90"/>
    <w:rsid w:val="00D75FE2"/>
    <w:rsid w:val="00D76272"/>
    <w:rsid w:val="00D764C4"/>
    <w:rsid w:val="00D7680A"/>
    <w:rsid w:val="00D7755E"/>
    <w:rsid w:val="00D7769C"/>
    <w:rsid w:val="00D776FE"/>
    <w:rsid w:val="00D77C16"/>
    <w:rsid w:val="00D77C7E"/>
    <w:rsid w:val="00D77C8C"/>
    <w:rsid w:val="00D80649"/>
    <w:rsid w:val="00D806F7"/>
    <w:rsid w:val="00D80736"/>
    <w:rsid w:val="00D80959"/>
    <w:rsid w:val="00D80D02"/>
    <w:rsid w:val="00D81882"/>
    <w:rsid w:val="00D819B7"/>
    <w:rsid w:val="00D819D7"/>
    <w:rsid w:val="00D832B0"/>
    <w:rsid w:val="00D8362E"/>
    <w:rsid w:val="00D83DC6"/>
    <w:rsid w:val="00D8475B"/>
    <w:rsid w:val="00D84801"/>
    <w:rsid w:val="00D84B51"/>
    <w:rsid w:val="00D84EB0"/>
    <w:rsid w:val="00D85018"/>
    <w:rsid w:val="00D851B2"/>
    <w:rsid w:val="00D852D1"/>
    <w:rsid w:val="00D85453"/>
    <w:rsid w:val="00D8574A"/>
    <w:rsid w:val="00D85B48"/>
    <w:rsid w:val="00D85E47"/>
    <w:rsid w:val="00D860BC"/>
    <w:rsid w:val="00D862E3"/>
    <w:rsid w:val="00D86883"/>
    <w:rsid w:val="00D86AC1"/>
    <w:rsid w:val="00D87246"/>
    <w:rsid w:val="00D87B19"/>
    <w:rsid w:val="00D87F72"/>
    <w:rsid w:val="00D905EB"/>
    <w:rsid w:val="00D90629"/>
    <w:rsid w:val="00D906C5"/>
    <w:rsid w:val="00D909DB"/>
    <w:rsid w:val="00D90A60"/>
    <w:rsid w:val="00D90C09"/>
    <w:rsid w:val="00D90D9F"/>
    <w:rsid w:val="00D91137"/>
    <w:rsid w:val="00D911F2"/>
    <w:rsid w:val="00D91225"/>
    <w:rsid w:val="00D9123E"/>
    <w:rsid w:val="00D91276"/>
    <w:rsid w:val="00D913C2"/>
    <w:rsid w:val="00D91524"/>
    <w:rsid w:val="00D916F9"/>
    <w:rsid w:val="00D91A2D"/>
    <w:rsid w:val="00D91DB3"/>
    <w:rsid w:val="00D92200"/>
    <w:rsid w:val="00D92246"/>
    <w:rsid w:val="00D9251D"/>
    <w:rsid w:val="00D926C8"/>
    <w:rsid w:val="00D92E44"/>
    <w:rsid w:val="00D92F5E"/>
    <w:rsid w:val="00D93049"/>
    <w:rsid w:val="00D930FC"/>
    <w:rsid w:val="00D9341A"/>
    <w:rsid w:val="00D9356F"/>
    <w:rsid w:val="00D93702"/>
    <w:rsid w:val="00D93BA9"/>
    <w:rsid w:val="00D93F2D"/>
    <w:rsid w:val="00D93F7E"/>
    <w:rsid w:val="00D94C03"/>
    <w:rsid w:val="00D94EE9"/>
    <w:rsid w:val="00D94F49"/>
    <w:rsid w:val="00D9507F"/>
    <w:rsid w:val="00D954DF"/>
    <w:rsid w:val="00D95D9E"/>
    <w:rsid w:val="00D95F71"/>
    <w:rsid w:val="00D95FAA"/>
    <w:rsid w:val="00D96563"/>
    <w:rsid w:val="00D96F7C"/>
    <w:rsid w:val="00D970D6"/>
    <w:rsid w:val="00D974AA"/>
    <w:rsid w:val="00D97680"/>
    <w:rsid w:val="00D97D3E"/>
    <w:rsid w:val="00D97F0D"/>
    <w:rsid w:val="00D97FE4"/>
    <w:rsid w:val="00DA024D"/>
    <w:rsid w:val="00DA08E8"/>
    <w:rsid w:val="00DA0A16"/>
    <w:rsid w:val="00DA0AEB"/>
    <w:rsid w:val="00DA0C48"/>
    <w:rsid w:val="00DA1487"/>
    <w:rsid w:val="00DA1A90"/>
    <w:rsid w:val="00DA262E"/>
    <w:rsid w:val="00DA2705"/>
    <w:rsid w:val="00DA2A09"/>
    <w:rsid w:val="00DA2C3B"/>
    <w:rsid w:val="00DA2FE0"/>
    <w:rsid w:val="00DA310D"/>
    <w:rsid w:val="00DA3185"/>
    <w:rsid w:val="00DA31F1"/>
    <w:rsid w:val="00DA32ED"/>
    <w:rsid w:val="00DA3A10"/>
    <w:rsid w:val="00DA3CF9"/>
    <w:rsid w:val="00DA3ECC"/>
    <w:rsid w:val="00DA448F"/>
    <w:rsid w:val="00DA46C3"/>
    <w:rsid w:val="00DA4B62"/>
    <w:rsid w:val="00DA5026"/>
    <w:rsid w:val="00DA54E2"/>
    <w:rsid w:val="00DA563C"/>
    <w:rsid w:val="00DA5697"/>
    <w:rsid w:val="00DA56AF"/>
    <w:rsid w:val="00DA5A46"/>
    <w:rsid w:val="00DA5D0B"/>
    <w:rsid w:val="00DA5D45"/>
    <w:rsid w:val="00DA5E89"/>
    <w:rsid w:val="00DA5F27"/>
    <w:rsid w:val="00DA5FA7"/>
    <w:rsid w:val="00DA61F2"/>
    <w:rsid w:val="00DA6ABE"/>
    <w:rsid w:val="00DA6C1D"/>
    <w:rsid w:val="00DA7006"/>
    <w:rsid w:val="00DA7109"/>
    <w:rsid w:val="00DA713C"/>
    <w:rsid w:val="00DA724E"/>
    <w:rsid w:val="00DA7A98"/>
    <w:rsid w:val="00DA7F82"/>
    <w:rsid w:val="00DB052A"/>
    <w:rsid w:val="00DB0C7F"/>
    <w:rsid w:val="00DB0C9D"/>
    <w:rsid w:val="00DB1172"/>
    <w:rsid w:val="00DB185B"/>
    <w:rsid w:val="00DB185D"/>
    <w:rsid w:val="00DB18A2"/>
    <w:rsid w:val="00DB2114"/>
    <w:rsid w:val="00DB2542"/>
    <w:rsid w:val="00DB2609"/>
    <w:rsid w:val="00DB2FF0"/>
    <w:rsid w:val="00DB3261"/>
    <w:rsid w:val="00DB3BEA"/>
    <w:rsid w:val="00DB4A4A"/>
    <w:rsid w:val="00DB4AC4"/>
    <w:rsid w:val="00DB4B44"/>
    <w:rsid w:val="00DB4D25"/>
    <w:rsid w:val="00DB50A1"/>
    <w:rsid w:val="00DB51D1"/>
    <w:rsid w:val="00DB553E"/>
    <w:rsid w:val="00DB5571"/>
    <w:rsid w:val="00DB5590"/>
    <w:rsid w:val="00DB59E2"/>
    <w:rsid w:val="00DB5A24"/>
    <w:rsid w:val="00DB62F0"/>
    <w:rsid w:val="00DB66E7"/>
    <w:rsid w:val="00DB66F4"/>
    <w:rsid w:val="00DB671B"/>
    <w:rsid w:val="00DB70B1"/>
    <w:rsid w:val="00DB77C6"/>
    <w:rsid w:val="00DB780B"/>
    <w:rsid w:val="00DC00EF"/>
    <w:rsid w:val="00DC0168"/>
    <w:rsid w:val="00DC02C3"/>
    <w:rsid w:val="00DC05D9"/>
    <w:rsid w:val="00DC0872"/>
    <w:rsid w:val="00DC0C55"/>
    <w:rsid w:val="00DC0EF7"/>
    <w:rsid w:val="00DC133C"/>
    <w:rsid w:val="00DC194E"/>
    <w:rsid w:val="00DC1A4A"/>
    <w:rsid w:val="00DC1B48"/>
    <w:rsid w:val="00DC1E6E"/>
    <w:rsid w:val="00DC1EA2"/>
    <w:rsid w:val="00DC1EA5"/>
    <w:rsid w:val="00DC252A"/>
    <w:rsid w:val="00DC2550"/>
    <w:rsid w:val="00DC264D"/>
    <w:rsid w:val="00DC3353"/>
    <w:rsid w:val="00DC3F98"/>
    <w:rsid w:val="00DC4095"/>
    <w:rsid w:val="00DC4437"/>
    <w:rsid w:val="00DC484F"/>
    <w:rsid w:val="00DC49F4"/>
    <w:rsid w:val="00DC4A89"/>
    <w:rsid w:val="00DC4D66"/>
    <w:rsid w:val="00DC5812"/>
    <w:rsid w:val="00DC5DDB"/>
    <w:rsid w:val="00DC5F2E"/>
    <w:rsid w:val="00DC6172"/>
    <w:rsid w:val="00DC652E"/>
    <w:rsid w:val="00DC652F"/>
    <w:rsid w:val="00DC688B"/>
    <w:rsid w:val="00DC6B5C"/>
    <w:rsid w:val="00DC7031"/>
    <w:rsid w:val="00DC7043"/>
    <w:rsid w:val="00DC7212"/>
    <w:rsid w:val="00DC72B4"/>
    <w:rsid w:val="00DC7971"/>
    <w:rsid w:val="00DC7C25"/>
    <w:rsid w:val="00DD0456"/>
    <w:rsid w:val="00DD07A0"/>
    <w:rsid w:val="00DD0850"/>
    <w:rsid w:val="00DD0C2E"/>
    <w:rsid w:val="00DD0F2B"/>
    <w:rsid w:val="00DD1368"/>
    <w:rsid w:val="00DD1A30"/>
    <w:rsid w:val="00DD1DA2"/>
    <w:rsid w:val="00DD1E46"/>
    <w:rsid w:val="00DD20A9"/>
    <w:rsid w:val="00DD2370"/>
    <w:rsid w:val="00DD25BC"/>
    <w:rsid w:val="00DD266E"/>
    <w:rsid w:val="00DD2756"/>
    <w:rsid w:val="00DD27C4"/>
    <w:rsid w:val="00DD2802"/>
    <w:rsid w:val="00DD285B"/>
    <w:rsid w:val="00DD3131"/>
    <w:rsid w:val="00DD3C23"/>
    <w:rsid w:val="00DD3CC4"/>
    <w:rsid w:val="00DD3D1B"/>
    <w:rsid w:val="00DD4B21"/>
    <w:rsid w:val="00DD4D46"/>
    <w:rsid w:val="00DD5502"/>
    <w:rsid w:val="00DD55AA"/>
    <w:rsid w:val="00DD5685"/>
    <w:rsid w:val="00DD588E"/>
    <w:rsid w:val="00DD58C4"/>
    <w:rsid w:val="00DD5CD2"/>
    <w:rsid w:val="00DD5D14"/>
    <w:rsid w:val="00DD5F2B"/>
    <w:rsid w:val="00DD603F"/>
    <w:rsid w:val="00DD609F"/>
    <w:rsid w:val="00DD6263"/>
    <w:rsid w:val="00DD6591"/>
    <w:rsid w:val="00DD68D6"/>
    <w:rsid w:val="00DD68E0"/>
    <w:rsid w:val="00DD6C2D"/>
    <w:rsid w:val="00DD7091"/>
    <w:rsid w:val="00DD7B96"/>
    <w:rsid w:val="00DE0017"/>
    <w:rsid w:val="00DE05A5"/>
    <w:rsid w:val="00DE0C68"/>
    <w:rsid w:val="00DE11B6"/>
    <w:rsid w:val="00DE125E"/>
    <w:rsid w:val="00DE1449"/>
    <w:rsid w:val="00DE1C3E"/>
    <w:rsid w:val="00DE2009"/>
    <w:rsid w:val="00DE22DD"/>
    <w:rsid w:val="00DE2908"/>
    <w:rsid w:val="00DE2910"/>
    <w:rsid w:val="00DE2BBA"/>
    <w:rsid w:val="00DE2FDF"/>
    <w:rsid w:val="00DE32AE"/>
    <w:rsid w:val="00DE35DA"/>
    <w:rsid w:val="00DE3906"/>
    <w:rsid w:val="00DE390E"/>
    <w:rsid w:val="00DE3CC8"/>
    <w:rsid w:val="00DE42A0"/>
    <w:rsid w:val="00DE45BB"/>
    <w:rsid w:val="00DE538C"/>
    <w:rsid w:val="00DE564B"/>
    <w:rsid w:val="00DE5D37"/>
    <w:rsid w:val="00DE66BB"/>
    <w:rsid w:val="00DE679E"/>
    <w:rsid w:val="00DE6A01"/>
    <w:rsid w:val="00DE6D74"/>
    <w:rsid w:val="00DE6E3F"/>
    <w:rsid w:val="00DE6FB5"/>
    <w:rsid w:val="00DE73CD"/>
    <w:rsid w:val="00DE7AB7"/>
    <w:rsid w:val="00DE7F27"/>
    <w:rsid w:val="00DE7F77"/>
    <w:rsid w:val="00DF00C3"/>
    <w:rsid w:val="00DF0310"/>
    <w:rsid w:val="00DF0CA3"/>
    <w:rsid w:val="00DF0CCB"/>
    <w:rsid w:val="00DF110E"/>
    <w:rsid w:val="00DF136C"/>
    <w:rsid w:val="00DF138E"/>
    <w:rsid w:val="00DF1680"/>
    <w:rsid w:val="00DF1850"/>
    <w:rsid w:val="00DF19A1"/>
    <w:rsid w:val="00DF240F"/>
    <w:rsid w:val="00DF28EA"/>
    <w:rsid w:val="00DF2CF5"/>
    <w:rsid w:val="00DF2E8B"/>
    <w:rsid w:val="00DF337E"/>
    <w:rsid w:val="00DF3568"/>
    <w:rsid w:val="00DF3A82"/>
    <w:rsid w:val="00DF3F47"/>
    <w:rsid w:val="00DF4253"/>
    <w:rsid w:val="00DF44B5"/>
    <w:rsid w:val="00DF4CC4"/>
    <w:rsid w:val="00DF4ED9"/>
    <w:rsid w:val="00DF53FF"/>
    <w:rsid w:val="00DF544F"/>
    <w:rsid w:val="00DF54B4"/>
    <w:rsid w:val="00DF59CA"/>
    <w:rsid w:val="00DF5B8D"/>
    <w:rsid w:val="00DF5BB3"/>
    <w:rsid w:val="00DF6289"/>
    <w:rsid w:val="00DF690D"/>
    <w:rsid w:val="00DF6CCC"/>
    <w:rsid w:val="00DF6E18"/>
    <w:rsid w:val="00DF6FC8"/>
    <w:rsid w:val="00DF7283"/>
    <w:rsid w:val="00DF729C"/>
    <w:rsid w:val="00DF72FE"/>
    <w:rsid w:val="00E00052"/>
    <w:rsid w:val="00E00C64"/>
    <w:rsid w:val="00E00C96"/>
    <w:rsid w:val="00E00CAF"/>
    <w:rsid w:val="00E00DEE"/>
    <w:rsid w:val="00E01082"/>
    <w:rsid w:val="00E01524"/>
    <w:rsid w:val="00E01E3C"/>
    <w:rsid w:val="00E01FBC"/>
    <w:rsid w:val="00E0230E"/>
    <w:rsid w:val="00E0261D"/>
    <w:rsid w:val="00E029E5"/>
    <w:rsid w:val="00E02C80"/>
    <w:rsid w:val="00E02ED3"/>
    <w:rsid w:val="00E03407"/>
    <w:rsid w:val="00E038D4"/>
    <w:rsid w:val="00E038DB"/>
    <w:rsid w:val="00E03A20"/>
    <w:rsid w:val="00E03D76"/>
    <w:rsid w:val="00E04380"/>
    <w:rsid w:val="00E0480F"/>
    <w:rsid w:val="00E048BE"/>
    <w:rsid w:val="00E04B9A"/>
    <w:rsid w:val="00E04F3E"/>
    <w:rsid w:val="00E0582C"/>
    <w:rsid w:val="00E059AD"/>
    <w:rsid w:val="00E06091"/>
    <w:rsid w:val="00E066C5"/>
    <w:rsid w:val="00E0747F"/>
    <w:rsid w:val="00E07506"/>
    <w:rsid w:val="00E077B8"/>
    <w:rsid w:val="00E0792B"/>
    <w:rsid w:val="00E07A48"/>
    <w:rsid w:val="00E07B0A"/>
    <w:rsid w:val="00E07E45"/>
    <w:rsid w:val="00E10074"/>
    <w:rsid w:val="00E100E8"/>
    <w:rsid w:val="00E10710"/>
    <w:rsid w:val="00E10923"/>
    <w:rsid w:val="00E11055"/>
    <w:rsid w:val="00E1185D"/>
    <w:rsid w:val="00E118D1"/>
    <w:rsid w:val="00E11CD2"/>
    <w:rsid w:val="00E11D20"/>
    <w:rsid w:val="00E11F66"/>
    <w:rsid w:val="00E12753"/>
    <w:rsid w:val="00E12879"/>
    <w:rsid w:val="00E128BA"/>
    <w:rsid w:val="00E12BE7"/>
    <w:rsid w:val="00E12C19"/>
    <w:rsid w:val="00E12CC8"/>
    <w:rsid w:val="00E12F24"/>
    <w:rsid w:val="00E1320E"/>
    <w:rsid w:val="00E138EE"/>
    <w:rsid w:val="00E13A2C"/>
    <w:rsid w:val="00E1437C"/>
    <w:rsid w:val="00E14382"/>
    <w:rsid w:val="00E146CA"/>
    <w:rsid w:val="00E14972"/>
    <w:rsid w:val="00E14C11"/>
    <w:rsid w:val="00E14D26"/>
    <w:rsid w:val="00E14DD8"/>
    <w:rsid w:val="00E14EBA"/>
    <w:rsid w:val="00E15379"/>
    <w:rsid w:val="00E15848"/>
    <w:rsid w:val="00E1594B"/>
    <w:rsid w:val="00E15F38"/>
    <w:rsid w:val="00E16835"/>
    <w:rsid w:val="00E168F0"/>
    <w:rsid w:val="00E17149"/>
    <w:rsid w:val="00E174A4"/>
    <w:rsid w:val="00E1787C"/>
    <w:rsid w:val="00E178A3"/>
    <w:rsid w:val="00E1794D"/>
    <w:rsid w:val="00E1794E"/>
    <w:rsid w:val="00E17A08"/>
    <w:rsid w:val="00E17B38"/>
    <w:rsid w:val="00E17D2C"/>
    <w:rsid w:val="00E202FC"/>
    <w:rsid w:val="00E205E6"/>
    <w:rsid w:val="00E2077A"/>
    <w:rsid w:val="00E2095B"/>
    <w:rsid w:val="00E20AD5"/>
    <w:rsid w:val="00E20C69"/>
    <w:rsid w:val="00E20C95"/>
    <w:rsid w:val="00E20E8A"/>
    <w:rsid w:val="00E20EE4"/>
    <w:rsid w:val="00E214F5"/>
    <w:rsid w:val="00E21863"/>
    <w:rsid w:val="00E21B2B"/>
    <w:rsid w:val="00E21EA3"/>
    <w:rsid w:val="00E22149"/>
    <w:rsid w:val="00E2265C"/>
    <w:rsid w:val="00E226CB"/>
    <w:rsid w:val="00E228EF"/>
    <w:rsid w:val="00E22A27"/>
    <w:rsid w:val="00E22B02"/>
    <w:rsid w:val="00E22F90"/>
    <w:rsid w:val="00E23B6A"/>
    <w:rsid w:val="00E23C22"/>
    <w:rsid w:val="00E23C4B"/>
    <w:rsid w:val="00E23C77"/>
    <w:rsid w:val="00E23E0F"/>
    <w:rsid w:val="00E24817"/>
    <w:rsid w:val="00E25148"/>
    <w:rsid w:val="00E2533C"/>
    <w:rsid w:val="00E25520"/>
    <w:rsid w:val="00E25AD2"/>
    <w:rsid w:val="00E25BE3"/>
    <w:rsid w:val="00E25D02"/>
    <w:rsid w:val="00E2604C"/>
    <w:rsid w:val="00E26509"/>
    <w:rsid w:val="00E26526"/>
    <w:rsid w:val="00E269B9"/>
    <w:rsid w:val="00E26A53"/>
    <w:rsid w:val="00E26ADA"/>
    <w:rsid w:val="00E27369"/>
    <w:rsid w:val="00E27459"/>
    <w:rsid w:val="00E27673"/>
    <w:rsid w:val="00E278E2"/>
    <w:rsid w:val="00E278EF"/>
    <w:rsid w:val="00E27C8A"/>
    <w:rsid w:val="00E27FA0"/>
    <w:rsid w:val="00E3022E"/>
    <w:rsid w:val="00E308FC"/>
    <w:rsid w:val="00E30922"/>
    <w:rsid w:val="00E30ACF"/>
    <w:rsid w:val="00E30C42"/>
    <w:rsid w:val="00E31CB0"/>
    <w:rsid w:val="00E31DD5"/>
    <w:rsid w:val="00E32C06"/>
    <w:rsid w:val="00E33C5D"/>
    <w:rsid w:val="00E342D4"/>
    <w:rsid w:val="00E343BE"/>
    <w:rsid w:val="00E34462"/>
    <w:rsid w:val="00E345FD"/>
    <w:rsid w:val="00E359CD"/>
    <w:rsid w:val="00E359EA"/>
    <w:rsid w:val="00E35C15"/>
    <w:rsid w:val="00E364D2"/>
    <w:rsid w:val="00E36718"/>
    <w:rsid w:val="00E36DAF"/>
    <w:rsid w:val="00E36F86"/>
    <w:rsid w:val="00E37834"/>
    <w:rsid w:val="00E378AE"/>
    <w:rsid w:val="00E4011C"/>
    <w:rsid w:val="00E405D8"/>
    <w:rsid w:val="00E40797"/>
    <w:rsid w:val="00E40DD5"/>
    <w:rsid w:val="00E41A5D"/>
    <w:rsid w:val="00E4207B"/>
    <w:rsid w:val="00E430F4"/>
    <w:rsid w:val="00E439D9"/>
    <w:rsid w:val="00E43C16"/>
    <w:rsid w:val="00E43D22"/>
    <w:rsid w:val="00E4400F"/>
    <w:rsid w:val="00E44131"/>
    <w:rsid w:val="00E4497A"/>
    <w:rsid w:val="00E449A6"/>
    <w:rsid w:val="00E44A2A"/>
    <w:rsid w:val="00E45E6B"/>
    <w:rsid w:val="00E4607E"/>
    <w:rsid w:val="00E46095"/>
    <w:rsid w:val="00E462CD"/>
    <w:rsid w:val="00E4644A"/>
    <w:rsid w:val="00E46558"/>
    <w:rsid w:val="00E46744"/>
    <w:rsid w:val="00E4679D"/>
    <w:rsid w:val="00E46AF8"/>
    <w:rsid w:val="00E475F9"/>
    <w:rsid w:val="00E47668"/>
    <w:rsid w:val="00E47C6A"/>
    <w:rsid w:val="00E47D63"/>
    <w:rsid w:val="00E501A0"/>
    <w:rsid w:val="00E509A6"/>
    <w:rsid w:val="00E514EE"/>
    <w:rsid w:val="00E51676"/>
    <w:rsid w:val="00E51678"/>
    <w:rsid w:val="00E516D1"/>
    <w:rsid w:val="00E51761"/>
    <w:rsid w:val="00E51ED9"/>
    <w:rsid w:val="00E522ED"/>
    <w:rsid w:val="00E524D1"/>
    <w:rsid w:val="00E52689"/>
    <w:rsid w:val="00E52691"/>
    <w:rsid w:val="00E52D32"/>
    <w:rsid w:val="00E52F93"/>
    <w:rsid w:val="00E5315A"/>
    <w:rsid w:val="00E53DF6"/>
    <w:rsid w:val="00E53F2D"/>
    <w:rsid w:val="00E541CC"/>
    <w:rsid w:val="00E54295"/>
    <w:rsid w:val="00E54B3F"/>
    <w:rsid w:val="00E54B6B"/>
    <w:rsid w:val="00E54E4A"/>
    <w:rsid w:val="00E54F50"/>
    <w:rsid w:val="00E550E9"/>
    <w:rsid w:val="00E551FB"/>
    <w:rsid w:val="00E5549A"/>
    <w:rsid w:val="00E555CE"/>
    <w:rsid w:val="00E55A44"/>
    <w:rsid w:val="00E55AA9"/>
    <w:rsid w:val="00E5607B"/>
    <w:rsid w:val="00E560DF"/>
    <w:rsid w:val="00E56683"/>
    <w:rsid w:val="00E573E2"/>
    <w:rsid w:val="00E5744F"/>
    <w:rsid w:val="00E5771A"/>
    <w:rsid w:val="00E57F2D"/>
    <w:rsid w:val="00E60082"/>
    <w:rsid w:val="00E601E8"/>
    <w:rsid w:val="00E609B2"/>
    <w:rsid w:val="00E60C0D"/>
    <w:rsid w:val="00E60C6E"/>
    <w:rsid w:val="00E61027"/>
    <w:rsid w:val="00E6184B"/>
    <w:rsid w:val="00E61B51"/>
    <w:rsid w:val="00E61C71"/>
    <w:rsid w:val="00E61F87"/>
    <w:rsid w:val="00E62BA4"/>
    <w:rsid w:val="00E62BE1"/>
    <w:rsid w:val="00E633F3"/>
    <w:rsid w:val="00E63755"/>
    <w:rsid w:val="00E63881"/>
    <w:rsid w:val="00E63B71"/>
    <w:rsid w:val="00E63E58"/>
    <w:rsid w:val="00E63EDA"/>
    <w:rsid w:val="00E641AC"/>
    <w:rsid w:val="00E641DD"/>
    <w:rsid w:val="00E6455E"/>
    <w:rsid w:val="00E647D1"/>
    <w:rsid w:val="00E6485F"/>
    <w:rsid w:val="00E6552C"/>
    <w:rsid w:val="00E6577C"/>
    <w:rsid w:val="00E6578B"/>
    <w:rsid w:val="00E65AF3"/>
    <w:rsid w:val="00E65C6E"/>
    <w:rsid w:val="00E65D3E"/>
    <w:rsid w:val="00E65F5A"/>
    <w:rsid w:val="00E66115"/>
    <w:rsid w:val="00E66117"/>
    <w:rsid w:val="00E6613E"/>
    <w:rsid w:val="00E666CE"/>
    <w:rsid w:val="00E66827"/>
    <w:rsid w:val="00E66A81"/>
    <w:rsid w:val="00E66AFA"/>
    <w:rsid w:val="00E66E5C"/>
    <w:rsid w:val="00E67084"/>
    <w:rsid w:val="00E6749C"/>
    <w:rsid w:val="00E6786F"/>
    <w:rsid w:val="00E67F88"/>
    <w:rsid w:val="00E701E0"/>
    <w:rsid w:val="00E70319"/>
    <w:rsid w:val="00E7087E"/>
    <w:rsid w:val="00E70A91"/>
    <w:rsid w:val="00E70B04"/>
    <w:rsid w:val="00E70DA6"/>
    <w:rsid w:val="00E70E32"/>
    <w:rsid w:val="00E7139E"/>
    <w:rsid w:val="00E716F8"/>
    <w:rsid w:val="00E71A8F"/>
    <w:rsid w:val="00E71D4C"/>
    <w:rsid w:val="00E71EE9"/>
    <w:rsid w:val="00E72113"/>
    <w:rsid w:val="00E7216A"/>
    <w:rsid w:val="00E72222"/>
    <w:rsid w:val="00E726E7"/>
    <w:rsid w:val="00E727CC"/>
    <w:rsid w:val="00E7285B"/>
    <w:rsid w:val="00E72A67"/>
    <w:rsid w:val="00E73009"/>
    <w:rsid w:val="00E73438"/>
    <w:rsid w:val="00E73534"/>
    <w:rsid w:val="00E7379A"/>
    <w:rsid w:val="00E7384B"/>
    <w:rsid w:val="00E73A0D"/>
    <w:rsid w:val="00E73D63"/>
    <w:rsid w:val="00E7421B"/>
    <w:rsid w:val="00E74DEA"/>
    <w:rsid w:val="00E75949"/>
    <w:rsid w:val="00E75B98"/>
    <w:rsid w:val="00E75DDF"/>
    <w:rsid w:val="00E76CBA"/>
    <w:rsid w:val="00E7782C"/>
    <w:rsid w:val="00E77932"/>
    <w:rsid w:val="00E77C11"/>
    <w:rsid w:val="00E77F5C"/>
    <w:rsid w:val="00E8002B"/>
    <w:rsid w:val="00E80362"/>
    <w:rsid w:val="00E8040D"/>
    <w:rsid w:val="00E80C23"/>
    <w:rsid w:val="00E80D6B"/>
    <w:rsid w:val="00E80E4D"/>
    <w:rsid w:val="00E80F05"/>
    <w:rsid w:val="00E8157C"/>
    <w:rsid w:val="00E8182D"/>
    <w:rsid w:val="00E818DB"/>
    <w:rsid w:val="00E82330"/>
    <w:rsid w:val="00E83492"/>
    <w:rsid w:val="00E834B0"/>
    <w:rsid w:val="00E84182"/>
    <w:rsid w:val="00E841D8"/>
    <w:rsid w:val="00E844F0"/>
    <w:rsid w:val="00E84641"/>
    <w:rsid w:val="00E847C7"/>
    <w:rsid w:val="00E8485D"/>
    <w:rsid w:val="00E84EE2"/>
    <w:rsid w:val="00E85117"/>
    <w:rsid w:val="00E85278"/>
    <w:rsid w:val="00E85595"/>
    <w:rsid w:val="00E855CE"/>
    <w:rsid w:val="00E8588F"/>
    <w:rsid w:val="00E85FFF"/>
    <w:rsid w:val="00E86100"/>
    <w:rsid w:val="00E868D9"/>
    <w:rsid w:val="00E86B25"/>
    <w:rsid w:val="00E87AC0"/>
    <w:rsid w:val="00E90102"/>
    <w:rsid w:val="00E90332"/>
    <w:rsid w:val="00E9051D"/>
    <w:rsid w:val="00E90579"/>
    <w:rsid w:val="00E90698"/>
    <w:rsid w:val="00E90C47"/>
    <w:rsid w:val="00E90F91"/>
    <w:rsid w:val="00E9135E"/>
    <w:rsid w:val="00E91655"/>
    <w:rsid w:val="00E91A98"/>
    <w:rsid w:val="00E91B89"/>
    <w:rsid w:val="00E91C63"/>
    <w:rsid w:val="00E91D42"/>
    <w:rsid w:val="00E91F79"/>
    <w:rsid w:val="00E92580"/>
    <w:rsid w:val="00E92F5D"/>
    <w:rsid w:val="00E93024"/>
    <w:rsid w:val="00E930A2"/>
    <w:rsid w:val="00E93276"/>
    <w:rsid w:val="00E93927"/>
    <w:rsid w:val="00E93D65"/>
    <w:rsid w:val="00E93E95"/>
    <w:rsid w:val="00E93F8A"/>
    <w:rsid w:val="00E9414F"/>
    <w:rsid w:val="00E941D9"/>
    <w:rsid w:val="00E942A0"/>
    <w:rsid w:val="00E9475F"/>
    <w:rsid w:val="00E947B1"/>
    <w:rsid w:val="00E94B40"/>
    <w:rsid w:val="00E94ECE"/>
    <w:rsid w:val="00E94FF8"/>
    <w:rsid w:val="00E95285"/>
    <w:rsid w:val="00E95450"/>
    <w:rsid w:val="00E95526"/>
    <w:rsid w:val="00E9581E"/>
    <w:rsid w:val="00E95D0C"/>
    <w:rsid w:val="00E965AC"/>
    <w:rsid w:val="00E96628"/>
    <w:rsid w:val="00E96C87"/>
    <w:rsid w:val="00E96E88"/>
    <w:rsid w:val="00E97051"/>
    <w:rsid w:val="00E9752A"/>
    <w:rsid w:val="00E97533"/>
    <w:rsid w:val="00E978CE"/>
    <w:rsid w:val="00E97BDF"/>
    <w:rsid w:val="00E97CA7"/>
    <w:rsid w:val="00EA03CB"/>
    <w:rsid w:val="00EA042C"/>
    <w:rsid w:val="00EA0921"/>
    <w:rsid w:val="00EA0946"/>
    <w:rsid w:val="00EA0A64"/>
    <w:rsid w:val="00EA0AA7"/>
    <w:rsid w:val="00EA0AF6"/>
    <w:rsid w:val="00EA0C5A"/>
    <w:rsid w:val="00EA0F1A"/>
    <w:rsid w:val="00EA0F8C"/>
    <w:rsid w:val="00EA103B"/>
    <w:rsid w:val="00EA13F9"/>
    <w:rsid w:val="00EA1B60"/>
    <w:rsid w:val="00EA224E"/>
    <w:rsid w:val="00EA2768"/>
    <w:rsid w:val="00EA2EDC"/>
    <w:rsid w:val="00EA3423"/>
    <w:rsid w:val="00EA3819"/>
    <w:rsid w:val="00EA3B67"/>
    <w:rsid w:val="00EA3CCB"/>
    <w:rsid w:val="00EA3DCE"/>
    <w:rsid w:val="00EA3E71"/>
    <w:rsid w:val="00EA4289"/>
    <w:rsid w:val="00EA4690"/>
    <w:rsid w:val="00EA48BC"/>
    <w:rsid w:val="00EA49F8"/>
    <w:rsid w:val="00EA4D87"/>
    <w:rsid w:val="00EA5012"/>
    <w:rsid w:val="00EA5026"/>
    <w:rsid w:val="00EA5205"/>
    <w:rsid w:val="00EA53A8"/>
    <w:rsid w:val="00EA5666"/>
    <w:rsid w:val="00EA5721"/>
    <w:rsid w:val="00EA5FB9"/>
    <w:rsid w:val="00EA6069"/>
    <w:rsid w:val="00EA70D1"/>
    <w:rsid w:val="00EA729B"/>
    <w:rsid w:val="00EA76B5"/>
    <w:rsid w:val="00EA792D"/>
    <w:rsid w:val="00EA79F4"/>
    <w:rsid w:val="00EB0192"/>
    <w:rsid w:val="00EB0AB4"/>
    <w:rsid w:val="00EB0CED"/>
    <w:rsid w:val="00EB0DAA"/>
    <w:rsid w:val="00EB101F"/>
    <w:rsid w:val="00EB134D"/>
    <w:rsid w:val="00EB16CB"/>
    <w:rsid w:val="00EB17D5"/>
    <w:rsid w:val="00EB2BB9"/>
    <w:rsid w:val="00EB2CEE"/>
    <w:rsid w:val="00EB30B1"/>
    <w:rsid w:val="00EB365E"/>
    <w:rsid w:val="00EB37D2"/>
    <w:rsid w:val="00EB37D4"/>
    <w:rsid w:val="00EB3C50"/>
    <w:rsid w:val="00EB3F19"/>
    <w:rsid w:val="00EB3F51"/>
    <w:rsid w:val="00EB4254"/>
    <w:rsid w:val="00EB447C"/>
    <w:rsid w:val="00EB449D"/>
    <w:rsid w:val="00EB4A61"/>
    <w:rsid w:val="00EB4FC2"/>
    <w:rsid w:val="00EB54CB"/>
    <w:rsid w:val="00EB5A54"/>
    <w:rsid w:val="00EB5E2D"/>
    <w:rsid w:val="00EB5FD5"/>
    <w:rsid w:val="00EB6241"/>
    <w:rsid w:val="00EB6375"/>
    <w:rsid w:val="00EB638E"/>
    <w:rsid w:val="00EB6443"/>
    <w:rsid w:val="00EB6456"/>
    <w:rsid w:val="00EB6509"/>
    <w:rsid w:val="00EB66DF"/>
    <w:rsid w:val="00EB6FAD"/>
    <w:rsid w:val="00EB6FEB"/>
    <w:rsid w:val="00EB70AD"/>
    <w:rsid w:val="00EB7313"/>
    <w:rsid w:val="00EB7480"/>
    <w:rsid w:val="00EB790A"/>
    <w:rsid w:val="00EB7D41"/>
    <w:rsid w:val="00EB7EB5"/>
    <w:rsid w:val="00EC01A4"/>
    <w:rsid w:val="00EC061D"/>
    <w:rsid w:val="00EC08FA"/>
    <w:rsid w:val="00EC0B7B"/>
    <w:rsid w:val="00EC0CB0"/>
    <w:rsid w:val="00EC0EA7"/>
    <w:rsid w:val="00EC12F3"/>
    <w:rsid w:val="00EC12FF"/>
    <w:rsid w:val="00EC16D9"/>
    <w:rsid w:val="00EC1C56"/>
    <w:rsid w:val="00EC227D"/>
    <w:rsid w:val="00EC245F"/>
    <w:rsid w:val="00EC273B"/>
    <w:rsid w:val="00EC29F7"/>
    <w:rsid w:val="00EC2DE7"/>
    <w:rsid w:val="00EC309D"/>
    <w:rsid w:val="00EC32CD"/>
    <w:rsid w:val="00EC38D5"/>
    <w:rsid w:val="00EC3BF6"/>
    <w:rsid w:val="00EC3EB8"/>
    <w:rsid w:val="00EC4292"/>
    <w:rsid w:val="00EC434A"/>
    <w:rsid w:val="00EC44B5"/>
    <w:rsid w:val="00EC45DD"/>
    <w:rsid w:val="00EC508B"/>
    <w:rsid w:val="00EC56B3"/>
    <w:rsid w:val="00EC5F49"/>
    <w:rsid w:val="00EC62F5"/>
    <w:rsid w:val="00EC640E"/>
    <w:rsid w:val="00EC6477"/>
    <w:rsid w:val="00EC651F"/>
    <w:rsid w:val="00EC66F7"/>
    <w:rsid w:val="00EC69B8"/>
    <w:rsid w:val="00EC6B85"/>
    <w:rsid w:val="00EC6FA9"/>
    <w:rsid w:val="00EC72EF"/>
    <w:rsid w:val="00EC774D"/>
    <w:rsid w:val="00EC781D"/>
    <w:rsid w:val="00EC79B9"/>
    <w:rsid w:val="00EC7CFA"/>
    <w:rsid w:val="00EC7D27"/>
    <w:rsid w:val="00ECA0BC"/>
    <w:rsid w:val="00ED056F"/>
    <w:rsid w:val="00ED08F8"/>
    <w:rsid w:val="00ED0A5B"/>
    <w:rsid w:val="00ED0AC4"/>
    <w:rsid w:val="00ED141E"/>
    <w:rsid w:val="00ED14EE"/>
    <w:rsid w:val="00ED1A26"/>
    <w:rsid w:val="00ED1A4F"/>
    <w:rsid w:val="00ED1B5C"/>
    <w:rsid w:val="00ED25E8"/>
    <w:rsid w:val="00ED27A0"/>
    <w:rsid w:val="00ED2CCB"/>
    <w:rsid w:val="00ED2D13"/>
    <w:rsid w:val="00ED31DF"/>
    <w:rsid w:val="00ED370C"/>
    <w:rsid w:val="00ED3B0A"/>
    <w:rsid w:val="00ED3C0F"/>
    <w:rsid w:val="00ED40BF"/>
    <w:rsid w:val="00ED4372"/>
    <w:rsid w:val="00ED4520"/>
    <w:rsid w:val="00ED4944"/>
    <w:rsid w:val="00ED58D9"/>
    <w:rsid w:val="00ED5AAE"/>
    <w:rsid w:val="00ED5AD8"/>
    <w:rsid w:val="00ED61AD"/>
    <w:rsid w:val="00ED67ED"/>
    <w:rsid w:val="00ED74FD"/>
    <w:rsid w:val="00ED76A7"/>
    <w:rsid w:val="00ED77EB"/>
    <w:rsid w:val="00ED7816"/>
    <w:rsid w:val="00EE042F"/>
    <w:rsid w:val="00EE065D"/>
    <w:rsid w:val="00EE0CD0"/>
    <w:rsid w:val="00EE0E13"/>
    <w:rsid w:val="00EE194D"/>
    <w:rsid w:val="00EE1AFA"/>
    <w:rsid w:val="00EE2461"/>
    <w:rsid w:val="00EE29C8"/>
    <w:rsid w:val="00EE2EC0"/>
    <w:rsid w:val="00EE3191"/>
    <w:rsid w:val="00EE3288"/>
    <w:rsid w:val="00EE37B0"/>
    <w:rsid w:val="00EE37C6"/>
    <w:rsid w:val="00EE40B8"/>
    <w:rsid w:val="00EE47FE"/>
    <w:rsid w:val="00EE4866"/>
    <w:rsid w:val="00EE4ABB"/>
    <w:rsid w:val="00EE51AB"/>
    <w:rsid w:val="00EE58CD"/>
    <w:rsid w:val="00EE59D7"/>
    <w:rsid w:val="00EE5EF5"/>
    <w:rsid w:val="00EE6295"/>
    <w:rsid w:val="00EE6322"/>
    <w:rsid w:val="00EE6407"/>
    <w:rsid w:val="00EE65AE"/>
    <w:rsid w:val="00EE6779"/>
    <w:rsid w:val="00EE6825"/>
    <w:rsid w:val="00EE6ABF"/>
    <w:rsid w:val="00EE6E8B"/>
    <w:rsid w:val="00EE6FDF"/>
    <w:rsid w:val="00EE70CA"/>
    <w:rsid w:val="00EE7389"/>
    <w:rsid w:val="00EE7E7F"/>
    <w:rsid w:val="00EF06C6"/>
    <w:rsid w:val="00EF0E07"/>
    <w:rsid w:val="00EF1775"/>
    <w:rsid w:val="00EF17AB"/>
    <w:rsid w:val="00EF189E"/>
    <w:rsid w:val="00EF19DF"/>
    <w:rsid w:val="00EF1DE8"/>
    <w:rsid w:val="00EF2143"/>
    <w:rsid w:val="00EF2346"/>
    <w:rsid w:val="00EF2E4E"/>
    <w:rsid w:val="00EF3210"/>
    <w:rsid w:val="00EF325C"/>
    <w:rsid w:val="00EF39E5"/>
    <w:rsid w:val="00EF3C98"/>
    <w:rsid w:val="00EF3D15"/>
    <w:rsid w:val="00EF3D96"/>
    <w:rsid w:val="00EF3EAD"/>
    <w:rsid w:val="00EF4686"/>
    <w:rsid w:val="00EF4DC0"/>
    <w:rsid w:val="00EF51D6"/>
    <w:rsid w:val="00EF53C0"/>
    <w:rsid w:val="00EF55A4"/>
    <w:rsid w:val="00EF5602"/>
    <w:rsid w:val="00EF56B5"/>
    <w:rsid w:val="00EF56DA"/>
    <w:rsid w:val="00EF5E7C"/>
    <w:rsid w:val="00EF6026"/>
    <w:rsid w:val="00EF6060"/>
    <w:rsid w:val="00EF60FE"/>
    <w:rsid w:val="00EF6196"/>
    <w:rsid w:val="00EF62E9"/>
    <w:rsid w:val="00EF654C"/>
    <w:rsid w:val="00EF6579"/>
    <w:rsid w:val="00EF6583"/>
    <w:rsid w:val="00EF658B"/>
    <w:rsid w:val="00EF6AFF"/>
    <w:rsid w:val="00EF6E75"/>
    <w:rsid w:val="00EF6F6B"/>
    <w:rsid w:val="00EF6F70"/>
    <w:rsid w:val="00EF71F9"/>
    <w:rsid w:val="00EF736C"/>
    <w:rsid w:val="00EF7536"/>
    <w:rsid w:val="00EF76C7"/>
    <w:rsid w:val="00EF777A"/>
    <w:rsid w:val="00EF7978"/>
    <w:rsid w:val="00EF7D41"/>
    <w:rsid w:val="00EF7DDC"/>
    <w:rsid w:val="00EF7F0E"/>
    <w:rsid w:val="00EF7F18"/>
    <w:rsid w:val="00F01395"/>
    <w:rsid w:val="00F01597"/>
    <w:rsid w:val="00F016DF"/>
    <w:rsid w:val="00F0177E"/>
    <w:rsid w:val="00F01AE7"/>
    <w:rsid w:val="00F02239"/>
    <w:rsid w:val="00F02565"/>
    <w:rsid w:val="00F028D5"/>
    <w:rsid w:val="00F028ED"/>
    <w:rsid w:val="00F029E4"/>
    <w:rsid w:val="00F02A5B"/>
    <w:rsid w:val="00F035B3"/>
    <w:rsid w:val="00F0377D"/>
    <w:rsid w:val="00F037DA"/>
    <w:rsid w:val="00F038E8"/>
    <w:rsid w:val="00F03CD7"/>
    <w:rsid w:val="00F03FC0"/>
    <w:rsid w:val="00F04D28"/>
    <w:rsid w:val="00F04E85"/>
    <w:rsid w:val="00F050DB"/>
    <w:rsid w:val="00F05463"/>
    <w:rsid w:val="00F059E9"/>
    <w:rsid w:val="00F06047"/>
    <w:rsid w:val="00F06199"/>
    <w:rsid w:val="00F06416"/>
    <w:rsid w:val="00F065A7"/>
    <w:rsid w:val="00F06DD0"/>
    <w:rsid w:val="00F06E1C"/>
    <w:rsid w:val="00F06E4B"/>
    <w:rsid w:val="00F06EF2"/>
    <w:rsid w:val="00F078BD"/>
    <w:rsid w:val="00F07BC3"/>
    <w:rsid w:val="00F100A2"/>
    <w:rsid w:val="00F10140"/>
    <w:rsid w:val="00F10A4F"/>
    <w:rsid w:val="00F10A96"/>
    <w:rsid w:val="00F11291"/>
    <w:rsid w:val="00F11BEB"/>
    <w:rsid w:val="00F11F74"/>
    <w:rsid w:val="00F12086"/>
    <w:rsid w:val="00F127CB"/>
    <w:rsid w:val="00F12CFF"/>
    <w:rsid w:val="00F13009"/>
    <w:rsid w:val="00F13231"/>
    <w:rsid w:val="00F137DF"/>
    <w:rsid w:val="00F1389E"/>
    <w:rsid w:val="00F13A0C"/>
    <w:rsid w:val="00F13C18"/>
    <w:rsid w:val="00F13F00"/>
    <w:rsid w:val="00F144D6"/>
    <w:rsid w:val="00F145E2"/>
    <w:rsid w:val="00F1519D"/>
    <w:rsid w:val="00F151FD"/>
    <w:rsid w:val="00F1551D"/>
    <w:rsid w:val="00F157A3"/>
    <w:rsid w:val="00F15AC5"/>
    <w:rsid w:val="00F15B88"/>
    <w:rsid w:val="00F16EBC"/>
    <w:rsid w:val="00F171C6"/>
    <w:rsid w:val="00F17226"/>
    <w:rsid w:val="00F177DA"/>
    <w:rsid w:val="00F1792D"/>
    <w:rsid w:val="00F17DAC"/>
    <w:rsid w:val="00F20038"/>
    <w:rsid w:val="00F20377"/>
    <w:rsid w:val="00F20769"/>
    <w:rsid w:val="00F2076B"/>
    <w:rsid w:val="00F20CEB"/>
    <w:rsid w:val="00F20DEB"/>
    <w:rsid w:val="00F210DB"/>
    <w:rsid w:val="00F210F6"/>
    <w:rsid w:val="00F21A29"/>
    <w:rsid w:val="00F21CAA"/>
    <w:rsid w:val="00F21E3B"/>
    <w:rsid w:val="00F21E85"/>
    <w:rsid w:val="00F227DC"/>
    <w:rsid w:val="00F22A9F"/>
    <w:rsid w:val="00F22C6D"/>
    <w:rsid w:val="00F235CA"/>
    <w:rsid w:val="00F23F2F"/>
    <w:rsid w:val="00F2414C"/>
    <w:rsid w:val="00F24403"/>
    <w:rsid w:val="00F24D24"/>
    <w:rsid w:val="00F254CE"/>
    <w:rsid w:val="00F25AE1"/>
    <w:rsid w:val="00F26291"/>
    <w:rsid w:val="00F263D5"/>
    <w:rsid w:val="00F26895"/>
    <w:rsid w:val="00F26B11"/>
    <w:rsid w:val="00F2732C"/>
    <w:rsid w:val="00F275E7"/>
    <w:rsid w:val="00F27D15"/>
    <w:rsid w:val="00F301D7"/>
    <w:rsid w:val="00F303FD"/>
    <w:rsid w:val="00F3057B"/>
    <w:rsid w:val="00F30AA4"/>
    <w:rsid w:val="00F30D03"/>
    <w:rsid w:val="00F30D1E"/>
    <w:rsid w:val="00F31000"/>
    <w:rsid w:val="00F3106A"/>
    <w:rsid w:val="00F31EEF"/>
    <w:rsid w:val="00F32047"/>
    <w:rsid w:val="00F320A6"/>
    <w:rsid w:val="00F321B1"/>
    <w:rsid w:val="00F32339"/>
    <w:rsid w:val="00F3238F"/>
    <w:rsid w:val="00F323AF"/>
    <w:rsid w:val="00F3247D"/>
    <w:rsid w:val="00F32518"/>
    <w:rsid w:val="00F32598"/>
    <w:rsid w:val="00F325CA"/>
    <w:rsid w:val="00F32BAC"/>
    <w:rsid w:val="00F32D32"/>
    <w:rsid w:val="00F3340F"/>
    <w:rsid w:val="00F33597"/>
    <w:rsid w:val="00F339F2"/>
    <w:rsid w:val="00F33E9E"/>
    <w:rsid w:val="00F33F6C"/>
    <w:rsid w:val="00F3407B"/>
    <w:rsid w:val="00F343BC"/>
    <w:rsid w:val="00F34643"/>
    <w:rsid w:val="00F34B97"/>
    <w:rsid w:val="00F34CC2"/>
    <w:rsid w:val="00F34E59"/>
    <w:rsid w:val="00F35181"/>
    <w:rsid w:val="00F356F2"/>
    <w:rsid w:val="00F3595C"/>
    <w:rsid w:val="00F35C96"/>
    <w:rsid w:val="00F35E03"/>
    <w:rsid w:val="00F35F17"/>
    <w:rsid w:val="00F369DA"/>
    <w:rsid w:val="00F36BCB"/>
    <w:rsid w:val="00F36BD6"/>
    <w:rsid w:val="00F36D8C"/>
    <w:rsid w:val="00F36DE3"/>
    <w:rsid w:val="00F37203"/>
    <w:rsid w:val="00F37F6B"/>
    <w:rsid w:val="00F4035B"/>
    <w:rsid w:val="00F405A8"/>
    <w:rsid w:val="00F408B9"/>
    <w:rsid w:val="00F40979"/>
    <w:rsid w:val="00F40AEC"/>
    <w:rsid w:val="00F40C8D"/>
    <w:rsid w:val="00F41096"/>
    <w:rsid w:val="00F4114D"/>
    <w:rsid w:val="00F4156C"/>
    <w:rsid w:val="00F41823"/>
    <w:rsid w:val="00F419CA"/>
    <w:rsid w:val="00F41B7C"/>
    <w:rsid w:val="00F41CF5"/>
    <w:rsid w:val="00F41E1A"/>
    <w:rsid w:val="00F41F16"/>
    <w:rsid w:val="00F42842"/>
    <w:rsid w:val="00F42E4E"/>
    <w:rsid w:val="00F43598"/>
    <w:rsid w:val="00F44813"/>
    <w:rsid w:val="00F44874"/>
    <w:rsid w:val="00F44C96"/>
    <w:rsid w:val="00F44D0C"/>
    <w:rsid w:val="00F452EB"/>
    <w:rsid w:val="00F45899"/>
    <w:rsid w:val="00F458A6"/>
    <w:rsid w:val="00F45C64"/>
    <w:rsid w:val="00F45F6D"/>
    <w:rsid w:val="00F461B0"/>
    <w:rsid w:val="00F4629D"/>
    <w:rsid w:val="00F462D7"/>
    <w:rsid w:val="00F4687B"/>
    <w:rsid w:val="00F46A71"/>
    <w:rsid w:val="00F47FAB"/>
    <w:rsid w:val="00F47FF0"/>
    <w:rsid w:val="00F5053D"/>
    <w:rsid w:val="00F50582"/>
    <w:rsid w:val="00F509A8"/>
    <w:rsid w:val="00F50BD4"/>
    <w:rsid w:val="00F514DF"/>
    <w:rsid w:val="00F51766"/>
    <w:rsid w:val="00F5182A"/>
    <w:rsid w:val="00F5193C"/>
    <w:rsid w:val="00F51CD7"/>
    <w:rsid w:val="00F51FA1"/>
    <w:rsid w:val="00F51FB7"/>
    <w:rsid w:val="00F522BD"/>
    <w:rsid w:val="00F522EE"/>
    <w:rsid w:val="00F5233D"/>
    <w:rsid w:val="00F523C4"/>
    <w:rsid w:val="00F5250B"/>
    <w:rsid w:val="00F52556"/>
    <w:rsid w:val="00F52BF4"/>
    <w:rsid w:val="00F52D49"/>
    <w:rsid w:val="00F531C1"/>
    <w:rsid w:val="00F53CB1"/>
    <w:rsid w:val="00F53F5A"/>
    <w:rsid w:val="00F5429A"/>
    <w:rsid w:val="00F54C2A"/>
    <w:rsid w:val="00F54EB5"/>
    <w:rsid w:val="00F55075"/>
    <w:rsid w:val="00F55434"/>
    <w:rsid w:val="00F5548A"/>
    <w:rsid w:val="00F55619"/>
    <w:rsid w:val="00F55E3E"/>
    <w:rsid w:val="00F55E95"/>
    <w:rsid w:val="00F56127"/>
    <w:rsid w:val="00F5659E"/>
    <w:rsid w:val="00F56A20"/>
    <w:rsid w:val="00F56B75"/>
    <w:rsid w:val="00F56F6D"/>
    <w:rsid w:val="00F56F7A"/>
    <w:rsid w:val="00F571D3"/>
    <w:rsid w:val="00F57904"/>
    <w:rsid w:val="00F57AD6"/>
    <w:rsid w:val="00F57B85"/>
    <w:rsid w:val="00F57C32"/>
    <w:rsid w:val="00F6006A"/>
    <w:rsid w:val="00F6023B"/>
    <w:rsid w:val="00F6044B"/>
    <w:rsid w:val="00F606DA"/>
    <w:rsid w:val="00F60C45"/>
    <w:rsid w:val="00F61026"/>
    <w:rsid w:val="00F61589"/>
    <w:rsid w:val="00F618ED"/>
    <w:rsid w:val="00F61E50"/>
    <w:rsid w:val="00F61F1E"/>
    <w:rsid w:val="00F6306E"/>
    <w:rsid w:val="00F63AAF"/>
    <w:rsid w:val="00F63B29"/>
    <w:rsid w:val="00F63D48"/>
    <w:rsid w:val="00F647BA"/>
    <w:rsid w:val="00F64E2B"/>
    <w:rsid w:val="00F6528A"/>
    <w:rsid w:val="00F65756"/>
    <w:rsid w:val="00F65AF5"/>
    <w:rsid w:val="00F65BEA"/>
    <w:rsid w:val="00F65EAA"/>
    <w:rsid w:val="00F6616C"/>
    <w:rsid w:val="00F662CA"/>
    <w:rsid w:val="00F666ED"/>
    <w:rsid w:val="00F66786"/>
    <w:rsid w:val="00F66912"/>
    <w:rsid w:val="00F6698C"/>
    <w:rsid w:val="00F66A91"/>
    <w:rsid w:val="00F66F08"/>
    <w:rsid w:val="00F671A2"/>
    <w:rsid w:val="00F673DC"/>
    <w:rsid w:val="00F67665"/>
    <w:rsid w:val="00F679F1"/>
    <w:rsid w:val="00F67C73"/>
    <w:rsid w:val="00F70813"/>
    <w:rsid w:val="00F71477"/>
    <w:rsid w:val="00F71520"/>
    <w:rsid w:val="00F71936"/>
    <w:rsid w:val="00F719DA"/>
    <w:rsid w:val="00F71ABA"/>
    <w:rsid w:val="00F72076"/>
    <w:rsid w:val="00F72141"/>
    <w:rsid w:val="00F72DE3"/>
    <w:rsid w:val="00F72F3D"/>
    <w:rsid w:val="00F72FAC"/>
    <w:rsid w:val="00F730F8"/>
    <w:rsid w:val="00F7364C"/>
    <w:rsid w:val="00F7395E"/>
    <w:rsid w:val="00F73A20"/>
    <w:rsid w:val="00F73C06"/>
    <w:rsid w:val="00F73EE9"/>
    <w:rsid w:val="00F74549"/>
    <w:rsid w:val="00F74DA6"/>
    <w:rsid w:val="00F74EF4"/>
    <w:rsid w:val="00F74F0F"/>
    <w:rsid w:val="00F75AC3"/>
    <w:rsid w:val="00F763CF"/>
    <w:rsid w:val="00F7656F"/>
    <w:rsid w:val="00F774B6"/>
    <w:rsid w:val="00F77907"/>
    <w:rsid w:val="00F77D56"/>
    <w:rsid w:val="00F77FE9"/>
    <w:rsid w:val="00F80634"/>
    <w:rsid w:val="00F80B3B"/>
    <w:rsid w:val="00F813F7"/>
    <w:rsid w:val="00F81666"/>
    <w:rsid w:val="00F8180C"/>
    <w:rsid w:val="00F81880"/>
    <w:rsid w:val="00F81978"/>
    <w:rsid w:val="00F81BC5"/>
    <w:rsid w:val="00F81CD3"/>
    <w:rsid w:val="00F8201D"/>
    <w:rsid w:val="00F829C7"/>
    <w:rsid w:val="00F8311A"/>
    <w:rsid w:val="00F833DC"/>
    <w:rsid w:val="00F83D31"/>
    <w:rsid w:val="00F83DC1"/>
    <w:rsid w:val="00F84107"/>
    <w:rsid w:val="00F848E0"/>
    <w:rsid w:val="00F84F0A"/>
    <w:rsid w:val="00F8527E"/>
    <w:rsid w:val="00F85B72"/>
    <w:rsid w:val="00F85BD8"/>
    <w:rsid w:val="00F85BF6"/>
    <w:rsid w:val="00F85F14"/>
    <w:rsid w:val="00F85FA1"/>
    <w:rsid w:val="00F8622B"/>
    <w:rsid w:val="00F86483"/>
    <w:rsid w:val="00F865A4"/>
    <w:rsid w:val="00F87622"/>
    <w:rsid w:val="00F8CB67"/>
    <w:rsid w:val="00F90571"/>
    <w:rsid w:val="00F90BDE"/>
    <w:rsid w:val="00F90CC0"/>
    <w:rsid w:val="00F90CF9"/>
    <w:rsid w:val="00F90D90"/>
    <w:rsid w:val="00F91F98"/>
    <w:rsid w:val="00F92094"/>
    <w:rsid w:val="00F9224B"/>
    <w:rsid w:val="00F92495"/>
    <w:rsid w:val="00F92652"/>
    <w:rsid w:val="00F926B2"/>
    <w:rsid w:val="00F930ED"/>
    <w:rsid w:val="00F931B4"/>
    <w:rsid w:val="00F93851"/>
    <w:rsid w:val="00F938D0"/>
    <w:rsid w:val="00F93C62"/>
    <w:rsid w:val="00F93EE8"/>
    <w:rsid w:val="00F945D5"/>
    <w:rsid w:val="00F946E8"/>
    <w:rsid w:val="00F94748"/>
    <w:rsid w:val="00F94CE1"/>
    <w:rsid w:val="00F95696"/>
    <w:rsid w:val="00F95CC5"/>
    <w:rsid w:val="00F95FC7"/>
    <w:rsid w:val="00F962C1"/>
    <w:rsid w:val="00F963C7"/>
    <w:rsid w:val="00F96554"/>
    <w:rsid w:val="00F9690C"/>
    <w:rsid w:val="00F96A11"/>
    <w:rsid w:val="00F96B78"/>
    <w:rsid w:val="00F96CE0"/>
    <w:rsid w:val="00F96D91"/>
    <w:rsid w:val="00F96DE2"/>
    <w:rsid w:val="00F96FFE"/>
    <w:rsid w:val="00F970E3"/>
    <w:rsid w:val="00F972B8"/>
    <w:rsid w:val="00F972F2"/>
    <w:rsid w:val="00F978DF"/>
    <w:rsid w:val="00F97B35"/>
    <w:rsid w:val="00F97DEB"/>
    <w:rsid w:val="00FA00C1"/>
    <w:rsid w:val="00FA07EC"/>
    <w:rsid w:val="00FA09C8"/>
    <w:rsid w:val="00FA0C87"/>
    <w:rsid w:val="00FA0F22"/>
    <w:rsid w:val="00FA0FED"/>
    <w:rsid w:val="00FA1754"/>
    <w:rsid w:val="00FA1864"/>
    <w:rsid w:val="00FA1C95"/>
    <w:rsid w:val="00FA220B"/>
    <w:rsid w:val="00FA22FA"/>
    <w:rsid w:val="00FA25A2"/>
    <w:rsid w:val="00FA2898"/>
    <w:rsid w:val="00FA2C96"/>
    <w:rsid w:val="00FA2CB9"/>
    <w:rsid w:val="00FA30DA"/>
    <w:rsid w:val="00FA3B26"/>
    <w:rsid w:val="00FA4119"/>
    <w:rsid w:val="00FA415A"/>
    <w:rsid w:val="00FA515A"/>
    <w:rsid w:val="00FA57B0"/>
    <w:rsid w:val="00FA5A4C"/>
    <w:rsid w:val="00FA65D7"/>
    <w:rsid w:val="00FA7261"/>
    <w:rsid w:val="00FA73A3"/>
    <w:rsid w:val="00FA74B6"/>
    <w:rsid w:val="00FA7C75"/>
    <w:rsid w:val="00FB0383"/>
    <w:rsid w:val="00FB0392"/>
    <w:rsid w:val="00FB0504"/>
    <w:rsid w:val="00FB127C"/>
    <w:rsid w:val="00FB1457"/>
    <w:rsid w:val="00FB1626"/>
    <w:rsid w:val="00FB1CF6"/>
    <w:rsid w:val="00FB1FF5"/>
    <w:rsid w:val="00FB2074"/>
    <w:rsid w:val="00FB297C"/>
    <w:rsid w:val="00FB2C1A"/>
    <w:rsid w:val="00FB338B"/>
    <w:rsid w:val="00FB3513"/>
    <w:rsid w:val="00FB3723"/>
    <w:rsid w:val="00FB3B11"/>
    <w:rsid w:val="00FB3D11"/>
    <w:rsid w:val="00FB3D49"/>
    <w:rsid w:val="00FB3E23"/>
    <w:rsid w:val="00FB4343"/>
    <w:rsid w:val="00FB485D"/>
    <w:rsid w:val="00FB49E7"/>
    <w:rsid w:val="00FB52B0"/>
    <w:rsid w:val="00FB5565"/>
    <w:rsid w:val="00FB56A3"/>
    <w:rsid w:val="00FB5B3C"/>
    <w:rsid w:val="00FB5B92"/>
    <w:rsid w:val="00FB5C8D"/>
    <w:rsid w:val="00FB5F7C"/>
    <w:rsid w:val="00FB6365"/>
    <w:rsid w:val="00FB655C"/>
    <w:rsid w:val="00FB68CC"/>
    <w:rsid w:val="00FB6A3A"/>
    <w:rsid w:val="00FB6C63"/>
    <w:rsid w:val="00FB6CBC"/>
    <w:rsid w:val="00FB6DD7"/>
    <w:rsid w:val="00FB71EC"/>
    <w:rsid w:val="00FB75C6"/>
    <w:rsid w:val="00FB7947"/>
    <w:rsid w:val="00FB7D3C"/>
    <w:rsid w:val="00FC0471"/>
    <w:rsid w:val="00FC05FB"/>
    <w:rsid w:val="00FC107B"/>
    <w:rsid w:val="00FC1093"/>
    <w:rsid w:val="00FC11DE"/>
    <w:rsid w:val="00FC13D8"/>
    <w:rsid w:val="00FC16BC"/>
    <w:rsid w:val="00FC22DB"/>
    <w:rsid w:val="00FC27F3"/>
    <w:rsid w:val="00FC301F"/>
    <w:rsid w:val="00FC3179"/>
    <w:rsid w:val="00FC3619"/>
    <w:rsid w:val="00FC4B00"/>
    <w:rsid w:val="00FC4F5C"/>
    <w:rsid w:val="00FC50CA"/>
    <w:rsid w:val="00FC5310"/>
    <w:rsid w:val="00FC6174"/>
    <w:rsid w:val="00FC6437"/>
    <w:rsid w:val="00FC6748"/>
    <w:rsid w:val="00FC681A"/>
    <w:rsid w:val="00FC6CB1"/>
    <w:rsid w:val="00FC6E26"/>
    <w:rsid w:val="00FC76B2"/>
    <w:rsid w:val="00FC7E66"/>
    <w:rsid w:val="00FC7F72"/>
    <w:rsid w:val="00FD02BE"/>
    <w:rsid w:val="00FD0353"/>
    <w:rsid w:val="00FD0369"/>
    <w:rsid w:val="00FD0620"/>
    <w:rsid w:val="00FD0DFD"/>
    <w:rsid w:val="00FD11B5"/>
    <w:rsid w:val="00FD14F8"/>
    <w:rsid w:val="00FD1662"/>
    <w:rsid w:val="00FD18DF"/>
    <w:rsid w:val="00FD1983"/>
    <w:rsid w:val="00FD19C3"/>
    <w:rsid w:val="00FD1B1C"/>
    <w:rsid w:val="00FD1CC9"/>
    <w:rsid w:val="00FD20F4"/>
    <w:rsid w:val="00FD2641"/>
    <w:rsid w:val="00FD2F24"/>
    <w:rsid w:val="00FD3167"/>
    <w:rsid w:val="00FD34C9"/>
    <w:rsid w:val="00FD353B"/>
    <w:rsid w:val="00FD38D7"/>
    <w:rsid w:val="00FD4A3A"/>
    <w:rsid w:val="00FD4FC1"/>
    <w:rsid w:val="00FD51C9"/>
    <w:rsid w:val="00FD5257"/>
    <w:rsid w:val="00FD533B"/>
    <w:rsid w:val="00FD564E"/>
    <w:rsid w:val="00FD5F3A"/>
    <w:rsid w:val="00FD60E8"/>
    <w:rsid w:val="00FD6115"/>
    <w:rsid w:val="00FD6F7C"/>
    <w:rsid w:val="00FD6F99"/>
    <w:rsid w:val="00FD731F"/>
    <w:rsid w:val="00FD763A"/>
    <w:rsid w:val="00FD7840"/>
    <w:rsid w:val="00FD7911"/>
    <w:rsid w:val="00FD7939"/>
    <w:rsid w:val="00FE08A3"/>
    <w:rsid w:val="00FE0D3A"/>
    <w:rsid w:val="00FE0ED0"/>
    <w:rsid w:val="00FE0F01"/>
    <w:rsid w:val="00FE0F29"/>
    <w:rsid w:val="00FE0F30"/>
    <w:rsid w:val="00FE10A9"/>
    <w:rsid w:val="00FE132F"/>
    <w:rsid w:val="00FE192F"/>
    <w:rsid w:val="00FE1AA9"/>
    <w:rsid w:val="00FE1AC2"/>
    <w:rsid w:val="00FE1B27"/>
    <w:rsid w:val="00FE1C24"/>
    <w:rsid w:val="00FE1DB2"/>
    <w:rsid w:val="00FE2366"/>
    <w:rsid w:val="00FE2907"/>
    <w:rsid w:val="00FE3CD6"/>
    <w:rsid w:val="00FE42B2"/>
    <w:rsid w:val="00FE4553"/>
    <w:rsid w:val="00FE4ACE"/>
    <w:rsid w:val="00FE4C76"/>
    <w:rsid w:val="00FE64AA"/>
    <w:rsid w:val="00FE64D7"/>
    <w:rsid w:val="00FE6865"/>
    <w:rsid w:val="00FE688B"/>
    <w:rsid w:val="00FE6F56"/>
    <w:rsid w:val="00FE721E"/>
    <w:rsid w:val="00FE7675"/>
    <w:rsid w:val="00FE7A44"/>
    <w:rsid w:val="00FF0232"/>
    <w:rsid w:val="00FF02D9"/>
    <w:rsid w:val="00FF13E9"/>
    <w:rsid w:val="00FF190D"/>
    <w:rsid w:val="00FF1E72"/>
    <w:rsid w:val="00FF26BD"/>
    <w:rsid w:val="00FF27DF"/>
    <w:rsid w:val="00FF28DE"/>
    <w:rsid w:val="00FF317B"/>
    <w:rsid w:val="00FF34CE"/>
    <w:rsid w:val="00FF351F"/>
    <w:rsid w:val="00FF3FEB"/>
    <w:rsid w:val="00FF4079"/>
    <w:rsid w:val="00FF43B3"/>
    <w:rsid w:val="00FF4541"/>
    <w:rsid w:val="00FF47D7"/>
    <w:rsid w:val="00FF4DEC"/>
    <w:rsid w:val="00FF56D4"/>
    <w:rsid w:val="00FF5940"/>
    <w:rsid w:val="00FF5A26"/>
    <w:rsid w:val="00FF6513"/>
    <w:rsid w:val="00FF6591"/>
    <w:rsid w:val="00FF6701"/>
    <w:rsid w:val="00FF7287"/>
    <w:rsid w:val="00FF73A3"/>
    <w:rsid w:val="00FF7800"/>
    <w:rsid w:val="00FF786F"/>
    <w:rsid w:val="00FF78A8"/>
    <w:rsid w:val="0105FE3C"/>
    <w:rsid w:val="01065681"/>
    <w:rsid w:val="013CEC19"/>
    <w:rsid w:val="01407DB6"/>
    <w:rsid w:val="01478E8C"/>
    <w:rsid w:val="015EE73A"/>
    <w:rsid w:val="0169DF7C"/>
    <w:rsid w:val="016B7AA3"/>
    <w:rsid w:val="01A1408A"/>
    <w:rsid w:val="01A99662"/>
    <w:rsid w:val="01B0C6B8"/>
    <w:rsid w:val="01C67087"/>
    <w:rsid w:val="01E48381"/>
    <w:rsid w:val="01F45697"/>
    <w:rsid w:val="01F63C59"/>
    <w:rsid w:val="01F86EB8"/>
    <w:rsid w:val="02010B62"/>
    <w:rsid w:val="0207F217"/>
    <w:rsid w:val="020E686C"/>
    <w:rsid w:val="02352957"/>
    <w:rsid w:val="0245202B"/>
    <w:rsid w:val="024E9D76"/>
    <w:rsid w:val="025A18EF"/>
    <w:rsid w:val="026EE972"/>
    <w:rsid w:val="027749B4"/>
    <w:rsid w:val="028B86CA"/>
    <w:rsid w:val="029CB34F"/>
    <w:rsid w:val="029CBC44"/>
    <w:rsid w:val="029EA6DB"/>
    <w:rsid w:val="02A14AF8"/>
    <w:rsid w:val="02A1B69E"/>
    <w:rsid w:val="02A50026"/>
    <w:rsid w:val="02CED667"/>
    <w:rsid w:val="02E4709A"/>
    <w:rsid w:val="02FB3E48"/>
    <w:rsid w:val="032FCBDB"/>
    <w:rsid w:val="0335762D"/>
    <w:rsid w:val="034C8349"/>
    <w:rsid w:val="034E2FCC"/>
    <w:rsid w:val="0363F5B1"/>
    <w:rsid w:val="03680ED7"/>
    <w:rsid w:val="03AB0232"/>
    <w:rsid w:val="03B5D860"/>
    <w:rsid w:val="03C2C360"/>
    <w:rsid w:val="03C7FB00"/>
    <w:rsid w:val="03CE56EA"/>
    <w:rsid w:val="03D453AD"/>
    <w:rsid w:val="03E542FD"/>
    <w:rsid w:val="03EE1A09"/>
    <w:rsid w:val="0407917A"/>
    <w:rsid w:val="040C1BF6"/>
    <w:rsid w:val="040FF748"/>
    <w:rsid w:val="0414D443"/>
    <w:rsid w:val="0416D7B3"/>
    <w:rsid w:val="0423BC6C"/>
    <w:rsid w:val="0440AA98"/>
    <w:rsid w:val="04514700"/>
    <w:rsid w:val="045778DE"/>
    <w:rsid w:val="045BF043"/>
    <w:rsid w:val="0460C65C"/>
    <w:rsid w:val="046AC033"/>
    <w:rsid w:val="047C10F1"/>
    <w:rsid w:val="04921808"/>
    <w:rsid w:val="0492C403"/>
    <w:rsid w:val="04940E5B"/>
    <w:rsid w:val="0497AF44"/>
    <w:rsid w:val="0499BBA2"/>
    <w:rsid w:val="04B75C5B"/>
    <w:rsid w:val="04BB8622"/>
    <w:rsid w:val="04C04600"/>
    <w:rsid w:val="04C663A9"/>
    <w:rsid w:val="04C88FBC"/>
    <w:rsid w:val="04DE3855"/>
    <w:rsid w:val="053B98D7"/>
    <w:rsid w:val="053C92E5"/>
    <w:rsid w:val="0561EA04"/>
    <w:rsid w:val="05634FBA"/>
    <w:rsid w:val="0572C138"/>
    <w:rsid w:val="058C235D"/>
    <w:rsid w:val="059EEC84"/>
    <w:rsid w:val="05C605F3"/>
    <w:rsid w:val="05DCE38E"/>
    <w:rsid w:val="05E006A9"/>
    <w:rsid w:val="05E5F92E"/>
    <w:rsid w:val="060BE1DC"/>
    <w:rsid w:val="060DDFF7"/>
    <w:rsid w:val="06188796"/>
    <w:rsid w:val="061A6797"/>
    <w:rsid w:val="061AF608"/>
    <w:rsid w:val="061FE408"/>
    <w:rsid w:val="06251081"/>
    <w:rsid w:val="06357CB4"/>
    <w:rsid w:val="0639AAF6"/>
    <w:rsid w:val="063FFC19"/>
    <w:rsid w:val="065B8E16"/>
    <w:rsid w:val="066782BB"/>
    <w:rsid w:val="067B3CE8"/>
    <w:rsid w:val="0685423C"/>
    <w:rsid w:val="0698D592"/>
    <w:rsid w:val="06AC75DA"/>
    <w:rsid w:val="06AF38F3"/>
    <w:rsid w:val="06CB7B03"/>
    <w:rsid w:val="06D09E98"/>
    <w:rsid w:val="06DE61B6"/>
    <w:rsid w:val="06E2A313"/>
    <w:rsid w:val="06EC2834"/>
    <w:rsid w:val="06F686E4"/>
    <w:rsid w:val="06FC957A"/>
    <w:rsid w:val="07046C99"/>
    <w:rsid w:val="07142448"/>
    <w:rsid w:val="07156E72"/>
    <w:rsid w:val="071B2870"/>
    <w:rsid w:val="071DC28D"/>
    <w:rsid w:val="071DDF0C"/>
    <w:rsid w:val="07204C03"/>
    <w:rsid w:val="072933B0"/>
    <w:rsid w:val="073B94A2"/>
    <w:rsid w:val="073F8C7E"/>
    <w:rsid w:val="074401D2"/>
    <w:rsid w:val="074FE0AF"/>
    <w:rsid w:val="07558B74"/>
    <w:rsid w:val="076BAFD9"/>
    <w:rsid w:val="07768680"/>
    <w:rsid w:val="07769EA1"/>
    <w:rsid w:val="077957F9"/>
    <w:rsid w:val="078D233F"/>
    <w:rsid w:val="0791198B"/>
    <w:rsid w:val="07D57ABF"/>
    <w:rsid w:val="07E6DEA3"/>
    <w:rsid w:val="07E97DBA"/>
    <w:rsid w:val="07EA164B"/>
    <w:rsid w:val="07F89901"/>
    <w:rsid w:val="07FAF213"/>
    <w:rsid w:val="07FBDD8E"/>
    <w:rsid w:val="08032D5E"/>
    <w:rsid w:val="0808D24B"/>
    <w:rsid w:val="080D9120"/>
    <w:rsid w:val="081CF7FB"/>
    <w:rsid w:val="08220054"/>
    <w:rsid w:val="0828989D"/>
    <w:rsid w:val="084EDA68"/>
    <w:rsid w:val="085204CC"/>
    <w:rsid w:val="0857E54A"/>
    <w:rsid w:val="085C67DC"/>
    <w:rsid w:val="0863AF41"/>
    <w:rsid w:val="086423C9"/>
    <w:rsid w:val="087F4894"/>
    <w:rsid w:val="08904768"/>
    <w:rsid w:val="08980D29"/>
    <w:rsid w:val="08A558FB"/>
    <w:rsid w:val="08A940D2"/>
    <w:rsid w:val="08C21B83"/>
    <w:rsid w:val="08CBC2C2"/>
    <w:rsid w:val="08CF158F"/>
    <w:rsid w:val="08F184A0"/>
    <w:rsid w:val="08FAE01B"/>
    <w:rsid w:val="09219EEC"/>
    <w:rsid w:val="0925F5B0"/>
    <w:rsid w:val="092D9BAA"/>
    <w:rsid w:val="0933147D"/>
    <w:rsid w:val="09439A08"/>
    <w:rsid w:val="0943EAAD"/>
    <w:rsid w:val="094AAE56"/>
    <w:rsid w:val="095BF46F"/>
    <w:rsid w:val="0960F613"/>
    <w:rsid w:val="0971D3FC"/>
    <w:rsid w:val="0980E14C"/>
    <w:rsid w:val="0988D334"/>
    <w:rsid w:val="099A5428"/>
    <w:rsid w:val="099AF935"/>
    <w:rsid w:val="09A8FEBB"/>
    <w:rsid w:val="09AB1C14"/>
    <w:rsid w:val="09B1E570"/>
    <w:rsid w:val="09C4A792"/>
    <w:rsid w:val="09C80CBE"/>
    <w:rsid w:val="09D03FB8"/>
    <w:rsid w:val="09D7BF94"/>
    <w:rsid w:val="09E1A009"/>
    <w:rsid w:val="09E40016"/>
    <w:rsid w:val="09E46D70"/>
    <w:rsid w:val="09FB7FCB"/>
    <w:rsid w:val="09FF0EF6"/>
    <w:rsid w:val="0A1424C6"/>
    <w:rsid w:val="0A2B63BD"/>
    <w:rsid w:val="0A33F519"/>
    <w:rsid w:val="0A41D8F8"/>
    <w:rsid w:val="0A4D443B"/>
    <w:rsid w:val="0A7078CD"/>
    <w:rsid w:val="0A713FBF"/>
    <w:rsid w:val="0A932634"/>
    <w:rsid w:val="0A93C799"/>
    <w:rsid w:val="0A982BD0"/>
    <w:rsid w:val="0AA45145"/>
    <w:rsid w:val="0AA87BE3"/>
    <w:rsid w:val="0AB0A5B2"/>
    <w:rsid w:val="0AB1124E"/>
    <w:rsid w:val="0AB20022"/>
    <w:rsid w:val="0AB47451"/>
    <w:rsid w:val="0AB58B5F"/>
    <w:rsid w:val="0ABFE88A"/>
    <w:rsid w:val="0AC9137D"/>
    <w:rsid w:val="0AD639F1"/>
    <w:rsid w:val="0AE278C8"/>
    <w:rsid w:val="0AE7694E"/>
    <w:rsid w:val="0AFD8607"/>
    <w:rsid w:val="0B097A6E"/>
    <w:rsid w:val="0B0EEF59"/>
    <w:rsid w:val="0B24649B"/>
    <w:rsid w:val="0B462C79"/>
    <w:rsid w:val="0B4F0968"/>
    <w:rsid w:val="0B6A4B10"/>
    <w:rsid w:val="0B8DEBEA"/>
    <w:rsid w:val="0B910D5F"/>
    <w:rsid w:val="0B91A1E4"/>
    <w:rsid w:val="0B9F94B6"/>
    <w:rsid w:val="0BA2891A"/>
    <w:rsid w:val="0BE1C471"/>
    <w:rsid w:val="0BEBABB9"/>
    <w:rsid w:val="0BFE613F"/>
    <w:rsid w:val="0C0142BA"/>
    <w:rsid w:val="0C054054"/>
    <w:rsid w:val="0C0E2865"/>
    <w:rsid w:val="0C100359"/>
    <w:rsid w:val="0C10DFEF"/>
    <w:rsid w:val="0C15C299"/>
    <w:rsid w:val="0C3385D8"/>
    <w:rsid w:val="0C4340C9"/>
    <w:rsid w:val="0C4FE346"/>
    <w:rsid w:val="0C51F189"/>
    <w:rsid w:val="0C5DA50A"/>
    <w:rsid w:val="0C83F553"/>
    <w:rsid w:val="0C84B35F"/>
    <w:rsid w:val="0CAA8935"/>
    <w:rsid w:val="0CAFF68E"/>
    <w:rsid w:val="0CBA3E7D"/>
    <w:rsid w:val="0CBA4EE4"/>
    <w:rsid w:val="0CCCFD66"/>
    <w:rsid w:val="0CE141A3"/>
    <w:rsid w:val="0CF00B71"/>
    <w:rsid w:val="0CF16E76"/>
    <w:rsid w:val="0CFCC82F"/>
    <w:rsid w:val="0D0A4DA7"/>
    <w:rsid w:val="0D12ABA9"/>
    <w:rsid w:val="0D17267C"/>
    <w:rsid w:val="0D24C688"/>
    <w:rsid w:val="0D28268B"/>
    <w:rsid w:val="0D31E9CE"/>
    <w:rsid w:val="0D3D7D97"/>
    <w:rsid w:val="0D459166"/>
    <w:rsid w:val="0D470A3A"/>
    <w:rsid w:val="0D6550D9"/>
    <w:rsid w:val="0D6AAE7F"/>
    <w:rsid w:val="0D6F0D70"/>
    <w:rsid w:val="0D77D801"/>
    <w:rsid w:val="0D77FCD6"/>
    <w:rsid w:val="0DAB02FA"/>
    <w:rsid w:val="0DB4E410"/>
    <w:rsid w:val="0DB8A51A"/>
    <w:rsid w:val="0DCAA771"/>
    <w:rsid w:val="0DE6FA68"/>
    <w:rsid w:val="0DF11646"/>
    <w:rsid w:val="0DF67442"/>
    <w:rsid w:val="0DFB23C6"/>
    <w:rsid w:val="0E035833"/>
    <w:rsid w:val="0E14292D"/>
    <w:rsid w:val="0E253890"/>
    <w:rsid w:val="0E2BCEC6"/>
    <w:rsid w:val="0E346314"/>
    <w:rsid w:val="0E48D5E5"/>
    <w:rsid w:val="0E59AFEE"/>
    <w:rsid w:val="0E5ADA2B"/>
    <w:rsid w:val="0E5F4C85"/>
    <w:rsid w:val="0E65DF95"/>
    <w:rsid w:val="0E76DE07"/>
    <w:rsid w:val="0E9E5AB9"/>
    <w:rsid w:val="0EA66838"/>
    <w:rsid w:val="0EAA0FE6"/>
    <w:rsid w:val="0EBA9D21"/>
    <w:rsid w:val="0EC548DA"/>
    <w:rsid w:val="0EC5C822"/>
    <w:rsid w:val="0EDF6102"/>
    <w:rsid w:val="0EF605C2"/>
    <w:rsid w:val="0EFAA35C"/>
    <w:rsid w:val="0F172C7D"/>
    <w:rsid w:val="0F23C67E"/>
    <w:rsid w:val="0F276EFE"/>
    <w:rsid w:val="0F3159FB"/>
    <w:rsid w:val="0F4A241D"/>
    <w:rsid w:val="0F66E3DF"/>
    <w:rsid w:val="0F6CCD09"/>
    <w:rsid w:val="0F6DBC40"/>
    <w:rsid w:val="0F702B70"/>
    <w:rsid w:val="0F7E9D7A"/>
    <w:rsid w:val="0F909ED8"/>
    <w:rsid w:val="0FA7501C"/>
    <w:rsid w:val="0FB8ECC7"/>
    <w:rsid w:val="0FCDCAF9"/>
    <w:rsid w:val="0FCF77B6"/>
    <w:rsid w:val="0FEB8447"/>
    <w:rsid w:val="10029612"/>
    <w:rsid w:val="101161BB"/>
    <w:rsid w:val="1012CD27"/>
    <w:rsid w:val="101C1FB1"/>
    <w:rsid w:val="10291C73"/>
    <w:rsid w:val="102B0AB0"/>
    <w:rsid w:val="103AF579"/>
    <w:rsid w:val="1050240B"/>
    <w:rsid w:val="1059EC4D"/>
    <w:rsid w:val="105D21B0"/>
    <w:rsid w:val="1062B609"/>
    <w:rsid w:val="1079500C"/>
    <w:rsid w:val="107FC234"/>
    <w:rsid w:val="108147EF"/>
    <w:rsid w:val="10848BEF"/>
    <w:rsid w:val="10884A95"/>
    <w:rsid w:val="1098F23A"/>
    <w:rsid w:val="109DCDF7"/>
    <w:rsid w:val="10AF2AEE"/>
    <w:rsid w:val="10BA31E1"/>
    <w:rsid w:val="10C85395"/>
    <w:rsid w:val="10D207EC"/>
    <w:rsid w:val="10EA13C5"/>
    <w:rsid w:val="10F3AA2D"/>
    <w:rsid w:val="110734AB"/>
    <w:rsid w:val="110A01CF"/>
    <w:rsid w:val="110DBF34"/>
    <w:rsid w:val="11296288"/>
    <w:rsid w:val="112B1D01"/>
    <w:rsid w:val="112B8284"/>
    <w:rsid w:val="112E0C4F"/>
    <w:rsid w:val="1133A041"/>
    <w:rsid w:val="11348F4C"/>
    <w:rsid w:val="1136DDC0"/>
    <w:rsid w:val="11382070"/>
    <w:rsid w:val="114C073A"/>
    <w:rsid w:val="115CB2CA"/>
    <w:rsid w:val="116D8285"/>
    <w:rsid w:val="116F3FD8"/>
    <w:rsid w:val="1173BE38"/>
    <w:rsid w:val="11958C10"/>
    <w:rsid w:val="119AF14D"/>
    <w:rsid w:val="11A12BD8"/>
    <w:rsid w:val="11A73545"/>
    <w:rsid w:val="11AB3925"/>
    <w:rsid w:val="11ACFD8B"/>
    <w:rsid w:val="11AFF01E"/>
    <w:rsid w:val="11B95DA5"/>
    <w:rsid w:val="11CF7301"/>
    <w:rsid w:val="11E39FFF"/>
    <w:rsid w:val="11E56877"/>
    <w:rsid w:val="11EB0473"/>
    <w:rsid w:val="11EC71EA"/>
    <w:rsid w:val="121244DF"/>
    <w:rsid w:val="1221C4B8"/>
    <w:rsid w:val="1229D73C"/>
    <w:rsid w:val="123932EE"/>
    <w:rsid w:val="12399289"/>
    <w:rsid w:val="123DD80A"/>
    <w:rsid w:val="124CBEC5"/>
    <w:rsid w:val="126E74FB"/>
    <w:rsid w:val="127A00DA"/>
    <w:rsid w:val="127C226F"/>
    <w:rsid w:val="127EC155"/>
    <w:rsid w:val="1289ABD1"/>
    <w:rsid w:val="128D77F0"/>
    <w:rsid w:val="1290A2F4"/>
    <w:rsid w:val="12AC539D"/>
    <w:rsid w:val="12C768EB"/>
    <w:rsid w:val="12F2F964"/>
    <w:rsid w:val="12F90414"/>
    <w:rsid w:val="12FA4F9C"/>
    <w:rsid w:val="130451D5"/>
    <w:rsid w:val="13153E22"/>
    <w:rsid w:val="1317F0D1"/>
    <w:rsid w:val="132B0DD7"/>
    <w:rsid w:val="132CF584"/>
    <w:rsid w:val="132D552F"/>
    <w:rsid w:val="135231ED"/>
    <w:rsid w:val="13571C7D"/>
    <w:rsid w:val="136EFD2B"/>
    <w:rsid w:val="136FA2DD"/>
    <w:rsid w:val="1370FA5B"/>
    <w:rsid w:val="13716013"/>
    <w:rsid w:val="1378150B"/>
    <w:rsid w:val="138B5D6E"/>
    <w:rsid w:val="13954289"/>
    <w:rsid w:val="1397D28F"/>
    <w:rsid w:val="139821FF"/>
    <w:rsid w:val="139DEA63"/>
    <w:rsid w:val="13AFFDFB"/>
    <w:rsid w:val="13CAC740"/>
    <w:rsid w:val="13CF4B1D"/>
    <w:rsid w:val="13CF9876"/>
    <w:rsid w:val="13CFBD82"/>
    <w:rsid w:val="13DF4A27"/>
    <w:rsid w:val="13EDC677"/>
    <w:rsid w:val="13F3C97C"/>
    <w:rsid w:val="13F3F8A2"/>
    <w:rsid w:val="1400D33F"/>
    <w:rsid w:val="14026FAA"/>
    <w:rsid w:val="14050EB4"/>
    <w:rsid w:val="1406200C"/>
    <w:rsid w:val="140FFB8E"/>
    <w:rsid w:val="14114EE4"/>
    <w:rsid w:val="14177F61"/>
    <w:rsid w:val="141D81A8"/>
    <w:rsid w:val="14205EAC"/>
    <w:rsid w:val="1422158D"/>
    <w:rsid w:val="1431F6E5"/>
    <w:rsid w:val="143AE8C8"/>
    <w:rsid w:val="143E9EBB"/>
    <w:rsid w:val="1443E039"/>
    <w:rsid w:val="145307B1"/>
    <w:rsid w:val="145674C6"/>
    <w:rsid w:val="145C2905"/>
    <w:rsid w:val="1466D2A2"/>
    <w:rsid w:val="14734297"/>
    <w:rsid w:val="147B9C3A"/>
    <w:rsid w:val="148377C3"/>
    <w:rsid w:val="14944E49"/>
    <w:rsid w:val="1498EB5C"/>
    <w:rsid w:val="14A5E5C5"/>
    <w:rsid w:val="14AFB8FD"/>
    <w:rsid w:val="14BD56D5"/>
    <w:rsid w:val="14C432BB"/>
    <w:rsid w:val="14C8D0C9"/>
    <w:rsid w:val="14D7255D"/>
    <w:rsid w:val="14E1562C"/>
    <w:rsid w:val="14E9BB59"/>
    <w:rsid w:val="14F4CB8B"/>
    <w:rsid w:val="15062C78"/>
    <w:rsid w:val="15127792"/>
    <w:rsid w:val="152B377B"/>
    <w:rsid w:val="153A209F"/>
    <w:rsid w:val="154F621A"/>
    <w:rsid w:val="15619F26"/>
    <w:rsid w:val="158F5243"/>
    <w:rsid w:val="1595BD50"/>
    <w:rsid w:val="15972CC1"/>
    <w:rsid w:val="15B3C135"/>
    <w:rsid w:val="15B67719"/>
    <w:rsid w:val="15B97805"/>
    <w:rsid w:val="15C8F64F"/>
    <w:rsid w:val="15C9847F"/>
    <w:rsid w:val="15D52BFA"/>
    <w:rsid w:val="1608006F"/>
    <w:rsid w:val="160D40BE"/>
    <w:rsid w:val="160E25A7"/>
    <w:rsid w:val="16229A1D"/>
    <w:rsid w:val="1639169E"/>
    <w:rsid w:val="1646A099"/>
    <w:rsid w:val="166BD140"/>
    <w:rsid w:val="167558F0"/>
    <w:rsid w:val="16908E4E"/>
    <w:rsid w:val="1691D175"/>
    <w:rsid w:val="16B13CEC"/>
    <w:rsid w:val="16B4F719"/>
    <w:rsid w:val="16C2FEE0"/>
    <w:rsid w:val="16C3F523"/>
    <w:rsid w:val="16D0C509"/>
    <w:rsid w:val="16D3361D"/>
    <w:rsid w:val="16D41E0F"/>
    <w:rsid w:val="16D95A53"/>
    <w:rsid w:val="16D9CE15"/>
    <w:rsid w:val="16DAAE89"/>
    <w:rsid w:val="16F78C19"/>
    <w:rsid w:val="16FEF50F"/>
    <w:rsid w:val="170B2B0F"/>
    <w:rsid w:val="17204EFD"/>
    <w:rsid w:val="172D5D76"/>
    <w:rsid w:val="173F767C"/>
    <w:rsid w:val="17414437"/>
    <w:rsid w:val="17441ECF"/>
    <w:rsid w:val="1756DE21"/>
    <w:rsid w:val="175B9CF3"/>
    <w:rsid w:val="17633660"/>
    <w:rsid w:val="177995B5"/>
    <w:rsid w:val="177F644D"/>
    <w:rsid w:val="1781C5D3"/>
    <w:rsid w:val="17AA8B36"/>
    <w:rsid w:val="17B0EA4A"/>
    <w:rsid w:val="17C22A79"/>
    <w:rsid w:val="17D9274F"/>
    <w:rsid w:val="180EBD3C"/>
    <w:rsid w:val="1818E55C"/>
    <w:rsid w:val="182892CB"/>
    <w:rsid w:val="1844CF34"/>
    <w:rsid w:val="18477F3E"/>
    <w:rsid w:val="1855CB8D"/>
    <w:rsid w:val="185DAF1E"/>
    <w:rsid w:val="186C956A"/>
    <w:rsid w:val="18889E74"/>
    <w:rsid w:val="188D4BAB"/>
    <w:rsid w:val="1897EFAE"/>
    <w:rsid w:val="18BE367B"/>
    <w:rsid w:val="18CB22A2"/>
    <w:rsid w:val="18DC5A89"/>
    <w:rsid w:val="18E2AC30"/>
    <w:rsid w:val="18F5C5FE"/>
    <w:rsid w:val="190E7664"/>
    <w:rsid w:val="1922053B"/>
    <w:rsid w:val="192755A4"/>
    <w:rsid w:val="192A85D5"/>
    <w:rsid w:val="1957B118"/>
    <w:rsid w:val="19586AD7"/>
    <w:rsid w:val="195CC4A2"/>
    <w:rsid w:val="198091CF"/>
    <w:rsid w:val="1984D683"/>
    <w:rsid w:val="199C8924"/>
    <w:rsid w:val="199D9EDB"/>
    <w:rsid w:val="19A45A24"/>
    <w:rsid w:val="19A8C2AA"/>
    <w:rsid w:val="19C32CDB"/>
    <w:rsid w:val="19D16A45"/>
    <w:rsid w:val="19F6BB99"/>
    <w:rsid w:val="1A0321C0"/>
    <w:rsid w:val="1A0C9C4E"/>
    <w:rsid w:val="1A18A2BB"/>
    <w:rsid w:val="1A2BFD57"/>
    <w:rsid w:val="1A2C5136"/>
    <w:rsid w:val="1A41032C"/>
    <w:rsid w:val="1A534BB2"/>
    <w:rsid w:val="1A58D362"/>
    <w:rsid w:val="1A6C5649"/>
    <w:rsid w:val="1A7472B6"/>
    <w:rsid w:val="1A91284D"/>
    <w:rsid w:val="1A99BD35"/>
    <w:rsid w:val="1AC8D5DC"/>
    <w:rsid w:val="1ACF01F8"/>
    <w:rsid w:val="1AEEDB95"/>
    <w:rsid w:val="1AF2D6C4"/>
    <w:rsid w:val="1AF3A170"/>
    <w:rsid w:val="1B003263"/>
    <w:rsid w:val="1B041636"/>
    <w:rsid w:val="1B11628C"/>
    <w:rsid w:val="1B2122AB"/>
    <w:rsid w:val="1B3F2622"/>
    <w:rsid w:val="1B6871BC"/>
    <w:rsid w:val="1B70A38B"/>
    <w:rsid w:val="1B75528B"/>
    <w:rsid w:val="1B7E2AAC"/>
    <w:rsid w:val="1B9236F8"/>
    <w:rsid w:val="1BA9500F"/>
    <w:rsid w:val="1BC1F5A4"/>
    <w:rsid w:val="1BCB528B"/>
    <w:rsid w:val="1BCDA68C"/>
    <w:rsid w:val="1BD40E58"/>
    <w:rsid w:val="1BE9490A"/>
    <w:rsid w:val="1BF14B78"/>
    <w:rsid w:val="1BF732B1"/>
    <w:rsid w:val="1BF7DD35"/>
    <w:rsid w:val="1C08867A"/>
    <w:rsid w:val="1C0B9FC1"/>
    <w:rsid w:val="1C21CBC6"/>
    <w:rsid w:val="1C356890"/>
    <w:rsid w:val="1C3B08C3"/>
    <w:rsid w:val="1C5F59B3"/>
    <w:rsid w:val="1C753D0F"/>
    <w:rsid w:val="1C7C566E"/>
    <w:rsid w:val="1C7CA4B9"/>
    <w:rsid w:val="1C88B73F"/>
    <w:rsid w:val="1CA6DEF3"/>
    <w:rsid w:val="1CAC8D54"/>
    <w:rsid w:val="1CC8E511"/>
    <w:rsid w:val="1CEAD987"/>
    <w:rsid w:val="1CFF1A25"/>
    <w:rsid w:val="1D071D6A"/>
    <w:rsid w:val="1D0BAD3C"/>
    <w:rsid w:val="1D16BFA2"/>
    <w:rsid w:val="1D1C047D"/>
    <w:rsid w:val="1D3916C9"/>
    <w:rsid w:val="1D4F20B6"/>
    <w:rsid w:val="1D576DFD"/>
    <w:rsid w:val="1D67D605"/>
    <w:rsid w:val="1D80109E"/>
    <w:rsid w:val="1DA6FF01"/>
    <w:rsid w:val="1DA8A4A8"/>
    <w:rsid w:val="1DAF2EFA"/>
    <w:rsid w:val="1DB06AFB"/>
    <w:rsid w:val="1DC36051"/>
    <w:rsid w:val="1DD8F628"/>
    <w:rsid w:val="1DDFFC09"/>
    <w:rsid w:val="1DF20F09"/>
    <w:rsid w:val="1DF895F4"/>
    <w:rsid w:val="1DFEB12A"/>
    <w:rsid w:val="1E0E0D0D"/>
    <w:rsid w:val="1E114418"/>
    <w:rsid w:val="1E1C5876"/>
    <w:rsid w:val="1E21FE45"/>
    <w:rsid w:val="1E228EBA"/>
    <w:rsid w:val="1E255F9B"/>
    <w:rsid w:val="1E4021A1"/>
    <w:rsid w:val="1E412EFA"/>
    <w:rsid w:val="1E4A0C48"/>
    <w:rsid w:val="1E5462CD"/>
    <w:rsid w:val="1E57256D"/>
    <w:rsid w:val="1E5D3104"/>
    <w:rsid w:val="1E9B870D"/>
    <w:rsid w:val="1EB5E77A"/>
    <w:rsid w:val="1EB7B85E"/>
    <w:rsid w:val="1EC791B1"/>
    <w:rsid w:val="1ED136EA"/>
    <w:rsid w:val="1EEFC571"/>
    <w:rsid w:val="1F124CD8"/>
    <w:rsid w:val="1F243AD6"/>
    <w:rsid w:val="1F282048"/>
    <w:rsid w:val="1F2B4794"/>
    <w:rsid w:val="1F575010"/>
    <w:rsid w:val="1F5E4F10"/>
    <w:rsid w:val="1F721F9C"/>
    <w:rsid w:val="1F8529A0"/>
    <w:rsid w:val="1FA8D395"/>
    <w:rsid w:val="1FB8F013"/>
    <w:rsid w:val="1FD97CBF"/>
    <w:rsid w:val="1FE25C65"/>
    <w:rsid w:val="1FE4FDCE"/>
    <w:rsid w:val="1FFB1F01"/>
    <w:rsid w:val="20247F0C"/>
    <w:rsid w:val="2032EC95"/>
    <w:rsid w:val="2039622D"/>
    <w:rsid w:val="203D197E"/>
    <w:rsid w:val="204329CF"/>
    <w:rsid w:val="205A333F"/>
    <w:rsid w:val="206576C3"/>
    <w:rsid w:val="2087FB99"/>
    <w:rsid w:val="208C9093"/>
    <w:rsid w:val="2093C1F7"/>
    <w:rsid w:val="209CDBE0"/>
    <w:rsid w:val="20B19AA0"/>
    <w:rsid w:val="20B48094"/>
    <w:rsid w:val="20BF0CFA"/>
    <w:rsid w:val="20C2B858"/>
    <w:rsid w:val="20CC5EE1"/>
    <w:rsid w:val="20D1D684"/>
    <w:rsid w:val="20D650D8"/>
    <w:rsid w:val="20F4C7B2"/>
    <w:rsid w:val="20F68697"/>
    <w:rsid w:val="20FF293F"/>
    <w:rsid w:val="20FF58A1"/>
    <w:rsid w:val="21012710"/>
    <w:rsid w:val="211BD526"/>
    <w:rsid w:val="211F5303"/>
    <w:rsid w:val="21247F41"/>
    <w:rsid w:val="212B06EF"/>
    <w:rsid w:val="213045F8"/>
    <w:rsid w:val="2139DB58"/>
    <w:rsid w:val="214AFBE0"/>
    <w:rsid w:val="216DC4C1"/>
    <w:rsid w:val="2170FD12"/>
    <w:rsid w:val="2176C880"/>
    <w:rsid w:val="2179DCB3"/>
    <w:rsid w:val="21852624"/>
    <w:rsid w:val="2186495E"/>
    <w:rsid w:val="21B70473"/>
    <w:rsid w:val="21CD3CCD"/>
    <w:rsid w:val="21D289D4"/>
    <w:rsid w:val="21D6662E"/>
    <w:rsid w:val="21D66F01"/>
    <w:rsid w:val="21EA1560"/>
    <w:rsid w:val="21EEBC0C"/>
    <w:rsid w:val="21F5E45C"/>
    <w:rsid w:val="22000A3A"/>
    <w:rsid w:val="220C27AB"/>
    <w:rsid w:val="220FBC9E"/>
    <w:rsid w:val="2225DAD9"/>
    <w:rsid w:val="2232425E"/>
    <w:rsid w:val="223EE3AA"/>
    <w:rsid w:val="2241C36B"/>
    <w:rsid w:val="224E4882"/>
    <w:rsid w:val="2254F2B6"/>
    <w:rsid w:val="225F7952"/>
    <w:rsid w:val="22615AF6"/>
    <w:rsid w:val="2270E37F"/>
    <w:rsid w:val="227CD8CA"/>
    <w:rsid w:val="227F105D"/>
    <w:rsid w:val="22A5E75E"/>
    <w:rsid w:val="22B2C434"/>
    <w:rsid w:val="22BB0C0D"/>
    <w:rsid w:val="22BD3FB1"/>
    <w:rsid w:val="22C36AA8"/>
    <w:rsid w:val="22D67199"/>
    <w:rsid w:val="22D8AD71"/>
    <w:rsid w:val="23033E5C"/>
    <w:rsid w:val="23054B69"/>
    <w:rsid w:val="230F787C"/>
    <w:rsid w:val="23303FC3"/>
    <w:rsid w:val="2330D949"/>
    <w:rsid w:val="23315533"/>
    <w:rsid w:val="233380D7"/>
    <w:rsid w:val="2339D1F8"/>
    <w:rsid w:val="23499A2C"/>
    <w:rsid w:val="234E4FA6"/>
    <w:rsid w:val="2360AAF0"/>
    <w:rsid w:val="2360BBB1"/>
    <w:rsid w:val="23673902"/>
    <w:rsid w:val="23685DDC"/>
    <w:rsid w:val="23702657"/>
    <w:rsid w:val="237B6442"/>
    <w:rsid w:val="237C11BA"/>
    <w:rsid w:val="2386D60F"/>
    <w:rsid w:val="238B8C95"/>
    <w:rsid w:val="2390BA2F"/>
    <w:rsid w:val="23B9E80C"/>
    <w:rsid w:val="23D588A0"/>
    <w:rsid w:val="23DFB8A8"/>
    <w:rsid w:val="23E2D7CD"/>
    <w:rsid w:val="240420CD"/>
    <w:rsid w:val="2407B4C3"/>
    <w:rsid w:val="240A0A2E"/>
    <w:rsid w:val="241CCC83"/>
    <w:rsid w:val="241CDD66"/>
    <w:rsid w:val="2422A759"/>
    <w:rsid w:val="2425D8EF"/>
    <w:rsid w:val="24314E34"/>
    <w:rsid w:val="243A4EB8"/>
    <w:rsid w:val="245FCA2E"/>
    <w:rsid w:val="2460301A"/>
    <w:rsid w:val="24654E57"/>
    <w:rsid w:val="246F863C"/>
    <w:rsid w:val="248A0151"/>
    <w:rsid w:val="2492491D"/>
    <w:rsid w:val="24B7D657"/>
    <w:rsid w:val="24C1AD0E"/>
    <w:rsid w:val="24CF770F"/>
    <w:rsid w:val="24F4EAFD"/>
    <w:rsid w:val="24F5B489"/>
    <w:rsid w:val="2508D842"/>
    <w:rsid w:val="250E7369"/>
    <w:rsid w:val="2531F015"/>
    <w:rsid w:val="2536B1A7"/>
    <w:rsid w:val="2542503F"/>
    <w:rsid w:val="254CE319"/>
    <w:rsid w:val="25561EA9"/>
    <w:rsid w:val="25963A13"/>
    <w:rsid w:val="259D0089"/>
    <w:rsid w:val="25BFC97B"/>
    <w:rsid w:val="25CDD983"/>
    <w:rsid w:val="25D5B603"/>
    <w:rsid w:val="25DE2341"/>
    <w:rsid w:val="25E2DE49"/>
    <w:rsid w:val="25E61757"/>
    <w:rsid w:val="25FBCCA9"/>
    <w:rsid w:val="260F7A81"/>
    <w:rsid w:val="2610885F"/>
    <w:rsid w:val="26182AC4"/>
    <w:rsid w:val="26288E6A"/>
    <w:rsid w:val="2628C5A7"/>
    <w:rsid w:val="2683650B"/>
    <w:rsid w:val="26892C56"/>
    <w:rsid w:val="269B1C15"/>
    <w:rsid w:val="26A72558"/>
    <w:rsid w:val="26A7851E"/>
    <w:rsid w:val="26AB7FA7"/>
    <w:rsid w:val="26CDC076"/>
    <w:rsid w:val="26DD8861"/>
    <w:rsid w:val="27016E2F"/>
    <w:rsid w:val="270835B3"/>
    <w:rsid w:val="2708E915"/>
    <w:rsid w:val="270CC20F"/>
    <w:rsid w:val="27392390"/>
    <w:rsid w:val="273ACF77"/>
    <w:rsid w:val="274D8014"/>
    <w:rsid w:val="274F35CD"/>
    <w:rsid w:val="275F1CB5"/>
    <w:rsid w:val="277D50FE"/>
    <w:rsid w:val="27810140"/>
    <w:rsid w:val="2788F922"/>
    <w:rsid w:val="279287B9"/>
    <w:rsid w:val="27969A95"/>
    <w:rsid w:val="279760E3"/>
    <w:rsid w:val="279C051E"/>
    <w:rsid w:val="27A7EA39"/>
    <w:rsid w:val="27CAE866"/>
    <w:rsid w:val="27CB90B4"/>
    <w:rsid w:val="27CF1E5B"/>
    <w:rsid w:val="280B6E9F"/>
    <w:rsid w:val="28203CDF"/>
    <w:rsid w:val="28248311"/>
    <w:rsid w:val="28297870"/>
    <w:rsid w:val="2839653C"/>
    <w:rsid w:val="283A69B1"/>
    <w:rsid w:val="283B1639"/>
    <w:rsid w:val="28408879"/>
    <w:rsid w:val="2850030A"/>
    <w:rsid w:val="2855C95B"/>
    <w:rsid w:val="285D6931"/>
    <w:rsid w:val="28661D52"/>
    <w:rsid w:val="28696515"/>
    <w:rsid w:val="28796E75"/>
    <w:rsid w:val="28818936"/>
    <w:rsid w:val="288CD98B"/>
    <w:rsid w:val="28A147C8"/>
    <w:rsid w:val="28AF1614"/>
    <w:rsid w:val="28B730A4"/>
    <w:rsid w:val="28D1A0D4"/>
    <w:rsid w:val="28D3AEA8"/>
    <w:rsid w:val="28DC2A02"/>
    <w:rsid w:val="28E7F6B5"/>
    <w:rsid w:val="28F42D37"/>
    <w:rsid w:val="2902E92D"/>
    <w:rsid w:val="2906918F"/>
    <w:rsid w:val="290A3FA8"/>
    <w:rsid w:val="290D3469"/>
    <w:rsid w:val="2912B796"/>
    <w:rsid w:val="292CAA87"/>
    <w:rsid w:val="293299E4"/>
    <w:rsid w:val="2932B428"/>
    <w:rsid w:val="2933C1EA"/>
    <w:rsid w:val="2940A7FC"/>
    <w:rsid w:val="2942E32C"/>
    <w:rsid w:val="294690C1"/>
    <w:rsid w:val="2952BEF9"/>
    <w:rsid w:val="295A0B98"/>
    <w:rsid w:val="29646910"/>
    <w:rsid w:val="2995D250"/>
    <w:rsid w:val="299F9DA9"/>
    <w:rsid w:val="29A248FB"/>
    <w:rsid w:val="29AB6182"/>
    <w:rsid w:val="29BD0932"/>
    <w:rsid w:val="29DF647E"/>
    <w:rsid w:val="29EA746A"/>
    <w:rsid w:val="29F4550F"/>
    <w:rsid w:val="29F6EC7C"/>
    <w:rsid w:val="2A06EC2E"/>
    <w:rsid w:val="2A0DE5BE"/>
    <w:rsid w:val="2A1C4E2C"/>
    <w:rsid w:val="2A3E55D1"/>
    <w:rsid w:val="2A44C7D9"/>
    <w:rsid w:val="2A4B088E"/>
    <w:rsid w:val="2A4D407A"/>
    <w:rsid w:val="2A660D39"/>
    <w:rsid w:val="2A93E31A"/>
    <w:rsid w:val="2AB15238"/>
    <w:rsid w:val="2AD2429F"/>
    <w:rsid w:val="2ADFC5A0"/>
    <w:rsid w:val="2AE6EDA5"/>
    <w:rsid w:val="2AED4916"/>
    <w:rsid w:val="2B0393FA"/>
    <w:rsid w:val="2B04732C"/>
    <w:rsid w:val="2B068D1D"/>
    <w:rsid w:val="2B13BCDA"/>
    <w:rsid w:val="2B226F68"/>
    <w:rsid w:val="2B2E7CEA"/>
    <w:rsid w:val="2B3B3412"/>
    <w:rsid w:val="2B5D9AAE"/>
    <w:rsid w:val="2B5FA727"/>
    <w:rsid w:val="2B6EAAF1"/>
    <w:rsid w:val="2BA343AD"/>
    <w:rsid w:val="2BA41487"/>
    <w:rsid w:val="2BAEFD30"/>
    <w:rsid w:val="2BC3DF2B"/>
    <w:rsid w:val="2BC492E3"/>
    <w:rsid w:val="2BF27734"/>
    <w:rsid w:val="2C088C1E"/>
    <w:rsid w:val="2C187460"/>
    <w:rsid w:val="2C276720"/>
    <w:rsid w:val="2C4128E4"/>
    <w:rsid w:val="2C459946"/>
    <w:rsid w:val="2C511B78"/>
    <w:rsid w:val="2C7B488D"/>
    <w:rsid w:val="2C7DA2A0"/>
    <w:rsid w:val="2C964666"/>
    <w:rsid w:val="2CA39F69"/>
    <w:rsid w:val="2CAC39D9"/>
    <w:rsid w:val="2CB29D3A"/>
    <w:rsid w:val="2CC4EAFA"/>
    <w:rsid w:val="2CEC7FDA"/>
    <w:rsid w:val="2D005B56"/>
    <w:rsid w:val="2D0DE881"/>
    <w:rsid w:val="2D0F91F6"/>
    <w:rsid w:val="2D14110A"/>
    <w:rsid w:val="2D2E4850"/>
    <w:rsid w:val="2D37123C"/>
    <w:rsid w:val="2D374B39"/>
    <w:rsid w:val="2D378352"/>
    <w:rsid w:val="2D3A9C72"/>
    <w:rsid w:val="2D4B8A53"/>
    <w:rsid w:val="2D4C2E17"/>
    <w:rsid w:val="2D54EE78"/>
    <w:rsid w:val="2D56F752"/>
    <w:rsid w:val="2D58C308"/>
    <w:rsid w:val="2D6659A7"/>
    <w:rsid w:val="2D692436"/>
    <w:rsid w:val="2D9597FB"/>
    <w:rsid w:val="2D99A4CA"/>
    <w:rsid w:val="2D9A6C78"/>
    <w:rsid w:val="2D9E1D8E"/>
    <w:rsid w:val="2DA042D1"/>
    <w:rsid w:val="2DA98908"/>
    <w:rsid w:val="2DB323F0"/>
    <w:rsid w:val="2DC49E37"/>
    <w:rsid w:val="2DC506A8"/>
    <w:rsid w:val="2DCA2ADB"/>
    <w:rsid w:val="2DD37FC2"/>
    <w:rsid w:val="2DD4797D"/>
    <w:rsid w:val="2DDD79D0"/>
    <w:rsid w:val="2DEB925D"/>
    <w:rsid w:val="2DEC2AE1"/>
    <w:rsid w:val="2DF36F55"/>
    <w:rsid w:val="2E0DBDA6"/>
    <w:rsid w:val="2E0F0D71"/>
    <w:rsid w:val="2E13AEC3"/>
    <w:rsid w:val="2E19C21E"/>
    <w:rsid w:val="2E1BF73D"/>
    <w:rsid w:val="2E225031"/>
    <w:rsid w:val="2E46E561"/>
    <w:rsid w:val="2E6BABBD"/>
    <w:rsid w:val="2E6DA014"/>
    <w:rsid w:val="2E7303CC"/>
    <w:rsid w:val="2E847D67"/>
    <w:rsid w:val="2E91042C"/>
    <w:rsid w:val="2E9AB1A1"/>
    <w:rsid w:val="2EBCBD87"/>
    <w:rsid w:val="2ECDF409"/>
    <w:rsid w:val="2EDB947C"/>
    <w:rsid w:val="2EDECA3A"/>
    <w:rsid w:val="2EE295CE"/>
    <w:rsid w:val="2EEC15BB"/>
    <w:rsid w:val="2EEC7A43"/>
    <w:rsid w:val="2EEE4AFB"/>
    <w:rsid w:val="2EF85AA9"/>
    <w:rsid w:val="2EFD8DB9"/>
    <w:rsid w:val="2F11B20D"/>
    <w:rsid w:val="2F1B0C52"/>
    <w:rsid w:val="2F1CF9CA"/>
    <w:rsid w:val="2F2D18DE"/>
    <w:rsid w:val="2F423375"/>
    <w:rsid w:val="2F45B183"/>
    <w:rsid w:val="2F58C810"/>
    <w:rsid w:val="2F6CEF97"/>
    <w:rsid w:val="2F8EF396"/>
    <w:rsid w:val="2F9D886B"/>
    <w:rsid w:val="2FB7A6AF"/>
    <w:rsid w:val="2FB912B6"/>
    <w:rsid w:val="2FCE8CAB"/>
    <w:rsid w:val="2FD7B3A3"/>
    <w:rsid w:val="2FD999DD"/>
    <w:rsid w:val="2FE5C837"/>
    <w:rsid w:val="2FF8D890"/>
    <w:rsid w:val="3007A875"/>
    <w:rsid w:val="30094A19"/>
    <w:rsid w:val="30097C13"/>
    <w:rsid w:val="3010489A"/>
    <w:rsid w:val="301687FF"/>
    <w:rsid w:val="30183C0B"/>
    <w:rsid w:val="301D51FE"/>
    <w:rsid w:val="302724DB"/>
    <w:rsid w:val="302E7EE2"/>
    <w:rsid w:val="3034E5B7"/>
    <w:rsid w:val="304B02E6"/>
    <w:rsid w:val="3065DEF1"/>
    <w:rsid w:val="306F7D29"/>
    <w:rsid w:val="307C4B69"/>
    <w:rsid w:val="308F4FDA"/>
    <w:rsid w:val="3096084D"/>
    <w:rsid w:val="30AE2A32"/>
    <w:rsid w:val="30BD6916"/>
    <w:rsid w:val="30D2EF6E"/>
    <w:rsid w:val="30D84253"/>
    <w:rsid w:val="30E42909"/>
    <w:rsid w:val="30F58396"/>
    <w:rsid w:val="30F72C33"/>
    <w:rsid w:val="310C9632"/>
    <w:rsid w:val="3110229E"/>
    <w:rsid w:val="31133492"/>
    <w:rsid w:val="311E2F27"/>
    <w:rsid w:val="312941EC"/>
    <w:rsid w:val="312B0CC1"/>
    <w:rsid w:val="312E2261"/>
    <w:rsid w:val="31396D2B"/>
    <w:rsid w:val="313D8062"/>
    <w:rsid w:val="314ACF5B"/>
    <w:rsid w:val="314D2458"/>
    <w:rsid w:val="314F0FC9"/>
    <w:rsid w:val="316C69A4"/>
    <w:rsid w:val="3175C985"/>
    <w:rsid w:val="31952F3D"/>
    <w:rsid w:val="31B50CF9"/>
    <w:rsid w:val="31B7EEF5"/>
    <w:rsid w:val="31C93007"/>
    <w:rsid w:val="31CB839B"/>
    <w:rsid w:val="31D61CE7"/>
    <w:rsid w:val="31DA9085"/>
    <w:rsid w:val="31DF7108"/>
    <w:rsid w:val="31DF9C6C"/>
    <w:rsid w:val="31DFF4EF"/>
    <w:rsid w:val="31F889B9"/>
    <w:rsid w:val="31FC7758"/>
    <w:rsid w:val="3200A1E9"/>
    <w:rsid w:val="320559F1"/>
    <w:rsid w:val="3219F9EA"/>
    <w:rsid w:val="321C1DE3"/>
    <w:rsid w:val="321C434C"/>
    <w:rsid w:val="32328377"/>
    <w:rsid w:val="324B34DC"/>
    <w:rsid w:val="324E29F1"/>
    <w:rsid w:val="32691EC0"/>
    <w:rsid w:val="326D9300"/>
    <w:rsid w:val="326EE8FD"/>
    <w:rsid w:val="3275238B"/>
    <w:rsid w:val="3282D79B"/>
    <w:rsid w:val="32851DF9"/>
    <w:rsid w:val="32A046F9"/>
    <w:rsid w:val="32A5F287"/>
    <w:rsid w:val="32BE0889"/>
    <w:rsid w:val="32BE3943"/>
    <w:rsid w:val="32D04B14"/>
    <w:rsid w:val="32D12523"/>
    <w:rsid w:val="32D23B89"/>
    <w:rsid w:val="32DC0D94"/>
    <w:rsid w:val="32E1B98E"/>
    <w:rsid w:val="32E8101C"/>
    <w:rsid w:val="33016F1E"/>
    <w:rsid w:val="3308C573"/>
    <w:rsid w:val="3310A6CE"/>
    <w:rsid w:val="331C620A"/>
    <w:rsid w:val="3322B146"/>
    <w:rsid w:val="33277E10"/>
    <w:rsid w:val="33338E02"/>
    <w:rsid w:val="333EA3B6"/>
    <w:rsid w:val="33538A68"/>
    <w:rsid w:val="335740A8"/>
    <w:rsid w:val="337393E0"/>
    <w:rsid w:val="338B393B"/>
    <w:rsid w:val="338CA340"/>
    <w:rsid w:val="33AF2BAB"/>
    <w:rsid w:val="33B104DE"/>
    <w:rsid w:val="33C0D15F"/>
    <w:rsid w:val="33C73B01"/>
    <w:rsid w:val="33CB31E6"/>
    <w:rsid w:val="33E78162"/>
    <w:rsid w:val="33E8F849"/>
    <w:rsid w:val="33F410DA"/>
    <w:rsid w:val="3414DA8C"/>
    <w:rsid w:val="34151D4E"/>
    <w:rsid w:val="341A2312"/>
    <w:rsid w:val="341BE1AD"/>
    <w:rsid w:val="341DDD5F"/>
    <w:rsid w:val="342DE3BE"/>
    <w:rsid w:val="34390130"/>
    <w:rsid w:val="34541BB3"/>
    <w:rsid w:val="3459A9F3"/>
    <w:rsid w:val="345C1248"/>
    <w:rsid w:val="346A9954"/>
    <w:rsid w:val="3471496E"/>
    <w:rsid w:val="34856B06"/>
    <w:rsid w:val="3488578B"/>
    <w:rsid w:val="3490708A"/>
    <w:rsid w:val="34917159"/>
    <w:rsid w:val="349E3509"/>
    <w:rsid w:val="34AA6918"/>
    <w:rsid w:val="34AA6D2D"/>
    <w:rsid w:val="34BA37F7"/>
    <w:rsid w:val="34D15CE0"/>
    <w:rsid w:val="34DD816E"/>
    <w:rsid w:val="34E1C493"/>
    <w:rsid w:val="34F1BAAC"/>
    <w:rsid w:val="34F83048"/>
    <w:rsid w:val="34FF8F38"/>
    <w:rsid w:val="3521073C"/>
    <w:rsid w:val="3527DC7D"/>
    <w:rsid w:val="354C731C"/>
    <w:rsid w:val="3556D915"/>
    <w:rsid w:val="35792CF1"/>
    <w:rsid w:val="3587C2B0"/>
    <w:rsid w:val="358CD6C1"/>
    <w:rsid w:val="358E5216"/>
    <w:rsid w:val="35B174F9"/>
    <w:rsid w:val="35BDFD74"/>
    <w:rsid w:val="35CB2C72"/>
    <w:rsid w:val="35D1A98D"/>
    <w:rsid w:val="35DF83C2"/>
    <w:rsid w:val="35E494A1"/>
    <w:rsid w:val="35EBA6EA"/>
    <w:rsid w:val="35F97118"/>
    <w:rsid w:val="36021B59"/>
    <w:rsid w:val="362FA39A"/>
    <w:rsid w:val="36308FDA"/>
    <w:rsid w:val="3632B39F"/>
    <w:rsid w:val="364C4608"/>
    <w:rsid w:val="365619DE"/>
    <w:rsid w:val="3659760D"/>
    <w:rsid w:val="365B0068"/>
    <w:rsid w:val="365B553C"/>
    <w:rsid w:val="365E1736"/>
    <w:rsid w:val="36615E98"/>
    <w:rsid w:val="3662AAD7"/>
    <w:rsid w:val="366DAAD9"/>
    <w:rsid w:val="366E3C48"/>
    <w:rsid w:val="367566CA"/>
    <w:rsid w:val="36784D52"/>
    <w:rsid w:val="368BD817"/>
    <w:rsid w:val="368FACDB"/>
    <w:rsid w:val="3690461F"/>
    <w:rsid w:val="369E8E02"/>
    <w:rsid w:val="36A2A457"/>
    <w:rsid w:val="36B65FC3"/>
    <w:rsid w:val="36E4C1A1"/>
    <w:rsid w:val="36EB8894"/>
    <w:rsid w:val="36FA7FE1"/>
    <w:rsid w:val="36FDB4EB"/>
    <w:rsid w:val="37058CFA"/>
    <w:rsid w:val="371F22A3"/>
    <w:rsid w:val="37242378"/>
    <w:rsid w:val="372AE462"/>
    <w:rsid w:val="3738D8BD"/>
    <w:rsid w:val="37393440"/>
    <w:rsid w:val="373FA055"/>
    <w:rsid w:val="374060A1"/>
    <w:rsid w:val="376271A8"/>
    <w:rsid w:val="37660289"/>
    <w:rsid w:val="37740B56"/>
    <w:rsid w:val="3786A21F"/>
    <w:rsid w:val="378E4252"/>
    <w:rsid w:val="3792B670"/>
    <w:rsid w:val="379E7CA6"/>
    <w:rsid w:val="37A73CBC"/>
    <w:rsid w:val="37E1221D"/>
    <w:rsid w:val="37E4296E"/>
    <w:rsid w:val="37EFB79D"/>
    <w:rsid w:val="37F910A7"/>
    <w:rsid w:val="38007811"/>
    <w:rsid w:val="3813B196"/>
    <w:rsid w:val="38267B36"/>
    <w:rsid w:val="3827DF1C"/>
    <w:rsid w:val="3838079A"/>
    <w:rsid w:val="383E8C20"/>
    <w:rsid w:val="383EB597"/>
    <w:rsid w:val="38538168"/>
    <w:rsid w:val="38653FDF"/>
    <w:rsid w:val="38663FD0"/>
    <w:rsid w:val="38730F6B"/>
    <w:rsid w:val="3873F911"/>
    <w:rsid w:val="387B73C8"/>
    <w:rsid w:val="387BBDBC"/>
    <w:rsid w:val="3893F763"/>
    <w:rsid w:val="38CDF2BD"/>
    <w:rsid w:val="38D4BDBC"/>
    <w:rsid w:val="38DD0AFD"/>
    <w:rsid w:val="38DF8586"/>
    <w:rsid w:val="38E88FC9"/>
    <w:rsid w:val="38EB101D"/>
    <w:rsid w:val="38F169DD"/>
    <w:rsid w:val="390AF201"/>
    <w:rsid w:val="390B1072"/>
    <w:rsid w:val="3910FC21"/>
    <w:rsid w:val="39114009"/>
    <w:rsid w:val="39130193"/>
    <w:rsid w:val="3913040C"/>
    <w:rsid w:val="39175640"/>
    <w:rsid w:val="3928486B"/>
    <w:rsid w:val="3929FC0A"/>
    <w:rsid w:val="393123EE"/>
    <w:rsid w:val="3949626E"/>
    <w:rsid w:val="394ADF67"/>
    <w:rsid w:val="39658F32"/>
    <w:rsid w:val="397FE852"/>
    <w:rsid w:val="3984D8CF"/>
    <w:rsid w:val="3985EFDE"/>
    <w:rsid w:val="3994DC58"/>
    <w:rsid w:val="39A30F35"/>
    <w:rsid w:val="39B27833"/>
    <w:rsid w:val="39B4B0F6"/>
    <w:rsid w:val="39B768EC"/>
    <w:rsid w:val="39C6EB62"/>
    <w:rsid w:val="39C84210"/>
    <w:rsid w:val="39CDB776"/>
    <w:rsid w:val="39CF4AB6"/>
    <w:rsid w:val="39D019AE"/>
    <w:rsid w:val="39DA2DBC"/>
    <w:rsid w:val="39E4156A"/>
    <w:rsid w:val="39E589FB"/>
    <w:rsid w:val="39EB00D2"/>
    <w:rsid w:val="39EE678D"/>
    <w:rsid w:val="39EF51C9"/>
    <w:rsid w:val="39F10864"/>
    <w:rsid w:val="39FBC7C8"/>
    <w:rsid w:val="3A14044D"/>
    <w:rsid w:val="3A16F2AA"/>
    <w:rsid w:val="3A2C6BEE"/>
    <w:rsid w:val="3A51011F"/>
    <w:rsid w:val="3A52C6E4"/>
    <w:rsid w:val="3A5957E4"/>
    <w:rsid w:val="3A5A56AC"/>
    <w:rsid w:val="3A5F1179"/>
    <w:rsid w:val="3A933F7E"/>
    <w:rsid w:val="3AA66DEE"/>
    <w:rsid w:val="3AA9329A"/>
    <w:rsid w:val="3AB014F3"/>
    <w:rsid w:val="3AB1C4B0"/>
    <w:rsid w:val="3ABD8B90"/>
    <w:rsid w:val="3ABDD583"/>
    <w:rsid w:val="3AC10321"/>
    <w:rsid w:val="3AC60BED"/>
    <w:rsid w:val="3ACE8426"/>
    <w:rsid w:val="3ACEB2D4"/>
    <w:rsid w:val="3AD0C2CB"/>
    <w:rsid w:val="3ADBA7D7"/>
    <w:rsid w:val="3ADFC9CB"/>
    <w:rsid w:val="3AF06974"/>
    <w:rsid w:val="3AF292F4"/>
    <w:rsid w:val="3B08435E"/>
    <w:rsid w:val="3B09E952"/>
    <w:rsid w:val="3B15E357"/>
    <w:rsid w:val="3B2BC384"/>
    <w:rsid w:val="3B3C05A6"/>
    <w:rsid w:val="3B76C66B"/>
    <w:rsid w:val="3B9266C3"/>
    <w:rsid w:val="3B9A8745"/>
    <w:rsid w:val="3BAD6B9C"/>
    <w:rsid w:val="3BBA3E6E"/>
    <w:rsid w:val="3BC6FBD0"/>
    <w:rsid w:val="3BD099D7"/>
    <w:rsid w:val="3BD76517"/>
    <w:rsid w:val="3BDC0547"/>
    <w:rsid w:val="3BE9AD88"/>
    <w:rsid w:val="3C1070B3"/>
    <w:rsid w:val="3C185452"/>
    <w:rsid w:val="3C200F1B"/>
    <w:rsid w:val="3C211C64"/>
    <w:rsid w:val="3C28A9C2"/>
    <w:rsid w:val="3C356724"/>
    <w:rsid w:val="3C3B2F7A"/>
    <w:rsid w:val="3C479E78"/>
    <w:rsid w:val="3C5B59A9"/>
    <w:rsid w:val="3C619C39"/>
    <w:rsid w:val="3C688039"/>
    <w:rsid w:val="3C6C4C19"/>
    <w:rsid w:val="3C744EE0"/>
    <w:rsid w:val="3C7842A3"/>
    <w:rsid w:val="3C7BCC22"/>
    <w:rsid w:val="3C8017C5"/>
    <w:rsid w:val="3C890A40"/>
    <w:rsid w:val="3C939399"/>
    <w:rsid w:val="3CAB1856"/>
    <w:rsid w:val="3CB3453F"/>
    <w:rsid w:val="3CCD905A"/>
    <w:rsid w:val="3CD8FBCA"/>
    <w:rsid w:val="3CDB084C"/>
    <w:rsid w:val="3CE12096"/>
    <w:rsid w:val="3CFCBC2D"/>
    <w:rsid w:val="3CFCF846"/>
    <w:rsid w:val="3CFD045F"/>
    <w:rsid w:val="3D00B2E0"/>
    <w:rsid w:val="3D109015"/>
    <w:rsid w:val="3D282A68"/>
    <w:rsid w:val="3D2BD22E"/>
    <w:rsid w:val="3D306283"/>
    <w:rsid w:val="3D3A3C94"/>
    <w:rsid w:val="3D3A584A"/>
    <w:rsid w:val="3D407D09"/>
    <w:rsid w:val="3D41EAED"/>
    <w:rsid w:val="3D607DF2"/>
    <w:rsid w:val="3D6B4F84"/>
    <w:rsid w:val="3D722803"/>
    <w:rsid w:val="3D7BF90E"/>
    <w:rsid w:val="3D80262B"/>
    <w:rsid w:val="3D81C0CA"/>
    <w:rsid w:val="3D8BAEBD"/>
    <w:rsid w:val="3D971A2B"/>
    <w:rsid w:val="3DA551CB"/>
    <w:rsid w:val="3DA6963F"/>
    <w:rsid w:val="3DB8071B"/>
    <w:rsid w:val="3DDDF1CF"/>
    <w:rsid w:val="3DF6C458"/>
    <w:rsid w:val="3E0433FB"/>
    <w:rsid w:val="3E05592F"/>
    <w:rsid w:val="3E31AC51"/>
    <w:rsid w:val="3E388106"/>
    <w:rsid w:val="3E3BBC90"/>
    <w:rsid w:val="3E4C5DAD"/>
    <w:rsid w:val="3E4DD80A"/>
    <w:rsid w:val="3E4E0F88"/>
    <w:rsid w:val="3E550DA6"/>
    <w:rsid w:val="3E5E71B9"/>
    <w:rsid w:val="3E60486B"/>
    <w:rsid w:val="3E709634"/>
    <w:rsid w:val="3E803EEA"/>
    <w:rsid w:val="3E8BCE30"/>
    <w:rsid w:val="3E959200"/>
    <w:rsid w:val="3E9C23CB"/>
    <w:rsid w:val="3EBE22D4"/>
    <w:rsid w:val="3EC2A299"/>
    <w:rsid w:val="3EC5766E"/>
    <w:rsid w:val="3ECE551A"/>
    <w:rsid w:val="3ED865BA"/>
    <w:rsid w:val="3EE064F0"/>
    <w:rsid w:val="3EE4A9B1"/>
    <w:rsid w:val="3F0DA834"/>
    <w:rsid w:val="3F153C07"/>
    <w:rsid w:val="3F193AF2"/>
    <w:rsid w:val="3F1DD88B"/>
    <w:rsid w:val="3F4811D9"/>
    <w:rsid w:val="3F51107C"/>
    <w:rsid w:val="3F7E90FF"/>
    <w:rsid w:val="3F822659"/>
    <w:rsid w:val="3F8A6797"/>
    <w:rsid w:val="3F8D9AAA"/>
    <w:rsid w:val="3F8DAFFE"/>
    <w:rsid w:val="3F8E51D1"/>
    <w:rsid w:val="3F8FC037"/>
    <w:rsid w:val="3F918205"/>
    <w:rsid w:val="3F9FF1C7"/>
    <w:rsid w:val="3FADB9D5"/>
    <w:rsid w:val="3FB48659"/>
    <w:rsid w:val="3FC94164"/>
    <w:rsid w:val="3FCAED30"/>
    <w:rsid w:val="3FD531B0"/>
    <w:rsid w:val="3FD7C95D"/>
    <w:rsid w:val="3FF34B06"/>
    <w:rsid w:val="3FF4D0F8"/>
    <w:rsid w:val="401A5D74"/>
    <w:rsid w:val="402326C7"/>
    <w:rsid w:val="402BBB2D"/>
    <w:rsid w:val="402BE6DE"/>
    <w:rsid w:val="40308A19"/>
    <w:rsid w:val="403396AE"/>
    <w:rsid w:val="404AE371"/>
    <w:rsid w:val="404AFF8B"/>
    <w:rsid w:val="404B8010"/>
    <w:rsid w:val="40557B66"/>
    <w:rsid w:val="405A39C2"/>
    <w:rsid w:val="4066CF73"/>
    <w:rsid w:val="407AF9F6"/>
    <w:rsid w:val="408AC538"/>
    <w:rsid w:val="40908AB9"/>
    <w:rsid w:val="409A3027"/>
    <w:rsid w:val="40ADC72B"/>
    <w:rsid w:val="40B3A6C5"/>
    <w:rsid w:val="40B535BD"/>
    <w:rsid w:val="40B90821"/>
    <w:rsid w:val="40C01ADB"/>
    <w:rsid w:val="40C18B68"/>
    <w:rsid w:val="40C59B3B"/>
    <w:rsid w:val="40C5E14E"/>
    <w:rsid w:val="40C93AA8"/>
    <w:rsid w:val="40EB2A87"/>
    <w:rsid w:val="40EDB75B"/>
    <w:rsid w:val="410E9483"/>
    <w:rsid w:val="41393177"/>
    <w:rsid w:val="413CE263"/>
    <w:rsid w:val="413D65AA"/>
    <w:rsid w:val="41482C43"/>
    <w:rsid w:val="414C5648"/>
    <w:rsid w:val="416CA97D"/>
    <w:rsid w:val="41701623"/>
    <w:rsid w:val="4176C326"/>
    <w:rsid w:val="41888E41"/>
    <w:rsid w:val="418BE2E2"/>
    <w:rsid w:val="418DAA34"/>
    <w:rsid w:val="41900437"/>
    <w:rsid w:val="41964F6C"/>
    <w:rsid w:val="419967D6"/>
    <w:rsid w:val="41A3387E"/>
    <w:rsid w:val="41B79B7B"/>
    <w:rsid w:val="41C09B19"/>
    <w:rsid w:val="41CDE674"/>
    <w:rsid w:val="41D1DF01"/>
    <w:rsid w:val="41F8B8C1"/>
    <w:rsid w:val="41FED93E"/>
    <w:rsid w:val="420378CE"/>
    <w:rsid w:val="42082412"/>
    <w:rsid w:val="420B6E1F"/>
    <w:rsid w:val="4210F951"/>
    <w:rsid w:val="421FBA44"/>
    <w:rsid w:val="4220CFEF"/>
    <w:rsid w:val="422567A9"/>
    <w:rsid w:val="422589FA"/>
    <w:rsid w:val="4235513F"/>
    <w:rsid w:val="424052D9"/>
    <w:rsid w:val="42459045"/>
    <w:rsid w:val="4247BCA5"/>
    <w:rsid w:val="424B3358"/>
    <w:rsid w:val="42519F66"/>
    <w:rsid w:val="42545578"/>
    <w:rsid w:val="42597A5D"/>
    <w:rsid w:val="4269BAC3"/>
    <w:rsid w:val="42819299"/>
    <w:rsid w:val="4288A2EE"/>
    <w:rsid w:val="429E032C"/>
    <w:rsid w:val="42A63C81"/>
    <w:rsid w:val="42A9AA7C"/>
    <w:rsid w:val="42AF04C0"/>
    <w:rsid w:val="42B1FC8F"/>
    <w:rsid w:val="42C46B38"/>
    <w:rsid w:val="42D99BCA"/>
    <w:rsid w:val="42E2361C"/>
    <w:rsid w:val="42E54584"/>
    <w:rsid w:val="42EA4E0A"/>
    <w:rsid w:val="42EB81E9"/>
    <w:rsid w:val="43013335"/>
    <w:rsid w:val="4310D6C5"/>
    <w:rsid w:val="4313008C"/>
    <w:rsid w:val="431ABFB9"/>
    <w:rsid w:val="4327919A"/>
    <w:rsid w:val="433BF6E6"/>
    <w:rsid w:val="4340DB64"/>
    <w:rsid w:val="43488BA8"/>
    <w:rsid w:val="43542761"/>
    <w:rsid w:val="43593797"/>
    <w:rsid w:val="43617E1F"/>
    <w:rsid w:val="436E04E6"/>
    <w:rsid w:val="43737361"/>
    <w:rsid w:val="4373A0A0"/>
    <w:rsid w:val="4377F79B"/>
    <w:rsid w:val="438A21EC"/>
    <w:rsid w:val="439054F6"/>
    <w:rsid w:val="43B275BA"/>
    <w:rsid w:val="43D2636D"/>
    <w:rsid w:val="43E1B32B"/>
    <w:rsid w:val="43EC9F45"/>
    <w:rsid w:val="43F5E368"/>
    <w:rsid w:val="4401130D"/>
    <w:rsid w:val="443372E3"/>
    <w:rsid w:val="443A01BF"/>
    <w:rsid w:val="443D2149"/>
    <w:rsid w:val="44453678"/>
    <w:rsid w:val="444EEBCD"/>
    <w:rsid w:val="446AB80C"/>
    <w:rsid w:val="447A19DC"/>
    <w:rsid w:val="447D831A"/>
    <w:rsid w:val="447D83E0"/>
    <w:rsid w:val="447F03C9"/>
    <w:rsid w:val="449E4C8B"/>
    <w:rsid w:val="44AE758F"/>
    <w:rsid w:val="44DDBC83"/>
    <w:rsid w:val="44F116CC"/>
    <w:rsid w:val="44F65B98"/>
    <w:rsid w:val="4503DE23"/>
    <w:rsid w:val="452367EC"/>
    <w:rsid w:val="452A47D0"/>
    <w:rsid w:val="454427FE"/>
    <w:rsid w:val="45514C98"/>
    <w:rsid w:val="45568183"/>
    <w:rsid w:val="455CA4D2"/>
    <w:rsid w:val="45662EDC"/>
    <w:rsid w:val="45784C79"/>
    <w:rsid w:val="4578E325"/>
    <w:rsid w:val="4590C4D1"/>
    <w:rsid w:val="45AF62A2"/>
    <w:rsid w:val="45BBF144"/>
    <w:rsid w:val="45BD4974"/>
    <w:rsid w:val="45C8DC4F"/>
    <w:rsid w:val="45F1A27E"/>
    <w:rsid w:val="45FBEA5B"/>
    <w:rsid w:val="460913A1"/>
    <w:rsid w:val="462255E8"/>
    <w:rsid w:val="46297DCA"/>
    <w:rsid w:val="4630255E"/>
    <w:rsid w:val="4635FF2E"/>
    <w:rsid w:val="4637F822"/>
    <w:rsid w:val="46489223"/>
    <w:rsid w:val="464B5514"/>
    <w:rsid w:val="465881CF"/>
    <w:rsid w:val="465C87D2"/>
    <w:rsid w:val="4670B633"/>
    <w:rsid w:val="467B43EB"/>
    <w:rsid w:val="468DD9A4"/>
    <w:rsid w:val="46918D1E"/>
    <w:rsid w:val="46A36485"/>
    <w:rsid w:val="46A455EF"/>
    <w:rsid w:val="46B2AD37"/>
    <w:rsid w:val="46B5525C"/>
    <w:rsid w:val="46B8E813"/>
    <w:rsid w:val="46B94F09"/>
    <w:rsid w:val="46BEB83D"/>
    <w:rsid w:val="46C57D61"/>
    <w:rsid w:val="46CC6C6E"/>
    <w:rsid w:val="46E1BC04"/>
    <w:rsid w:val="46E889FC"/>
    <w:rsid w:val="46EFE894"/>
    <w:rsid w:val="470E28DD"/>
    <w:rsid w:val="47120507"/>
    <w:rsid w:val="471A739A"/>
    <w:rsid w:val="471C2A14"/>
    <w:rsid w:val="4726CF43"/>
    <w:rsid w:val="473242E8"/>
    <w:rsid w:val="4733CA3E"/>
    <w:rsid w:val="473850E3"/>
    <w:rsid w:val="4745A533"/>
    <w:rsid w:val="47566370"/>
    <w:rsid w:val="475B2ADA"/>
    <w:rsid w:val="475EDE1E"/>
    <w:rsid w:val="476B1CE7"/>
    <w:rsid w:val="476CFD29"/>
    <w:rsid w:val="4778FE47"/>
    <w:rsid w:val="4784019F"/>
    <w:rsid w:val="47946B93"/>
    <w:rsid w:val="47AE2DFF"/>
    <w:rsid w:val="47B4709C"/>
    <w:rsid w:val="47C9D6DE"/>
    <w:rsid w:val="47CE7203"/>
    <w:rsid w:val="47D22151"/>
    <w:rsid w:val="47DD2B32"/>
    <w:rsid w:val="480A8E7A"/>
    <w:rsid w:val="480C56F5"/>
    <w:rsid w:val="48151F1B"/>
    <w:rsid w:val="481EA3E1"/>
    <w:rsid w:val="4824C642"/>
    <w:rsid w:val="482628A2"/>
    <w:rsid w:val="482666AF"/>
    <w:rsid w:val="483FB332"/>
    <w:rsid w:val="4854CC1D"/>
    <w:rsid w:val="4860D51B"/>
    <w:rsid w:val="4860E936"/>
    <w:rsid w:val="4867277C"/>
    <w:rsid w:val="486D2FB8"/>
    <w:rsid w:val="488418EE"/>
    <w:rsid w:val="488C8B1A"/>
    <w:rsid w:val="48946799"/>
    <w:rsid w:val="48AAD9D3"/>
    <w:rsid w:val="48B8BD26"/>
    <w:rsid w:val="48C9E9D5"/>
    <w:rsid w:val="48D0F99F"/>
    <w:rsid w:val="48D21022"/>
    <w:rsid w:val="48D436E1"/>
    <w:rsid w:val="48E7BCCC"/>
    <w:rsid w:val="48EEA969"/>
    <w:rsid w:val="48FA0414"/>
    <w:rsid w:val="48FC556B"/>
    <w:rsid w:val="49197464"/>
    <w:rsid w:val="493C56D1"/>
    <w:rsid w:val="4942CF5F"/>
    <w:rsid w:val="49480594"/>
    <w:rsid w:val="495884A2"/>
    <w:rsid w:val="495CDBF7"/>
    <w:rsid w:val="496A0A4A"/>
    <w:rsid w:val="4978A266"/>
    <w:rsid w:val="4981A57D"/>
    <w:rsid w:val="49930936"/>
    <w:rsid w:val="49CA8A98"/>
    <w:rsid w:val="49EEF8BD"/>
    <w:rsid w:val="49EFFF59"/>
    <w:rsid w:val="4A03DDEA"/>
    <w:rsid w:val="4A0EF4CB"/>
    <w:rsid w:val="4A11D287"/>
    <w:rsid w:val="4A1E7A09"/>
    <w:rsid w:val="4A3D8E6D"/>
    <w:rsid w:val="4A3EC7E4"/>
    <w:rsid w:val="4A4090F3"/>
    <w:rsid w:val="4A50211C"/>
    <w:rsid w:val="4A52EB09"/>
    <w:rsid w:val="4A5750A9"/>
    <w:rsid w:val="4A5AA12B"/>
    <w:rsid w:val="4A8F68FB"/>
    <w:rsid w:val="4A9EE7CB"/>
    <w:rsid w:val="4AA5224D"/>
    <w:rsid w:val="4AAA59CD"/>
    <w:rsid w:val="4AB403E7"/>
    <w:rsid w:val="4AB5259D"/>
    <w:rsid w:val="4AC5E592"/>
    <w:rsid w:val="4AD72B13"/>
    <w:rsid w:val="4AE8D31A"/>
    <w:rsid w:val="4B026351"/>
    <w:rsid w:val="4B05DD52"/>
    <w:rsid w:val="4B0F3D1F"/>
    <w:rsid w:val="4B12B7B4"/>
    <w:rsid w:val="4B1DBB83"/>
    <w:rsid w:val="4B23F51A"/>
    <w:rsid w:val="4B27604B"/>
    <w:rsid w:val="4B49726D"/>
    <w:rsid w:val="4B49D045"/>
    <w:rsid w:val="4B4ABC93"/>
    <w:rsid w:val="4B650A5B"/>
    <w:rsid w:val="4B69057C"/>
    <w:rsid w:val="4B752FE8"/>
    <w:rsid w:val="4B7850D9"/>
    <w:rsid w:val="4B7C75FA"/>
    <w:rsid w:val="4B989377"/>
    <w:rsid w:val="4B9CCEEB"/>
    <w:rsid w:val="4BB00B7E"/>
    <w:rsid w:val="4BD8A91E"/>
    <w:rsid w:val="4BDDDB62"/>
    <w:rsid w:val="4BF67051"/>
    <w:rsid w:val="4C02BF79"/>
    <w:rsid w:val="4C2BA0BD"/>
    <w:rsid w:val="4C4ECEC6"/>
    <w:rsid w:val="4C51B9BE"/>
    <w:rsid w:val="4C594298"/>
    <w:rsid w:val="4C6E36F4"/>
    <w:rsid w:val="4C76D43E"/>
    <w:rsid w:val="4C8253E2"/>
    <w:rsid w:val="4C872606"/>
    <w:rsid w:val="4CA04572"/>
    <w:rsid w:val="4CABC36B"/>
    <w:rsid w:val="4CB2F671"/>
    <w:rsid w:val="4CB5683A"/>
    <w:rsid w:val="4CB691CB"/>
    <w:rsid w:val="4CCD5B1F"/>
    <w:rsid w:val="4CDBF6A3"/>
    <w:rsid w:val="4CDEE0CA"/>
    <w:rsid w:val="4CF6F87D"/>
    <w:rsid w:val="4CF73BF8"/>
    <w:rsid w:val="4D0740EC"/>
    <w:rsid w:val="4D1B8152"/>
    <w:rsid w:val="4D1CCF4A"/>
    <w:rsid w:val="4D222B24"/>
    <w:rsid w:val="4D2D553D"/>
    <w:rsid w:val="4D3B408B"/>
    <w:rsid w:val="4D3F0B9E"/>
    <w:rsid w:val="4D48435F"/>
    <w:rsid w:val="4D608F9C"/>
    <w:rsid w:val="4D6DC9A0"/>
    <w:rsid w:val="4D703581"/>
    <w:rsid w:val="4D756470"/>
    <w:rsid w:val="4D843130"/>
    <w:rsid w:val="4D97DD7D"/>
    <w:rsid w:val="4D9BBCF0"/>
    <w:rsid w:val="4DA16D9D"/>
    <w:rsid w:val="4DBDA767"/>
    <w:rsid w:val="4DC27FD3"/>
    <w:rsid w:val="4DC47A79"/>
    <w:rsid w:val="4DC50174"/>
    <w:rsid w:val="4DD6B2D4"/>
    <w:rsid w:val="4DD78E7E"/>
    <w:rsid w:val="4DDAAEF6"/>
    <w:rsid w:val="4DDAB905"/>
    <w:rsid w:val="4DE0881D"/>
    <w:rsid w:val="4DF13FAB"/>
    <w:rsid w:val="4DFFB714"/>
    <w:rsid w:val="4E009125"/>
    <w:rsid w:val="4E17E750"/>
    <w:rsid w:val="4E39C65A"/>
    <w:rsid w:val="4E514A74"/>
    <w:rsid w:val="4E524BAF"/>
    <w:rsid w:val="4E56A248"/>
    <w:rsid w:val="4E586CD9"/>
    <w:rsid w:val="4E70EF5A"/>
    <w:rsid w:val="4E76B6CB"/>
    <w:rsid w:val="4E7D24D3"/>
    <w:rsid w:val="4E883C0F"/>
    <w:rsid w:val="4E919D10"/>
    <w:rsid w:val="4E97D974"/>
    <w:rsid w:val="4E9FF40B"/>
    <w:rsid w:val="4EA4C9A4"/>
    <w:rsid w:val="4EAE3943"/>
    <w:rsid w:val="4ECA0995"/>
    <w:rsid w:val="4ECCA7A1"/>
    <w:rsid w:val="4ECEF73F"/>
    <w:rsid w:val="4ED6AA31"/>
    <w:rsid w:val="4EDE79F0"/>
    <w:rsid w:val="4F02FEE9"/>
    <w:rsid w:val="4F13B693"/>
    <w:rsid w:val="4F207DDC"/>
    <w:rsid w:val="4F3C951A"/>
    <w:rsid w:val="4F45C2A8"/>
    <w:rsid w:val="4F580349"/>
    <w:rsid w:val="4F5BF4DA"/>
    <w:rsid w:val="4F5DA6B1"/>
    <w:rsid w:val="4F625DDE"/>
    <w:rsid w:val="4F6503E5"/>
    <w:rsid w:val="4F69610C"/>
    <w:rsid w:val="4F6A6634"/>
    <w:rsid w:val="4F7270C7"/>
    <w:rsid w:val="4F786486"/>
    <w:rsid w:val="4F78A099"/>
    <w:rsid w:val="4F8B1AE5"/>
    <w:rsid w:val="4FA8EADD"/>
    <w:rsid w:val="4FAECE6D"/>
    <w:rsid w:val="4FB52AEC"/>
    <w:rsid w:val="4FB77B11"/>
    <w:rsid w:val="4FC03856"/>
    <w:rsid w:val="4FC9A283"/>
    <w:rsid w:val="4FD54310"/>
    <w:rsid w:val="4FDA6F1D"/>
    <w:rsid w:val="4FEC9DCD"/>
    <w:rsid w:val="4FEE3B75"/>
    <w:rsid w:val="4FFE65D7"/>
    <w:rsid w:val="4FFF5434"/>
    <w:rsid w:val="50007744"/>
    <w:rsid w:val="50211A62"/>
    <w:rsid w:val="50233A94"/>
    <w:rsid w:val="5029FE99"/>
    <w:rsid w:val="502B3B8C"/>
    <w:rsid w:val="5035C468"/>
    <w:rsid w:val="50463692"/>
    <w:rsid w:val="504B658E"/>
    <w:rsid w:val="504B8667"/>
    <w:rsid w:val="50639F6F"/>
    <w:rsid w:val="5069C2B6"/>
    <w:rsid w:val="5085DCEC"/>
    <w:rsid w:val="509879EE"/>
    <w:rsid w:val="509CB084"/>
    <w:rsid w:val="50A7F4F6"/>
    <w:rsid w:val="50B38573"/>
    <w:rsid w:val="50BB9EA1"/>
    <w:rsid w:val="50D1F80D"/>
    <w:rsid w:val="50D76C5E"/>
    <w:rsid w:val="50DEE708"/>
    <w:rsid w:val="50E260AE"/>
    <w:rsid w:val="50E62CC2"/>
    <w:rsid w:val="50E8EE9A"/>
    <w:rsid w:val="50FEA36C"/>
    <w:rsid w:val="5115A3D7"/>
    <w:rsid w:val="511DF424"/>
    <w:rsid w:val="51220022"/>
    <w:rsid w:val="512DF5D7"/>
    <w:rsid w:val="512FACE5"/>
    <w:rsid w:val="513227FF"/>
    <w:rsid w:val="514D5E38"/>
    <w:rsid w:val="514F5F25"/>
    <w:rsid w:val="515EB3EA"/>
    <w:rsid w:val="51642755"/>
    <w:rsid w:val="51716CCD"/>
    <w:rsid w:val="517AB5A3"/>
    <w:rsid w:val="517BFF30"/>
    <w:rsid w:val="519B71B5"/>
    <w:rsid w:val="51AD5F8C"/>
    <w:rsid w:val="51B01A55"/>
    <w:rsid w:val="51B0D924"/>
    <w:rsid w:val="51B3669F"/>
    <w:rsid w:val="51B7D99D"/>
    <w:rsid w:val="51B94D0F"/>
    <w:rsid w:val="51BAA582"/>
    <w:rsid w:val="51BBC547"/>
    <w:rsid w:val="51CE888E"/>
    <w:rsid w:val="51D9B767"/>
    <w:rsid w:val="51FF068F"/>
    <w:rsid w:val="52001A7E"/>
    <w:rsid w:val="5206152B"/>
    <w:rsid w:val="5209A329"/>
    <w:rsid w:val="5234BF78"/>
    <w:rsid w:val="5236D6FD"/>
    <w:rsid w:val="5242E01F"/>
    <w:rsid w:val="525C0570"/>
    <w:rsid w:val="526E1621"/>
    <w:rsid w:val="529DFA0E"/>
    <w:rsid w:val="52A2EDA8"/>
    <w:rsid w:val="52A89A6E"/>
    <w:rsid w:val="52ABAA9F"/>
    <w:rsid w:val="52C288D6"/>
    <w:rsid w:val="52E7EE81"/>
    <w:rsid w:val="52F6D0AA"/>
    <w:rsid w:val="52F96C1C"/>
    <w:rsid w:val="52FE3CF3"/>
    <w:rsid w:val="5302C873"/>
    <w:rsid w:val="531CCC25"/>
    <w:rsid w:val="53277B3F"/>
    <w:rsid w:val="5330F580"/>
    <w:rsid w:val="5331706D"/>
    <w:rsid w:val="535120EE"/>
    <w:rsid w:val="538158CC"/>
    <w:rsid w:val="538FFC39"/>
    <w:rsid w:val="5393A654"/>
    <w:rsid w:val="539B9804"/>
    <w:rsid w:val="53A09BD9"/>
    <w:rsid w:val="53A575EE"/>
    <w:rsid w:val="53B67E9A"/>
    <w:rsid w:val="53C3107B"/>
    <w:rsid w:val="53C3AA7A"/>
    <w:rsid w:val="53C97FD9"/>
    <w:rsid w:val="53FE8E26"/>
    <w:rsid w:val="541E3673"/>
    <w:rsid w:val="54310179"/>
    <w:rsid w:val="5439346E"/>
    <w:rsid w:val="5468E0F4"/>
    <w:rsid w:val="54709EB7"/>
    <w:rsid w:val="547383EA"/>
    <w:rsid w:val="54854BF1"/>
    <w:rsid w:val="5487AE1C"/>
    <w:rsid w:val="5493BB77"/>
    <w:rsid w:val="5498974C"/>
    <w:rsid w:val="54A40F9A"/>
    <w:rsid w:val="54AE924C"/>
    <w:rsid w:val="54B138F9"/>
    <w:rsid w:val="54B929FE"/>
    <w:rsid w:val="54D03E88"/>
    <w:rsid w:val="54D6F2F0"/>
    <w:rsid w:val="54F5D5DD"/>
    <w:rsid w:val="54F96CA9"/>
    <w:rsid w:val="54FD493A"/>
    <w:rsid w:val="550FA209"/>
    <w:rsid w:val="55380ECD"/>
    <w:rsid w:val="553EBB6D"/>
    <w:rsid w:val="554B7E6E"/>
    <w:rsid w:val="555809F5"/>
    <w:rsid w:val="556B86D0"/>
    <w:rsid w:val="55715A62"/>
    <w:rsid w:val="557A217E"/>
    <w:rsid w:val="557D2176"/>
    <w:rsid w:val="557F7C2A"/>
    <w:rsid w:val="5583AC40"/>
    <w:rsid w:val="5587C393"/>
    <w:rsid w:val="55884EB2"/>
    <w:rsid w:val="559CDC24"/>
    <w:rsid w:val="55B16A42"/>
    <w:rsid w:val="55D5F9A0"/>
    <w:rsid w:val="55DD4063"/>
    <w:rsid w:val="55EE21BC"/>
    <w:rsid w:val="55EF55F7"/>
    <w:rsid w:val="5611FFE4"/>
    <w:rsid w:val="5615274C"/>
    <w:rsid w:val="561ADB1C"/>
    <w:rsid w:val="564164BC"/>
    <w:rsid w:val="564F9579"/>
    <w:rsid w:val="5651FB31"/>
    <w:rsid w:val="56521C01"/>
    <w:rsid w:val="56536C41"/>
    <w:rsid w:val="5672D99E"/>
    <w:rsid w:val="5676B3F9"/>
    <w:rsid w:val="567D27C6"/>
    <w:rsid w:val="567E4045"/>
    <w:rsid w:val="5684EE46"/>
    <w:rsid w:val="56A55E4D"/>
    <w:rsid w:val="56B9C6FF"/>
    <w:rsid w:val="56C1DCD5"/>
    <w:rsid w:val="56C3ACD6"/>
    <w:rsid w:val="56C3B315"/>
    <w:rsid w:val="56DA678A"/>
    <w:rsid w:val="56EC2303"/>
    <w:rsid w:val="5713FF92"/>
    <w:rsid w:val="57159B6D"/>
    <w:rsid w:val="5717B765"/>
    <w:rsid w:val="571A31EE"/>
    <w:rsid w:val="572100D9"/>
    <w:rsid w:val="5734BF8B"/>
    <w:rsid w:val="57354C90"/>
    <w:rsid w:val="5739B356"/>
    <w:rsid w:val="573B877F"/>
    <w:rsid w:val="5744CA0D"/>
    <w:rsid w:val="574BE007"/>
    <w:rsid w:val="574D48B6"/>
    <w:rsid w:val="5773FD75"/>
    <w:rsid w:val="57772842"/>
    <w:rsid w:val="577CF44E"/>
    <w:rsid w:val="578DA076"/>
    <w:rsid w:val="57A5FEA5"/>
    <w:rsid w:val="57AED0F7"/>
    <w:rsid w:val="57B55A5B"/>
    <w:rsid w:val="57BC9E1D"/>
    <w:rsid w:val="57EF3148"/>
    <w:rsid w:val="57F90879"/>
    <w:rsid w:val="580B852A"/>
    <w:rsid w:val="580EB87A"/>
    <w:rsid w:val="581FDDBE"/>
    <w:rsid w:val="58208FEB"/>
    <w:rsid w:val="58251141"/>
    <w:rsid w:val="58287E28"/>
    <w:rsid w:val="5851F0FF"/>
    <w:rsid w:val="5857180B"/>
    <w:rsid w:val="58854061"/>
    <w:rsid w:val="58940AF2"/>
    <w:rsid w:val="58942593"/>
    <w:rsid w:val="58BD6CD6"/>
    <w:rsid w:val="58C4FDC4"/>
    <w:rsid w:val="58CF89E0"/>
    <w:rsid w:val="58D80EA9"/>
    <w:rsid w:val="58DE29BE"/>
    <w:rsid w:val="58F5DF47"/>
    <w:rsid w:val="58F621B7"/>
    <w:rsid w:val="58FC16CA"/>
    <w:rsid w:val="59046831"/>
    <w:rsid w:val="59091EF2"/>
    <w:rsid w:val="591706F3"/>
    <w:rsid w:val="591A636C"/>
    <w:rsid w:val="59235641"/>
    <w:rsid w:val="59236567"/>
    <w:rsid w:val="5928C560"/>
    <w:rsid w:val="5929F0FA"/>
    <w:rsid w:val="594AE49B"/>
    <w:rsid w:val="59523479"/>
    <w:rsid w:val="595A6CB5"/>
    <w:rsid w:val="595E6335"/>
    <w:rsid w:val="598BEBF6"/>
    <w:rsid w:val="599E3562"/>
    <w:rsid w:val="59AB0B6A"/>
    <w:rsid w:val="59AD5D89"/>
    <w:rsid w:val="59E13963"/>
    <w:rsid w:val="59E6E431"/>
    <w:rsid w:val="59F4F992"/>
    <w:rsid w:val="59F650AC"/>
    <w:rsid w:val="5A0214B5"/>
    <w:rsid w:val="5A034D08"/>
    <w:rsid w:val="5A405A44"/>
    <w:rsid w:val="5A584FFD"/>
    <w:rsid w:val="5A67F88F"/>
    <w:rsid w:val="5A68EBB7"/>
    <w:rsid w:val="5A6964DF"/>
    <w:rsid w:val="5A70BE06"/>
    <w:rsid w:val="5A77811C"/>
    <w:rsid w:val="5A7AB00C"/>
    <w:rsid w:val="5A891D56"/>
    <w:rsid w:val="5A9F6A6E"/>
    <w:rsid w:val="5AA1CC29"/>
    <w:rsid w:val="5AB8C9DF"/>
    <w:rsid w:val="5ABD61A7"/>
    <w:rsid w:val="5AD246B2"/>
    <w:rsid w:val="5AE215F5"/>
    <w:rsid w:val="5AE48988"/>
    <w:rsid w:val="5AE4D56C"/>
    <w:rsid w:val="5AE56351"/>
    <w:rsid w:val="5AEAFDF1"/>
    <w:rsid w:val="5AEE0C5F"/>
    <w:rsid w:val="5AF99D45"/>
    <w:rsid w:val="5B0A0C86"/>
    <w:rsid w:val="5B0FDA9D"/>
    <w:rsid w:val="5B199F6A"/>
    <w:rsid w:val="5B1AE88A"/>
    <w:rsid w:val="5B1FE53E"/>
    <w:rsid w:val="5B20173A"/>
    <w:rsid w:val="5B21B3F7"/>
    <w:rsid w:val="5B23885A"/>
    <w:rsid w:val="5B31E125"/>
    <w:rsid w:val="5B4AF56E"/>
    <w:rsid w:val="5B6C1139"/>
    <w:rsid w:val="5B72DB44"/>
    <w:rsid w:val="5B935384"/>
    <w:rsid w:val="5B999161"/>
    <w:rsid w:val="5BAA86A9"/>
    <w:rsid w:val="5BB713F6"/>
    <w:rsid w:val="5BBF6DC2"/>
    <w:rsid w:val="5BC915BF"/>
    <w:rsid w:val="5BE2761E"/>
    <w:rsid w:val="5BE30F15"/>
    <w:rsid w:val="5BE3E042"/>
    <w:rsid w:val="5BF5494A"/>
    <w:rsid w:val="5BFA6BDC"/>
    <w:rsid w:val="5BFB749F"/>
    <w:rsid w:val="5C0345C6"/>
    <w:rsid w:val="5C0E8AEF"/>
    <w:rsid w:val="5C0FA9D8"/>
    <w:rsid w:val="5C1460CC"/>
    <w:rsid w:val="5C2336B5"/>
    <w:rsid w:val="5C2BED39"/>
    <w:rsid w:val="5C2CDF83"/>
    <w:rsid w:val="5C2D4315"/>
    <w:rsid w:val="5C357D2E"/>
    <w:rsid w:val="5C3A9E00"/>
    <w:rsid w:val="5C41C858"/>
    <w:rsid w:val="5C43AB74"/>
    <w:rsid w:val="5C4E7C5D"/>
    <w:rsid w:val="5C57ED22"/>
    <w:rsid w:val="5C582BC0"/>
    <w:rsid w:val="5C5C95BC"/>
    <w:rsid w:val="5C642E52"/>
    <w:rsid w:val="5C7E000B"/>
    <w:rsid w:val="5C7E600F"/>
    <w:rsid w:val="5C869149"/>
    <w:rsid w:val="5C9BA91F"/>
    <w:rsid w:val="5C9E2ECD"/>
    <w:rsid w:val="5CA9D232"/>
    <w:rsid w:val="5CBF09C3"/>
    <w:rsid w:val="5CBFE087"/>
    <w:rsid w:val="5CC0ADE8"/>
    <w:rsid w:val="5CC63E51"/>
    <w:rsid w:val="5CC6E3C5"/>
    <w:rsid w:val="5CDD25F5"/>
    <w:rsid w:val="5CFF08D7"/>
    <w:rsid w:val="5D00A019"/>
    <w:rsid w:val="5D1A9CE5"/>
    <w:rsid w:val="5D2EB2E8"/>
    <w:rsid w:val="5D3CD114"/>
    <w:rsid w:val="5D4D3704"/>
    <w:rsid w:val="5D6A8CC0"/>
    <w:rsid w:val="5D8A7BA1"/>
    <w:rsid w:val="5D9810BF"/>
    <w:rsid w:val="5D9D18B6"/>
    <w:rsid w:val="5DB250CE"/>
    <w:rsid w:val="5DC551CB"/>
    <w:rsid w:val="5DC955F2"/>
    <w:rsid w:val="5DCE2F1C"/>
    <w:rsid w:val="5DDA8092"/>
    <w:rsid w:val="5DF55942"/>
    <w:rsid w:val="5DF723A0"/>
    <w:rsid w:val="5DFAAE20"/>
    <w:rsid w:val="5E157FB1"/>
    <w:rsid w:val="5E25157B"/>
    <w:rsid w:val="5E2F9D82"/>
    <w:rsid w:val="5E5B249D"/>
    <w:rsid w:val="5E5EFEF9"/>
    <w:rsid w:val="5E619D6E"/>
    <w:rsid w:val="5E743B71"/>
    <w:rsid w:val="5E866392"/>
    <w:rsid w:val="5EA799CB"/>
    <w:rsid w:val="5EAAE67A"/>
    <w:rsid w:val="5EAB4C9E"/>
    <w:rsid w:val="5EAC5A9A"/>
    <w:rsid w:val="5EC8EF9B"/>
    <w:rsid w:val="5ED98D16"/>
    <w:rsid w:val="5EDB10B6"/>
    <w:rsid w:val="5F0E0DFF"/>
    <w:rsid w:val="5F18B140"/>
    <w:rsid w:val="5F1CF2BB"/>
    <w:rsid w:val="5F21B146"/>
    <w:rsid w:val="5F2B9FEE"/>
    <w:rsid w:val="5F374947"/>
    <w:rsid w:val="5F43A20B"/>
    <w:rsid w:val="5F4866E5"/>
    <w:rsid w:val="5F5505BD"/>
    <w:rsid w:val="5F6E5CD7"/>
    <w:rsid w:val="5F905C68"/>
    <w:rsid w:val="5F981549"/>
    <w:rsid w:val="5FA445B5"/>
    <w:rsid w:val="5FA7924F"/>
    <w:rsid w:val="5FACD7D4"/>
    <w:rsid w:val="5FBC3D09"/>
    <w:rsid w:val="5FCB71A6"/>
    <w:rsid w:val="5FD01923"/>
    <w:rsid w:val="5FD38014"/>
    <w:rsid w:val="5FE5D0F7"/>
    <w:rsid w:val="5FF25F61"/>
    <w:rsid w:val="5FF4728E"/>
    <w:rsid w:val="5FF4EE57"/>
    <w:rsid w:val="6003F7AC"/>
    <w:rsid w:val="60106F78"/>
    <w:rsid w:val="601510D1"/>
    <w:rsid w:val="60217B50"/>
    <w:rsid w:val="6035B3A9"/>
    <w:rsid w:val="603CFC88"/>
    <w:rsid w:val="604BEABD"/>
    <w:rsid w:val="605341AB"/>
    <w:rsid w:val="6068286E"/>
    <w:rsid w:val="606E80A3"/>
    <w:rsid w:val="60734F38"/>
    <w:rsid w:val="60748228"/>
    <w:rsid w:val="6075E4F8"/>
    <w:rsid w:val="60809AFE"/>
    <w:rsid w:val="6096872F"/>
    <w:rsid w:val="609C6937"/>
    <w:rsid w:val="60B3BB30"/>
    <w:rsid w:val="60C15B92"/>
    <w:rsid w:val="60E82738"/>
    <w:rsid w:val="60EECEF3"/>
    <w:rsid w:val="60F134D4"/>
    <w:rsid w:val="60F87211"/>
    <w:rsid w:val="60FEFB73"/>
    <w:rsid w:val="6116B0B2"/>
    <w:rsid w:val="61190F49"/>
    <w:rsid w:val="61257F0E"/>
    <w:rsid w:val="613A2DA6"/>
    <w:rsid w:val="614689CC"/>
    <w:rsid w:val="614B6104"/>
    <w:rsid w:val="61640A12"/>
    <w:rsid w:val="6165FA83"/>
    <w:rsid w:val="616BFBB9"/>
    <w:rsid w:val="6189B10A"/>
    <w:rsid w:val="618DF178"/>
    <w:rsid w:val="61A087C2"/>
    <w:rsid w:val="61ADF8D2"/>
    <w:rsid w:val="61B38B8E"/>
    <w:rsid w:val="61B7BA55"/>
    <w:rsid w:val="61B8DAE1"/>
    <w:rsid w:val="61BB821D"/>
    <w:rsid w:val="61BD5305"/>
    <w:rsid w:val="61BE49A0"/>
    <w:rsid w:val="61D6028F"/>
    <w:rsid w:val="61DB7DA1"/>
    <w:rsid w:val="61EBAEC0"/>
    <w:rsid w:val="61FD0F18"/>
    <w:rsid w:val="61FF8577"/>
    <w:rsid w:val="620ED2EB"/>
    <w:rsid w:val="62118FFB"/>
    <w:rsid w:val="621B6F38"/>
    <w:rsid w:val="621ED398"/>
    <w:rsid w:val="62361059"/>
    <w:rsid w:val="623D4859"/>
    <w:rsid w:val="624608F7"/>
    <w:rsid w:val="625867F9"/>
    <w:rsid w:val="625974FA"/>
    <w:rsid w:val="625E7F38"/>
    <w:rsid w:val="6283242A"/>
    <w:rsid w:val="62A88D15"/>
    <w:rsid w:val="62B2738E"/>
    <w:rsid w:val="62BCCB02"/>
    <w:rsid w:val="62C09C69"/>
    <w:rsid w:val="62C771C9"/>
    <w:rsid w:val="62CAD5BA"/>
    <w:rsid w:val="62CCA20B"/>
    <w:rsid w:val="62D2E214"/>
    <w:rsid w:val="62E2C1F0"/>
    <w:rsid w:val="62F3227A"/>
    <w:rsid w:val="630028A4"/>
    <w:rsid w:val="63002903"/>
    <w:rsid w:val="630583C6"/>
    <w:rsid w:val="631B13D9"/>
    <w:rsid w:val="6327CE33"/>
    <w:rsid w:val="6329EAC1"/>
    <w:rsid w:val="633FEB27"/>
    <w:rsid w:val="633FEFC9"/>
    <w:rsid w:val="63514E1E"/>
    <w:rsid w:val="63658663"/>
    <w:rsid w:val="636C85C2"/>
    <w:rsid w:val="638B9C0A"/>
    <w:rsid w:val="6390CC19"/>
    <w:rsid w:val="639BD057"/>
    <w:rsid w:val="63AB1942"/>
    <w:rsid w:val="63BC8FF8"/>
    <w:rsid w:val="63BDB6E3"/>
    <w:rsid w:val="63D90A41"/>
    <w:rsid w:val="63DABDFA"/>
    <w:rsid w:val="63E33429"/>
    <w:rsid w:val="63F0C710"/>
    <w:rsid w:val="63FE8E06"/>
    <w:rsid w:val="64094726"/>
    <w:rsid w:val="6410D6F0"/>
    <w:rsid w:val="6413F101"/>
    <w:rsid w:val="6417C6B3"/>
    <w:rsid w:val="6428FB48"/>
    <w:rsid w:val="6429298A"/>
    <w:rsid w:val="64545391"/>
    <w:rsid w:val="64652BF0"/>
    <w:rsid w:val="64669DEB"/>
    <w:rsid w:val="646AFCDF"/>
    <w:rsid w:val="646C58FF"/>
    <w:rsid w:val="64896E67"/>
    <w:rsid w:val="648AE535"/>
    <w:rsid w:val="64A148F3"/>
    <w:rsid w:val="64AC7B54"/>
    <w:rsid w:val="64B82DEB"/>
    <w:rsid w:val="64C37C67"/>
    <w:rsid w:val="64D07B7D"/>
    <w:rsid w:val="64EBD207"/>
    <w:rsid w:val="64F327B9"/>
    <w:rsid w:val="650F2A1E"/>
    <w:rsid w:val="65175298"/>
    <w:rsid w:val="65233D30"/>
    <w:rsid w:val="652F6571"/>
    <w:rsid w:val="6532A6F7"/>
    <w:rsid w:val="6535579D"/>
    <w:rsid w:val="654AC175"/>
    <w:rsid w:val="655276D2"/>
    <w:rsid w:val="655A373D"/>
    <w:rsid w:val="6562B9F7"/>
    <w:rsid w:val="657BE424"/>
    <w:rsid w:val="6585B2B8"/>
    <w:rsid w:val="65B543CA"/>
    <w:rsid w:val="65BA2716"/>
    <w:rsid w:val="65C107BD"/>
    <w:rsid w:val="65C6DAA1"/>
    <w:rsid w:val="65C921C4"/>
    <w:rsid w:val="65D47768"/>
    <w:rsid w:val="65D4EDA6"/>
    <w:rsid w:val="65E80255"/>
    <w:rsid w:val="65FAD617"/>
    <w:rsid w:val="66056100"/>
    <w:rsid w:val="662DE066"/>
    <w:rsid w:val="6645030E"/>
    <w:rsid w:val="664B9B81"/>
    <w:rsid w:val="664C701D"/>
    <w:rsid w:val="6650393B"/>
    <w:rsid w:val="6656E680"/>
    <w:rsid w:val="665B23E8"/>
    <w:rsid w:val="66605D13"/>
    <w:rsid w:val="666534EA"/>
    <w:rsid w:val="6665B5DA"/>
    <w:rsid w:val="66661DED"/>
    <w:rsid w:val="667B4FA6"/>
    <w:rsid w:val="66932857"/>
    <w:rsid w:val="66A6231B"/>
    <w:rsid w:val="66BF0CED"/>
    <w:rsid w:val="66D9E746"/>
    <w:rsid w:val="66DA30E2"/>
    <w:rsid w:val="66EBF463"/>
    <w:rsid w:val="66EC24CC"/>
    <w:rsid w:val="66ED78A9"/>
    <w:rsid w:val="671B6374"/>
    <w:rsid w:val="6720F01D"/>
    <w:rsid w:val="67221E7E"/>
    <w:rsid w:val="6725D141"/>
    <w:rsid w:val="67275247"/>
    <w:rsid w:val="67301EBB"/>
    <w:rsid w:val="67360DA5"/>
    <w:rsid w:val="6747A1EF"/>
    <w:rsid w:val="67670424"/>
    <w:rsid w:val="67921694"/>
    <w:rsid w:val="67A6DE80"/>
    <w:rsid w:val="67BDBADC"/>
    <w:rsid w:val="67C6018A"/>
    <w:rsid w:val="67C8668A"/>
    <w:rsid w:val="67DFA589"/>
    <w:rsid w:val="67E3CB52"/>
    <w:rsid w:val="67E4C215"/>
    <w:rsid w:val="67E8CEFA"/>
    <w:rsid w:val="67F1FD69"/>
    <w:rsid w:val="68064F1B"/>
    <w:rsid w:val="680EC6DE"/>
    <w:rsid w:val="6818DF75"/>
    <w:rsid w:val="6821CFFB"/>
    <w:rsid w:val="682EAEF1"/>
    <w:rsid w:val="68367B42"/>
    <w:rsid w:val="68413186"/>
    <w:rsid w:val="6848E784"/>
    <w:rsid w:val="684AC5AF"/>
    <w:rsid w:val="685C1B9E"/>
    <w:rsid w:val="6882CB34"/>
    <w:rsid w:val="6883AE1E"/>
    <w:rsid w:val="68885865"/>
    <w:rsid w:val="6891CB2E"/>
    <w:rsid w:val="689ADF55"/>
    <w:rsid w:val="68CA0F29"/>
    <w:rsid w:val="68CABFF4"/>
    <w:rsid w:val="68CC655B"/>
    <w:rsid w:val="68D4CE3E"/>
    <w:rsid w:val="68F0A5F6"/>
    <w:rsid w:val="68FA2932"/>
    <w:rsid w:val="68FDABB3"/>
    <w:rsid w:val="69024AE7"/>
    <w:rsid w:val="692C2232"/>
    <w:rsid w:val="69348CBE"/>
    <w:rsid w:val="6964CB10"/>
    <w:rsid w:val="69673E63"/>
    <w:rsid w:val="697F8388"/>
    <w:rsid w:val="698A7B7C"/>
    <w:rsid w:val="699274B9"/>
    <w:rsid w:val="699881A0"/>
    <w:rsid w:val="69AD5C7E"/>
    <w:rsid w:val="69BD3077"/>
    <w:rsid w:val="69C9CC39"/>
    <w:rsid w:val="69CFB23D"/>
    <w:rsid w:val="69D6C4B6"/>
    <w:rsid w:val="69E7D8C0"/>
    <w:rsid w:val="69FAA042"/>
    <w:rsid w:val="69FE2EB8"/>
    <w:rsid w:val="6A06350A"/>
    <w:rsid w:val="6A0B384A"/>
    <w:rsid w:val="6A0B730D"/>
    <w:rsid w:val="6A25C049"/>
    <w:rsid w:val="6A3998F5"/>
    <w:rsid w:val="6A421919"/>
    <w:rsid w:val="6A608F3D"/>
    <w:rsid w:val="6A62E899"/>
    <w:rsid w:val="6A6A9CB2"/>
    <w:rsid w:val="6A6AA141"/>
    <w:rsid w:val="6A6E3B30"/>
    <w:rsid w:val="6A8A6CD1"/>
    <w:rsid w:val="6A98E710"/>
    <w:rsid w:val="6A9E076B"/>
    <w:rsid w:val="6AB214CC"/>
    <w:rsid w:val="6AC4E49D"/>
    <w:rsid w:val="6ACD2236"/>
    <w:rsid w:val="6AD881EE"/>
    <w:rsid w:val="6ADBE44F"/>
    <w:rsid w:val="6AE38EA8"/>
    <w:rsid w:val="6AE45962"/>
    <w:rsid w:val="6AE68147"/>
    <w:rsid w:val="6B02510C"/>
    <w:rsid w:val="6B09BC7B"/>
    <w:rsid w:val="6B0A967A"/>
    <w:rsid w:val="6B0AA3D3"/>
    <w:rsid w:val="6B186990"/>
    <w:rsid w:val="6B27211B"/>
    <w:rsid w:val="6B2850CD"/>
    <w:rsid w:val="6B361F90"/>
    <w:rsid w:val="6B4997A4"/>
    <w:rsid w:val="6B528BC8"/>
    <w:rsid w:val="6B554FE2"/>
    <w:rsid w:val="6B639DB0"/>
    <w:rsid w:val="6B6AC21D"/>
    <w:rsid w:val="6B79B893"/>
    <w:rsid w:val="6B88B788"/>
    <w:rsid w:val="6BA987D7"/>
    <w:rsid w:val="6BCE112D"/>
    <w:rsid w:val="6BD28A7B"/>
    <w:rsid w:val="6BDCC3E1"/>
    <w:rsid w:val="6BF0531D"/>
    <w:rsid w:val="6BF43334"/>
    <w:rsid w:val="6BFE7F2A"/>
    <w:rsid w:val="6C07150C"/>
    <w:rsid w:val="6C07EB9B"/>
    <w:rsid w:val="6C0BA0BB"/>
    <w:rsid w:val="6C0DEB04"/>
    <w:rsid w:val="6C172AF6"/>
    <w:rsid w:val="6C2E49F7"/>
    <w:rsid w:val="6C3F38F0"/>
    <w:rsid w:val="6C4F219B"/>
    <w:rsid w:val="6C55AED5"/>
    <w:rsid w:val="6C628D37"/>
    <w:rsid w:val="6C6B8D36"/>
    <w:rsid w:val="6C7C2E22"/>
    <w:rsid w:val="6C8276F0"/>
    <w:rsid w:val="6C856581"/>
    <w:rsid w:val="6C906E59"/>
    <w:rsid w:val="6CA0139D"/>
    <w:rsid w:val="6CAA6F3C"/>
    <w:rsid w:val="6CAE57CC"/>
    <w:rsid w:val="6CAE79B3"/>
    <w:rsid w:val="6CB99CCB"/>
    <w:rsid w:val="6CDD4F78"/>
    <w:rsid w:val="6CEE1670"/>
    <w:rsid w:val="6CFDFF0F"/>
    <w:rsid w:val="6D039B46"/>
    <w:rsid w:val="6D0849E4"/>
    <w:rsid w:val="6D120D56"/>
    <w:rsid w:val="6D144331"/>
    <w:rsid w:val="6D2099C4"/>
    <w:rsid w:val="6D2E186B"/>
    <w:rsid w:val="6D30BAD3"/>
    <w:rsid w:val="6D36BB06"/>
    <w:rsid w:val="6D42095B"/>
    <w:rsid w:val="6D53498A"/>
    <w:rsid w:val="6D55525E"/>
    <w:rsid w:val="6D5DFF00"/>
    <w:rsid w:val="6D5E3A6E"/>
    <w:rsid w:val="6D65B5D1"/>
    <w:rsid w:val="6D68F486"/>
    <w:rsid w:val="6D71D58C"/>
    <w:rsid w:val="6D7C8BD9"/>
    <w:rsid w:val="6D7E4AB0"/>
    <w:rsid w:val="6D88BED5"/>
    <w:rsid w:val="6D8CB22D"/>
    <w:rsid w:val="6D8EACB9"/>
    <w:rsid w:val="6D97A297"/>
    <w:rsid w:val="6DB3ED64"/>
    <w:rsid w:val="6DBA06F0"/>
    <w:rsid w:val="6DBC85DC"/>
    <w:rsid w:val="6DC68ED3"/>
    <w:rsid w:val="6DFB09B7"/>
    <w:rsid w:val="6E03940D"/>
    <w:rsid w:val="6E064DF2"/>
    <w:rsid w:val="6E07CCAD"/>
    <w:rsid w:val="6E19C00D"/>
    <w:rsid w:val="6E29FEB4"/>
    <w:rsid w:val="6E3616DF"/>
    <w:rsid w:val="6E4EBD1B"/>
    <w:rsid w:val="6E642AEE"/>
    <w:rsid w:val="6E664A83"/>
    <w:rsid w:val="6E6D5D23"/>
    <w:rsid w:val="6E7DA86F"/>
    <w:rsid w:val="6EA27F85"/>
    <w:rsid w:val="6EB68820"/>
    <w:rsid w:val="6EBAAA32"/>
    <w:rsid w:val="6EC18BC1"/>
    <w:rsid w:val="6EDB2FC7"/>
    <w:rsid w:val="6EEA6C3F"/>
    <w:rsid w:val="6EF8ABF4"/>
    <w:rsid w:val="6F01642D"/>
    <w:rsid w:val="6F0DE3CC"/>
    <w:rsid w:val="6F20DC15"/>
    <w:rsid w:val="6F289B5B"/>
    <w:rsid w:val="6F2A5C34"/>
    <w:rsid w:val="6F2C13D5"/>
    <w:rsid w:val="6F2E0FA9"/>
    <w:rsid w:val="6F342117"/>
    <w:rsid w:val="6F3D4975"/>
    <w:rsid w:val="6F43DEDC"/>
    <w:rsid w:val="6F53D40B"/>
    <w:rsid w:val="6F59A9F7"/>
    <w:rsid w:val="6F644295"/>
    <w:rsid w:val="6F716E40"/>
    <w:rsid w:val="6F751176"/>
    <w:rsid w:val="6F76273A"/>
    <w:rsid w:val="6F884562"/>
    <w:rsid w:val="6F8AFB8D"/>
    <w:rsid w:val="6F9CF03C"/>
    <w:rsid w:val="6FAACD5C"/>
    <w:rsid w:val="6FAEDB67"/>
    <w:rsid w:val="6FB29D2C"/>
    <w:rsid w:val="6FBAF9DA"/>
    <w:rsid w:val="6FC770D7"/>
    <w:rsid w:val="6FC9AD05"/>
    <w:rsid w:val="6FD10D34"/>
    <w:rsid w:val="6FF75085"/>
    <w:rsid w:val="700274AE"/>
    <w:rsid w:val="703ABD62"/>
    <w:rsid w:val="703F7505"/>
    <w:rsid w:val="7041B388"/>
    <w:rsid w:val="7043ED32"/>
    <w:rsid w:val="7058BDC6"/>
    <w:rsid w:val="705A1312"/>
    <w:rsid w:val="705A5357"/>
    <w:rsid w:val="7063F5B6"/>
    <w:rsid w:val="706C5721"/>
    <w:rsid w:val="707D5C55"/>
    <w:rsid w:val="70897C69"/>
    <w:rsid w:val="70BAB260"/>
    <w:rsid w:val="70BD0720"/>
    <w:rsid w:val="70C6A729"/>
    <w:rsid w:val="70C977CD"/>
    <w:rsid w:val="70E98A6F"/>
    <w:rsid w:val="70F34F6B"/>
    <w:rsid w:val="7107B308"/>
    <w:rsid w:val="711208EB"/>
    <w:rsid w:val="71143EBB"/>
    <w:rsid w:val="71171A6F"/>
    <w:rsid w:val="713EE482"/>
    <w:rsid w:val="713FA59D"/>
    <w:rsid w:val="71493B22"/>
    <w:rsid w:val="715BC3E5"/>
    <w:rsid w:val="716B6D00"/>
    <w:rsid w:val="717E0096"/>
    <w:rsid w:val="71935396"/>
    <w:rsid w:val="71952F45"/>
    <w:rsid w:val="71AF1725"/>
    <w:rsid w:val="71BCD330"/>
    <w:rsid w:val="71D3F080"/>
    <w:rsid w:val="71DD1FA2"/>
    <w:rsid w:val="71E8C042"/>
    <w:rsid w:val="71F2D9BF"/>
    <w:rsid w:val="71F9F8E4"/>
    <w:rsid w:val="72010893"/>
    <w:rsid w:val="720BF1FD"/>
    <w:rsid w:val="72308FF7"/>
    <w:rsid w:val="7232F3AA"/>
    <w:rsid w:val="72340184"/>
    <w:rsid w:val="72450291"/>
    <w:rsid w:val="724C21E5"/>
    <w:rsid w:val="724E5253"/>
    <w:rsid w:val="7254CD7A"/>
    <w:rsid w:val="725F888D"/>
    <w:rsid w:val="72721E76"/>
    <w:rsid w:val="72783B13"/>
    <w:rsid w:val="727A5510"/>
    <w:rsid w:val="7289669E"/>
    <w:rsid w:val="728A649F"/>
    <w:rsid w:val="728B3D18"/>
    <w:rsid w:val="728C9508"/>
    <w:rsid w:val="729CE099"/>
    <w:rsid w:val="72A2421B"/>
    <w:rsid w:val="72A2CA5D"/>
    <w:rsid w:val="72AA60F6"/>
    <w:rsid w:val="72AE224B"/>
    <w:rsid w:val="72B05841"/>
    <w:rsid w:val="72BC3CF6"/>
    <w:rsid w:val="72C2BD8D"/>
    <w:rsid w:val="72CAD39A"/>
    <w:rsid w:val="72CBF2BB"/>
    <w:rsid w:val="72CE85CB"/>
    <w:rsid w:val="72DDBF86"/>
    <w:rsid w:val="72E8B5FC"/>
    <w:rsid w:val="72EF35F4"/>
    <w:rsid w:val="72FA4540"/>
    <w:rsid w:val="7316FF4A"/>
    <w:rsid w:val="734F4710"/>
    <w:rsid w:val="73602F06"/>
    <w:rsid w:val="7379C4FA"/>
    <w:rsid w:val="737CEFB5"/>
    <w:rsid w:val="737E8CEA"/>
    <w:rsid w:val="738459A1"/>
    <w:rsid w:val="7392AA6F"/>
    <w:rsid w:val="739D6CC5"/>
    <w:rsid w:val="73A05997"/>
    <w:rsid w:val="73A2B260"/>
    <w:rsid w:val="73A42ECE"/>
    <w:rsid w:val="73A9C148"/>
    <w:rsid w:val="73BA9983"/>
    <w:rsid w:val="73BD827C"/>
    <w:rsid w:val="73D1A252"/>
    <w:rsid w:val="73E2B984"/>
    <w:rsid w:val="73E3CA47"/>
    <w:rsid w:val="73E48194"/>
    <w:rsid w:val="73E6E105"/>
    <w:rsid w:val="73EE85BA"/>
    <w:rsid w:val="73FE66E6"/>
    <w:rsid w:val="74047170"/>
    <w:rsid w:val="74087782"/>
    <w:rsid w:val="74141282"/>
    <w:rsid w:val="7422B77F"/>
    <w:rsid w:val="7426C0FE"/>
    <w:rsid w:val="74576497"/>
    <w:rsid w:val="745EAE52"/>
    <w:rsid w:val="74607BE2"/>
    <w:rsid w:val="746674DC"/>
    <w:rsid w:val="7477172D"/>
    <w:rsid w:val="748434BB"/>
    <w:rsid w:val="749ABBB2"/>
    <w:rsid w:val="749E8777"/>
    <w:rsid w:val="74AE82D2"/>
    <w:rsid w:val="74AF4EF8"/>
    <w:rsid w:val="74B16065"/>
    <w:rsid w:val="74BD2C04"/>
    <w:rsid w:val="74CCEE34"/>
    <w:rsid w:val="74D25D01"/>
    <w:rsid w:val="74F04188"/>
    <w:rsid w:val="74F10DC9"/>
    <w:rsid w:val="750C9C70"/>
    <w:rsid w:val="750D35EC"/>
    <w:rsid w:val="7510751B"/>
    <w:rsid w:val="75122715"/>
    <w:rsid w:val="7517DBB3"/>
    <w:rsid w:val="751D30F8"/>
    <w:rsid w:val="752BF1AC"/>
    <w:rsid w:val="752FA7C3"/>
    <w:rsid w:val="7534A746"/>
    <w:rsid w:val="75393AF9"/>
    <w:rsid w:val="753FB856"/>
    <w:rsid w:val="7551C293"/>
    <w:rsid w:val="7559F929"/>
    <w:rsid w:val="75681C3A"/>
    <w:rsid w:val="7568A565"/>
    <w:rsid w:val="75761745"/>
    <w:rsid w:val="758B464E"/>
    <w:rsid w:val="75999A6B"/>
    <w:rsid w:val="759D30F0"/>
    <w:rsid w:val="75AD5BBE"/>
    <w:rsid w:val="75B420A8"/>
    <w:rsid w:val="75C0EBD9"/>
    <w:rsid w:val="75C5D9E2"/>
    <w:rsid w:val="75C88B2A"/>
    <w:rsid w:val="75CDC9BC"/>
    <w:rsid w:val="75DC2DC1"/>
    <w:rsid w:val="75E8E36F"/>
    <w:rsid w:val="75F12278"/>
    <w:rsid w:val="76072E2A"/>
    <w:rsid w:val="7609E78D"/>
    <w:rsid w:val="7612D865"/>
    <w:rsid w:val="762CB94A"/>
    <w:rsid w:val="763FAD7B"/>
    <w:rsid w:val="7644262D"/>
    <w:rsid w:val="76445EE6"/>
    <w:rsid w:val="764A8275"/>
    <w:rsid w:val="7691BF84"/>
    <w:rsid w:val="7695E2FB"/>
    <w:rsid w:val="76A45C63"/>
    <w:rsid w:val="76AFB1FE"/>
    <w:rsid w:val="76B41661"/>
    <w:rsid w:val="76B8A7DD"/>
    <w:rsid w:val="76C3F73D"/>
    <w:rsid w:val="76D2E0B0"/>
    <w:rsid w:val="76EABDD8"/>
    <w:rsid w:val="770E3655"/>
    <w:rsid w:val="7719CC15"/>
    <w:rsid w:val="771BBAFB"/>
    <w:rsid w:val="771DC863"/>
    <w:rsid w:val="771E4146"/>
    <w:rsid w:val="77244425"/>
    <w:rsid w:val="77255047"/>
    <w:rsid w:val="7731117F"/>
    <w:rsid w:val="773D0378"/>
    <w:rsid w:val="773D8D12"/>
    <w:rsid w:val="7749C725"/>
    <w:rsid w:val="77546F1E"/>
    <w:rsid w:val="7765B33F"/>
    <w:rsid w:val="77679B2D"/>
    <w:rsid w:val="776B6028"/>
    <w:rsid w:val="777BD142"/>
    <w:rsid w:val="778371BC"/>
    <w:rsid w:val="7794EB21"/>
    <w:rsid w:val="779924B6"/>
    <w:rsid w:val="779A4723"/>
    <w:rsid w:val="77A40794"/>
    <w:rsid w:val="77AC742A"/>
    <w:rsid w:val="77C3CDE1"/>
    <w:rsid w:val="77C7D620"/>
    <w:rsid w:val="77D85CDE"/>
    <w:rsid w:val="77E814B8"/>
    <w:rsid w:val="77F599AF"/>
    <w:rsid w:val="7801982F"/>
    <w:rsid w:val="78034371"/>
    <w:rsid w:val="7816DCC2"/>
    <w:rsid w:val="7818553A"/>
    <w:rsid w:val="782B1E69"/>
    <w:rsid w:val="78371FE8"/>
    <w:rsid w:val="7838B69D"/>
    <w:rsid w:val="783C8348"/>
    <w:rsid w:val="783F8D02"/>
    <w:rsid w:val="78501C54"/>
    <w:rsid w:val="7851E67E"/>
    <w:rsid w:val="785DB18C"/>
    <w:rsid w:val="786A7D81"/>
    <w:rsid w:val="786B3832"/>
    <w:rsid w:val="788CBA1C"/>
    <w:rsid w:val="788D52E5"/>
    <w:rsid w:val="78A61787"/>
    <w:rsid w:val="78AB6A74"/>
    <w:rsid w:val="78B10EDE"/>
    <w:rsid w:val="78BF9497"/>
    <w:rsid w:val="78C656F7"/>
    <w:rsid w:val="78E4CF0A"/>
    <w:rsid w:val="78E830F8"/>
    <w:rsid w:val="78ED9EDE"/>
    <w:rsid w:val="78FA178D"/>
    <w:rsid w:val="791F127F"/>
    <w:rsid w:val="79263019"/>
    <w:rsid w:val="793D0C16"/>
    <w:rsid w:val="79833260"/>
    <w:rsid w:val="798B5284"/>
    <w:rsid w:val="799D75FA"/>
    <w:rsid w:val="799E569A"/>
    <w:rsid w:val="79ACBBE9"/>
    <w:rsid w:val="79C5343E"/>
    <w:rsid w:val="79D41E7C"/>
    <w:rsid w:val="79E97B61"/>
    <w:rsid w:val="79EECB7E"/>
    <w:rsid w:val="7A07E5DD"/>
    <w:rsid w:val="7A0ABCC1"/>
    <w:rsid w:val="7A188AAD"/>
    <w:rsid w:val="7A352D1A"/>
    <w:rsid w:val="7A430878"/>
    <w:rsid w:val="7A4E9460"/>
    <w:rsid w:val="7A51BF9D"/>
    <w:rsid w:val="7A64BAB2"/>
    <w:rsid w:val="7A8F0426"/>
    <w:rsid w:val="7A92E5D3"/>
    <w:rsid w:val="7A974F40"/>
    <w:rsid w:val="7A995E1D"/>
    <w:rsid w:val="7AA5F205"/>
    <w:rsid w:val="7AAC1FDB"/>
    <w:rsid w:val="7AB67B21"/>
    <w:rsid w:val="7AD5A2A9"/>
    <w:rsid w:val="7AD7D82E"/>
    <w:rsid w:val="7AE1C4E4"/>
    <w:rsid w:val="7AF12F52"/>
    <w:rsid w:val="7AF7EFBB"/>
    <w:rsid w:val="7AF919DC"/>
    <w:rsid w:val="7B0521A5"/>
    <w:rsid w:val="7B0C94F9"/>
    <w:rsid w:val="7B32258C"/>
    <w:rsid w:val="7B533A05"/>
    <w:rsid w:val="7B7B4C2A"/>
    <w:rsid w:val="7B7C54C5"/>
    <w:rsid w:val="7BCC3244"/>
    <w:rsid w:val="7BE6F7E1"/>
    <w:rsid w:val="7BEFE269"/>
    <w:rsid w:val="7C0A338A"/>
    <w:rsid w:val="7C13BB3B"/>
    <w:rsid w:val="7C159058"/>
    <w:rsid w:val="7C17DDC3"/>
    <w:rsid w:val="7C2280EB"/>
    <w:rsid w:val="7C2F64D0"/>
    <w:rsid w:val="7C3626FB"/>
    <w:rsid w:val="7C407F24"/>
    <w:rsid w:val="7C518199"/>
    <w:rsid w:val="7C59817F"/>
    <w:rsid w:val="7C6263AE"/>
    <w:rsid w:val="7C7316F3"/>
    <w:rsid w:val="7C94997B"/>
    <w:rsid w:val="7CA8CA01"/>
    <w:rsid w:val="7CA8CD6B"/>
    <w:rsid w:val="7CAA5E90"/>
    <w:rsid w:val="7CB15F57"/>
    <w:rsid w:val="7CC2CD53"/>
    <w:rsid w:val="7CC4984E"/>
    <w:rsid w:val="7CD07808"/>
    <w:rsid w:val="7CD08267"/>
    <w:rsid w:val="7CDE87A8"/>
    <w:rsid w:val="7CF15499"/>
    <w:rsid w:val="7D0CB8BE"/>
    <w:rsid w:val="7D11FC30"/>
    <w:rsid w:val="7D15BECE"/>
    <w:rsid w:val="7D1D6CC5"/>
    <w:rsid w:val="7D270AC2"/>
    <w:rsid w:val="7D2A936C"/>
    <w:rsid w:val="7D2FA06F"/>
    <w:rsid w:val="7D359A7C"/>
    <w:rsid w:val="7D36CE37"/>
    <w:rsid w:val="7D38980A"/>
    <w:rsid w:val="7D546B21"/>
    <w:rsid w:val="7D5A3477"/>
    <w:rsid w:val="7D5A5A31"/>
    <w:rsid w:val="7D5C2169"/>
    <w:rsid w:val="7D6195B0"/>
    <w:rsid w:val="7D858981"/>
    <w:rsid w:val="7D88D49B"/>
    <w:rsid w:val="7D897559"/>
    <w:rsid w:val="7D8BFC91"/>
    <w:rsid w:val="7D8DF70E"/>
    <w:rsid w:val="7D8E3209"/>
    <w:rsid w:val="7D9577F1"/>
    <w:rsid w:val="7D9A43FD"/>
    <w:rsid w:val="7D9EDF5A"/>
    <w:rsid w:val="7DA11858"/>
    <w:rsid w:val="7DA585C2"/>
    <w:rsid w:val="7DD24343"/>
    <w:rsid w:val="7E0693E4"/>
    <w:rsid w:val="7E101EB0"/>
    <w:rsid w:val="7E1C6C14"/>
    <w:rsid w:val="7E2BDF58"/>
    <w:rsid w:val="7E35B1F1"/>
    <w:rsid w:val="7E36680F"/>
    <w:rsid w:val="7E3CE777"/>
    <w:rsid w:val="7E4AB7DD"/>
    <w:rsid w:val="7E4C1313"/>
    <w:rsid w:val="7E5B97B0"/>
    <w:rsid w:val="7E6AB8DD"/>
    <w:rsid w:val="7E6E9799"/>
    <w:rsid w:val="7E6F65AD"/>
    <w:rsid w:val="7E77A229"/>
    <w:rsid w:val="7E77B420"/>
    <w:rsid w:val="7E7B8572"/>
    <w:rsid w:val="7E7F84CE"/>
    <w:rsid w:val="7E8F59FC"/>
    <w:rsid w:val="7E994C39"/>
    <w:rsid w:val="7E9E74C6"/>
    <w:rsid w:val="7EA971DE"/>
    <w:rsid w:val="7EB978B1"/>
    <w:rsid w:val="7EC67CC1"/>
    <w:rsid w:val="7ECCE7CF"/>
    <w:rsid w:val="7EE834D1"/>
    <w:rsid w:val="7F08E343"/>
    <w:rsid w:val="7F111502"/>
    <w:rsid w:val="7F412839"/>
    <w:rsid w:val="7F7000A1"/>
    <w:rsid w:val="7F717230"/>
    <w:rsid w:val="7F76DB15"/>
    <w:rsid w:val="7F80EF67"/>
    <w:rsid w:val="7F81087C"/>
    <w:rsid w:val="7F87BDE2"/>
    <w:rsid w:val="7F9917B6"/>
    <w:rsid w:val="7F996CF8"/>
    <w:rsid w:val="7FB93DB2"/>
    <w:rsid w:val="7FBA5160"/>
    <w:rsid w:val="7FE52D45"/>
    <w:rsid w:val="7FFBF1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2CBBC"/>
  <w15:docId w15:val="{AC4511BF-1F2E-48F7-831A-9F009077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54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NoSpacing">
    <w:name w:val="No Spacing"/>
    <w:link w:val="NoSpacingChar"/>
    <w:uiPriority w:val="1"/>
    <w:qFormat/>
    <w:rsid w:val="00702C2C"/>
    <w:pPr>
      <w:spacing w:after="0" w:line="240" w:lineRule="auto"/>
    </w:pPr>
    <w:rPr>
      <w:rFonts w:eastAsiaTheme="minorEastAsia"/>
    </w:rPr>
  </w:style>
  <w:style w:type="character" w:customStyle="1" w:styleId="NoSpacingChar">
    <w:name w:val="No Spacing Char"/>
    <w:basedOn w:val="DefaultParagraphFont"/>
    <w:link w:val="NoSpacing"/>
    <w:uiPriority w:val="1"/>
    <w:rsid w:val="00702C2C"/>
    <w:rPr>
      <w:rFonts w:eastAsiaTheme="minorEastAsia"/>
    </w:rPr>
  </w:style>
  <w:style w:type="paragraph" w:styleId="Header">
    <w:name w:val="header"/>
    <w:basedOn w:val="Normal"/>
    <w:link w:val="HeaderChar"/>
    <w:uiPriority w:val="99"/>
    <w:unhideWhenUsed/>
    <w:rsid w:val="00ED0A5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D0A5B"/>
  </w:style>
  <w:style w:type="paragraph" w:styleId="Footer">
    <w:name w:val="footer"/>
    <w:basedOn w:val="Normal"/>
    <w:link w:val="FooterChar"/>
    <w:uiPriority w:val="99"/>
    <w:unhideWhenUsed/>
    <w:rsid w:val="00ED0A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D0A5B"/>
  </w:style>
  <w:style w:type="character" w:styleId="IntenseReference">
    <w:name w:val="Intense Reference"/>
    <w:basedOn w:val="DefaultParagraphFont"/>
    <w:uiPriority w:val="32"/>
    <w:qFormat/>
    <w:rsid w:val="002E1FFA"/>
    <w:rPr>
      <w:b/>
      <w:bCs/>
      <w:smallCaps/>
      <w:color w:val="4F81BD" w:themeColor="accent1"/>
      <w:spacing w:val="5"/>
    </w:rPr>
  </w:style>
  <w:style w:type="character" w:styleId="BookTitle">
    <w:name w:val="Book Title"/>
    <w:basedOn w:val="DefaultParagraphFont"/>
    <w:uiPriority w:val="33"/>
    <w:qFormat/>
    <w:rsid w:val="002E1FFA"/>
    <w:rPr>
      <w:b/>
      <w:bCs/>
      <w:i/>
      <w:iCs/>
      <w:spacing w:val="5"/>
    </w:rPr>
  </w:style>
  <w:style w:type="character" w:styleId="UnresolvedMention">
    <w:name w:val="Unresolved Mention"/>
    <w:basedOn w:val="DefaultParagraphFont"/>
    <w:uiPriority w:val="99"/>
    <w:semiHidden/>
    <w:unhideWhenUsed/>
    <w:rsid w:val="00E1594B"/>
    <w:rPr>
      <w:color w:val="605E5C"/>
      <w:shd w:val="clear" w:color="auto" w:fill="E1DFDD"/>
    </w:rPr>
  </w:style>
  <w:style w:type="paragraph" w:styleId="TOC5">
    <w:name w:val="toc 5"/>
    <w:basedOn w:val="Normal"/>
    <w:next w:val="Normal"/>
    <w:autoRedefine/>
    <w:uiPriority w:val="39"/>
    <w:unhideWhenUsed/>
    <w:rsid w:val="007261B0"/>
    <w:pPr>
      <w:spacing w:before="0" w:after="100" w:line="278" w:lineRule="auto"/>
      <w:ind w:left="960"/>
    </w:pPr>
    <w:rPr>
      <w:rFonts w:eastAsiaTheme="minorEastAsia"/>
      <w:kern w:val="2"/>
      <w:sz w:val="24"/>
      <w:szCs w:val="24"/>
      <w:lang w:eastAsia="ko-KR"/>
      <w14:ligatures w14:val="standardContextual"/>
    </w:rPr>
  </w:style>
  <w:style w:type="paragraph" w:styleId="TOC6">
    <w:name w:val="toc 6"/>
    <w:basedOn w:val="Normal"/>
    <w:next w:val="Normal"/>
    <w:autoRedefine/>
    <w:uiPriority w:val="39"/>
    <w:unhideWhenUsed/>
    <w:rsid w:val="007261B0"/>
    <w:pPr>
      <w:spacing w:before="0" w:after="100" w:line="278" w:lineRule="auto"/>
      <w:ind w:left="1200"/>
    </w:pPr>
    <w:rPr>
      <w:rFonts w:eastAsiaTheme="minorEastAsia"/>
      <w:kern w:val="2"/>
      <w:sz w:val="24"/>
      <w:szCs w:val="24"/>
      <w:lang w:eastAsia="ko-KR"/>
      <w14:ligatures w14:val="standardContextual"/>
    </w:rPr>
  </w:style>
  <w:style w:type="paragraph" w:styleId="TOC7">
    <w:name w:val="toc 7"/>
    <w:basedOn w:val="Normal"/>
    <w:next w:val="Normal"/>
    <w:autoRedefine/>
    <w:uiPriority w:val="39"/>
    <w:unhideWhenUsed/>
    <w:rsid w:val="007261B0"/>
    <w:pPr>
      <w:spacing w:before="0" w:after="100" w:line="278" w:lineRule="auto"/>
      <w:ind w:left="1440"/>
    </w:pPr>
    <w:rPr>
      <w:rFonts w:eastAsiaTheme="minorEastAsia"/>
      <w:kern w:val="2"/>
      <w:sz w:val="24"/>
      <w:szCs w:val="24"/>
      <w:lang w:eastAsia="ko-KR"/>
      <w14:ligatures w14:val="standardContextual"/>
    </w:rPr>
  </w:style>
  <w:style w:type="paragraph" w:styleId="TOC8">
    <w:name w:val="toc 8"/>
    <w:basedOn w:val="Normal"/>
    <w:next w:val="Normal"/>
    <w:autoRedefine/>
    <w:uiPriority w:val="39"/>
    <w:unhideWhenUsed/>
    <w:rsid w:val="007261B0"/>
    <w:pPr>
      <w:spacing w:before="0" w:after="100" w:line="278" w:lineRule="auto"/>
      <w:ind w:left="1680"/>
    </w:pPr>
    <w:rPr>
      <w:rFonts w:eastAsiaTheme="minorEastAsia"/>
      <w:kern w:val="2"/>
      <w:sz w:val="24"/>
      <w:szCs w:val="24"/>
      <w:lang w:eastAsia="ko-KR"/>
      <w14:ligatures w14:val="standardContextual"/>
    </w:rPr>
  </w:style>
  <w:style w:type="paragraph" w:styleId="TOC9">
    <w:name w:val="toc 9"/>
    <w:basedOn w:val="Normal"/>
    <w:next w:val="Normal"/>
    <w:autoRedefine/>
    <w:uiPriority w:val="39"/>
    <w:unhideWhenUsed/>
    <w:rsid w:val="007261B0"/>
    <w:pPr>
      <w:spacing w:before="0" w:after="100" w:line="278" w:lineRule="auto"/>
      <w:ind w:left="1920"/>
    </w:pPr>
    <w:rPr>
      <w:rFonts w:eastAsiaTheme="minorEastAsia"/>
      <w:kern w:val="2"/>
      <w:sz w:val="24"/>
      <w:szCs w:val="24"/>
      <w:lang w:eastAsia="ko-KR"/>
      <w14:ligatures w14:val="standardContextual"/>
    </w:rPr>
  </w:style>
  <w:style w:type="paragraph" w:customStyle="1" w:styleId="paragraph">
    <w:name w:val="paragraph"/>
    <w:basedOn w:val="Normal"/>
    <w:rsid w:val="00B64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64180"/>
  </w:style>
  <w:style w:type="character" w:customStyle="1" w:styleId="eop">
    <w:name w:val="eop"/>
    <w:basedOn w:val="DefaultParagraphFont"/>
    <w:rsid w:val="00B6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289">
      <w:bodyDiv w:val="1"/>
      <w:marLeft w:val="0"/>
      <w:marRight w:val="0"/>
      <w:marTop w:val="0"/>
      <w:marBottom w:val="0"/>
      <w:divBdr>
        <w:top w:val="none" w:sz="0" w:space="0" w:color="auto"/>
        <w:left w:val="none" w:sz="0" w:space="0" w:color="auto"/>
        <w:bottom w:val="none" w:sz="0" w:space="0" w:color="auto"/>
        <w:right w:val="none" w:sz="0" w:space="0" w:color="auto"/>
      </w:divBdr>
    </w:div>
    <w:div w:id="16004762">
      <w:bodyDiv w:val="1"/>
      <w:marLeft w:val="0"/>
      <w:marRight w:val="0"/>
      <w:marTop w:val="0"/>
      <w:marBottom w:val="0"/>
      <w:divBdr>
        <w:top w:val="none" w:sz="0" w:space="0" w:color="auto"/>
        <w:left w:val="none" w:sz="0" w:space="0" w:color="auto"/>
        <w:bottom w:val="none" w:sz="0" w:space="0" w:color="auto"/>
        <w:right w:val="none" w:sz="0" w:space="0" w:color="auto"/>
      </w:divBdr>
    </w:div>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4910157">
      <w:bodyDiv w:val="1"/>
      <w:marLeft w:val="0"/>
      <w:marRight w:val="0"/>
      <w:marTop w:val="0"/>
      <w:marBottom w:val="0"/>
      <w:divBdr>
        <w:top w:val="none" w:sz="0" w:space="0" w:color="auto"/>
        <w:left w:val="none" w:sz="0" w:space="0" w:color="auto"/>
        <w:bottom w:val="none" w:sz="0" w:space="0" w:color="auto"/>
        <w:right w:val="none" w:sz="0" w:space="0" w:color="auto"/>
      </w:divBdr>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64845061">
      <w:bodyDiv w:val="1"/>
      <w:marLeft w:val="0"/>
      <w:marRight w:val="0"/>
      <w:marTop w:val="0"/>
      <w:marBottom w:val="0"/>
      <w:divBdr>
        <w:top w:val="none" w:sz="0" w:space="0" w:color="auto"/>
        <w:left w:val="none" w:sz="0" w:space="0" w:color="auto"/>
        <w:bottom w:val="none" w:sz="0" w:space="0" w:color="auto"/>
        <w:right w:val="none" w:sz="0" w:space="0" w:color="auto"/>
      </w:divBdr>
    </w:div>
    <w:div w:id="67000050">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02920674">
      <w:bodyDiv w:val="1"/>
      <w:marLeft w:val="0"/>
      <w:marRight w:val="0"/>
      <w:marTop w:val="0"/>
      <w:marBottom w:val="0"/>
      <w:divBdr>
        <w:top w:val="none" w:sz="0" w:space="0" w:color="auto"/>
        <w:left w:val="none" w:sz="0" w:space="0" w:color="auto"/>
        <w:bottom w:val="none" w:sz="0" w:space="0" w:color="auto"/>
        <w:right w:val="none" w:sz="0" w:space="0" w:color="auto"/>
      </w:divBdr>
    </w:div>
    <w:div w:id="109668498">
      <w:bodyDiv w:val="1"/>
      <w:marLeft w:val="0"/>
      <w:marRight w:val="0"/>
      <w:marTop w:val="0"/>
      <w:marBottom w:val="0"/>
      <w:divBdr>
        <w:top w:val="none" w:sz="0" w:space="0" w:color="auto"/>
        <w:left w:val="none" w:sz="0" w:space="0" w:color="auto"/>
        <w:bottom w:val="none" w:sz="0" w:space="0" w:color="auto"/>
        <w:right w:val="none" w:sz="0" w:space="0" w:color="auto"/>
      </w:divBdr>
    </w:div>
    <w:div w:id="116721857">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123157352">
      <w:bodyDiv w:val="1"/>
      <w:marLeft w:val="0"/>
      <w:marRight w:val="0"/>
      <w:marTop w:val="0"/>
      <w:marBottom w:val="0"/>
      <w:divBdr>
        <w:top w:val="none" w:sz="0" w:space="0" w:color="auto"/>
        <w:left w:val="none" w:sz="0" w:space="0" w:color="auto"/>
        <w:bottom w:val="none" w:sz="0" w:space="0" w:color="auto"/>
        <w:right w:val="none" w:sz="0" w:space="0" w:color="auto"/>
      </w:divBdr>
    </w:div>
    <w:div w:id="137307282">
      <w:bodyDiv w:val="1"/>
      <w:marLeft w:val="0"/>
      <w:marRight w:val="0"/>
      <w:marTop w:val="0"/>
      <w:marBottom w:val="0"/>
      <w:divBdr>
        <w:top w:val="none" w:sz="0" w:space="0" w:color="auto"/>
        <w:left w:val="none" w:sz="0" w:space="0" w:color="auto"/>
        <w:bottom w:val="none" w:sz="0" w:space="0" w:color="auto"/>
        <w:right w:val="none" w:sz="0" w:space="0" w:color="auto"/>
      </w:divBdr>
    </w:div>
    <w:div w:id="150760062">
      <w:bodyDiv w:val="1"/>
      <w:marLeft w:val="0"/>
      <w:marRight w:val="0"/>
      <w:marTop w:val="0"/>
      <w:marBottom w:val="0"/>
      <w:divBdr>
        <w:top w:val="none" w:sz="0" w:space="0" w:color="auto"/>
        <w:left w:val="none" w:sz="0" w:space="0" w:color="auto"/>
        <w:bottom w:val="none" w:sz="0" w:space="0" w:color="auto"/>
        <w:right w:val="none" w:sz="0" w:space="0" w:color="auto"/>
      </w:divBdr>
    </w:div>
    <w:div w:id="153835732">
      <w:bodyDiv w:val="1"/>
      <w:marLeft w:val="0"/>
      <w:marRight w:val="0"/>
      <w:marTop w:val="0"/>
      <w:marBottom w:val="0"/>
      <w:divBdr>
        <w:top w:val="none" w:sz="0" w:space="0" w:color="auto"/>
        <w:left w:val="none" w:sz="0" w:space="0" w:color="auto"/>
        <w:bottom w:val="none" w:sz="0" w:space="0" w:color="auto"/>
        <w:right w:val="none" w:sz="0" w:space="0" w:color="auto"/>
      </w:divBdr>
    </w:div>
    <w:div w:id="162280839">
      <w:bodyDiv w:val="1"/>
      <w:marLeft w:val="0"/>
      <w:marRight w:val="0"/>
      <w:marTop w:val="0"/>
      <w:marBottom w:val="0"/>
      <w:divBdr>
        <w:top w:val="none" w:sz="0" w:space="0" w:color="auto"/>
        <w:left w:val="none" w:sz="0" w:space="0" w:color="auto"/>
        <w:bottom w:val="none" w:sz="0" w:space="0" w:color="auto"/>
        <w:right w:val="none" w:sz="0" w:space="0" w:color="auto"/>
      </w:divBdr>
    </w:div>
    <w:div w:id="169292834">
      <w:bodyDiv w:val="1"/>
      <w:marLeft w:val="0"/>
      <w:marRight w:val="0"/>
      <w:marTop w:val="0"/>
      <w:marBottom w:val="0"/>
      <w:divBdr>
        <w:top w:val="none" w:sz="0" w:space="0" w:color="auto"/>
        <w:left w:val="none" w:sz="0" w:space="0" w:color="auto"/>
        <w:bottom w:val="none" w:sz="0" w:space="0" w:color="auto"/>
        <w:right w:val="none" w:sz="0" w:space="0" w:color="auto"/>
      </w:divBdr>
    </w:div>
    <w:div w:id="188373540">
      <w:bodyDiv w:val="1"/>
      <w:marLeft w:val="0"/>
      <w:marRight w:val="0"/>
      <w:marTop w:val="0"/>
      <w:marBottom w:val="0"/>
      <w:divBdr>
        <w:top w:val="none" w:sz="0" w:space="0" w:color="auto"/>
        <w:left w:val="none" w:sz="0" w:space="0" w:color="auto"/>
        <w:bottom w:val="none" w:sz="0" w:space="0" w:color="auto"/>
        <w:right w:val="none" w:sz="0" w:space="0" w:color="auto"/>
      </w:divBdr>
    </w:div>
    <w:div w:id="218174581">
      <w:bodyDiv w:val="1"/>
      <w:marLeft w:val="0"/>
      <w:marRight w:val="0"/>
      <w:marTop w:val="0"/>
      <w:marBottom w:val="0"/>
      <w:divBdr>
        <w:top w:val="none" w:sz="0" w:space="0" w:color="auto"/>
        <w:left w:val="none" w:sz="0" w:space="0" w:color="auto"/>
        <w:bottom w:val="none" w:sz="0" w:space="0" w:color="auto"/>
        <w:right w:val="none" w:sz="0" w:space="0" w:color="auto"/>
      </w:divBdr>
    </w:div>
    <w:div w:id="226692609">
      <w:bodyDiv w:val="1"/>
      <w:marLeft w:val="0"/>
      <w:marRight w:val="0"/>
      <w:marTop w:val="0"/>
      <w:marBottom w:val="0"/>
      <w:divBdr>
        <w:top w:val="none" w:sz="0" w:space="0" w:color="auto"/>
        <w:left w:val="none" w:sz="0" w:space="0" w:color="auto"/>
        <w:bottom w:val="none" w:sz="0" w:space="0" w:color="auto"/>
        <w:right w:val="none" w:sz="0" w:space="0" w:color="auto"/>
      </w:divBdr>
    </w:div>
    <w:div w:id="24878121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5867466">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269362865">
      <w:bodyDiv w:val="1"/>
      <w:marLeft w:val="0"/>
      <w:marRight w:val="0"/>
      <w:marTop w:val="0"/>
      <w:marBottom w:val="0"/>
      <w:divBdr>
        <w:top w:val="none" w:sz="0" w:space="0" w:color="auto"/>
        <w:left w:val="none" w:sz="0" w:space="0" w:color="auto"/>
        <w:bottom w:val="none" w:sz="0" w:space="0" w:color="auto"/>
        <w:right w:val="none" w:sz="0" w:space="0" w:color="auto"/>
      </w:divBdr>
    </w:div>
    <w:div w:id="288050773">
      <w:bodyDiv w:val="1"/>
      <w:marLeft w:val="0"/>
      <w:marRight w:val="0"/>
      <w:marTop w:val="0"/>
      <w:marBottom w:val="0"/>
      <w:divBdr>
        <w:top w:val="none" w:sz="0" w:space="0" w:color="auto"/>
        <w:left w:val="none" w:sz="0" w:space="0" w:color="auto"/>
        <w:bottom w:val="none" w:sz="0" w:space="0" w:color="auto"/>
        <w:right w:val="none" w:sz="0" w:space="0" w:color="auto"/>
      </w:divBdr>
    </w:div>
    <w:div w:id="298606787">
      <w:bodyDiv w:val="1"/>
      <w:marLeft w:val="0"/>
      <w:marRight w:val="0"/>
      <w:marTop w:val="0"/>
      <w:marBottom w:val="0"/>
      <w:divBdr>
        <w:top w:val="none" w:sz="0" w:space="0" w:color="auto"/>
        <w:left w:val="none" w:sz="0" w:space="0" w:color="auto"/>
        <w:bottom w:val="none" w:sz="0" w:space="0" w:color="auto"/>
        <w:right w:val="none" w:sz="0" w:space="0" w:color="auto"/>
      </w:divBdr>
    </w:div>
    <w:div w:id="315384293">
      <w:bodyDiv w:val="1"/>
      <w:marLeft w:val="0"/>
      <w:marRight w:val="0"/>
      <w:marTop w:val="0"/>
      <w:marBottom w:val="0"/>
      <w:divBdr>
        <w:top w:val="none" w:sz="0" w:space="0" w:color="auto"/>
        <w:left w:val="none" w:sz="0" w:space="0" w:color="auto"/>
        <w:bottom w:val="none" w:sz="0" w:space="0" w:color="auto"/>
        <w:right w:val="none" w:sz="0" w:space="0" w:color="auto"/>
      </w:divBdr>
    </w:div>
    <w:div w:id="33346129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37268115">
      <w:bodyDiv w:val="1"/>
      <w:marLeft w:val="0"/>
      <w:marRight w:val="0"/>
      <w:marTop w:val="0"/>
      <w:marBottom w:val="0"/>
      <w:divBdr>
        <w:top w:val="none" w:sz="0" w:space="0" w:color="auto"/>
        <w:left w:val="none" w:sz="0" w:space="0" w:color="auto"/>
        <w:bottom w:val="none" w:sz="0" w:space="0" w:color="auto"/>
        <w:right w:val="none" w:sz="0" w:space="0" w:color="auto"/>
      </w:divBdr>
    </w:div>
    <w:div w:id="342243235">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2339968">
      <w:bodyDiv w:val="1"/>
      <w:marLeft w:val="0"/>
      <w:marRight w:val="0"/>
      <w:marTop w:val="0"/>
      <w:marBottom w:val="0"/>
      <w:divBdr>
        <w:top w:val="none" w:sz="0" w:space="0" w:color="auto"/>
        <w:left w:val="none" w:sz="0" w:space="0" w:color="auto"/>
        <w:bottom w:val="none" w:sz="0" w:space="0" w:color="auto"/>
        <w:right w:val="none" w:sz="0" w:space="0" w:color="auto"/>
      </w:divBdr>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369184897">
      <w:bodyDiv w:val="1"/>
      <w:marLeft w:val="0"/>
      <w:marRight w:val="0"/>
      <w:marTop w:val="0"/>
      <w:marBottom w:val="0"/>
      <w:divBdr>
        <w:top w:val="none" w:sz="0" w:space="0" w:color="auto"/>
        <w:left w:val="none" w:sz="0" w:space="0" w:color="auto"/>
        <w:bottom w:val="none" w:sz="0" w:space="0" w:color="auto"/>
        <w:right w:val="none" w:sz="0" w:space="0" w:color="auto"/>
      </w:divBdr>
    </w:div>
    <w:div w:id="380518824">
      <w:bodyDiv w:val="1"/>
      <w:marLeft w:val="0"/>
      <w:marRight w:val="0"/>
      <w:marTop w:val="0"/>
      <w:marBottom w:val="0"/>
      <w:divBdr>
        <w:top w:val="none" w:sz="0" w:space="0" w:color="auto"/>
        <w:left w:val="none" w:sz="0" w:space="0" w:color="auto"/>
        <w:bottom w:val="none" w:sz="0" w:space="0" w:color="auto"/>
        <w:right w:val="none" w:sz="0" w:space="0" w:color="auto"/>
      </w:divBdr>
    </w:div>
    <w:div w:id="410783331">
      <w:bodyDiv w:val="1"/>
      <w:marLeft w:val="0"/>
      <w:marRight w:val="0"/>
      <w:marTop w:val="0"/>
      <w:marBottom w:val="0"/>
      <w:divBdr>
        <w:top w:val="none" w:sz="0" w:space="0" w:color="auto"/>
        <w:left w:val="none" w:sz="0" w:space="0" w:color="auto"/>
        <w:bottom w:val="none" w:sz="0" w:space="0" w:color="auto"/>
        <w:right w:val="none" w:sz="0" w:space="0" w:color="auto"/>
      </w:divBdr>
    </w:div>
    <w:div w:id="414861243">
      <w:bodyDiv w:val="1"/>
      <w:marLeft w:val="0"/>
      <w:marRight w:val="0"/>
      <w:marTop w:val="0"/>
      <w:marBottom w:val="0"/>
      <w:divBdr>
        <w:top w:val="none" w:sz="0" w:space="0" w:color="auto"/>
        <w:left w:val="none" w:sz="0" w:space="0" w:color="auto"/>
        <w:bottom w:val="none" w:sz="0" w:space="0" w:color="auto"/>
        <w:right w:val="none" w:sz="0" w:space="0" w:color="auto"/>
      </w:divBdr>
    </w:div>
    <w:div w:id="447166230">
      <w:bodyDiv w:val="1"/>
      <w:marLeft w:val="0"/>
      <w:marRight w:val="0"/>
      <w:marTop w:val="0"/>
      <w:marBottom w:val="0"/>
      <w:divBdr>
        <w:top w:val="none" w:sz="0" w:space="0" w:color="auto"/>
        <w:left w:val="none" w:sz="0" w:space="0" w:color="auto"/>
        <w:bottom w:val="none" w:sz="0" w:space="0" w:color="auto"/>
        <w:right w:val="none" w:sz="0" w:space="0" w:color="auto"/>
      </w:divBdr>
    </w:div>
    <w:div w:id="455489006">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462191149">
      <w:bodyDiv w:val="1"/>
      <w:marLeft w:val="0"/>
      <w:marRight w:val="0"/>
      <w:marTop w:val="0"/>
      <w:marBottom w:val="0"/>
      <w:divBdr>
        <w:top w:val="none" w:sz="0" w:space="0" w:color="auto"/>
        <w:left w:val="none" w:sz="0" w:space="0" w:color="auto"/>
        <w:bottom w:val="none" w:sz="0" w:space="0" w:color="auto"/>
        <w:right w:val="none" w:sz="0" w:space="0" w:color="auto"/>
      </w:divBdr>
    </w:div>
    <w:div w:id="476648637">
      <w:bodyDiv w:val="1"/>
      <w:marLeft w:val="0"/>
      <w:marRight w:val="0"/>
      <w:marTop w:val="0"/>
      <w:marBottom w:val="0"/>
      <w:divBdr>
        <w:top w:val="none" w:sz="0" w:space="0" w:color="auto"/>
        <w:left w:val="none" w:sz="0" w:space="0" w:color="auto"/>
        <w:bottom w:val="none" w:sz="0" w:space="0" w:color="auto"/>
        <w:right w:val="none" w:sz="0" w:space="0" w:color="auto"/>
      </w:divBdr>
    </w:div>
    <w:div w:id="511841481">
      <w:bodyDiv w:val="1"/>
      <w:marLeft w:val="0"/>
      <w:marRight w:val="0"/>
      <w:marTop w:val="0"/>
      <w:marBottom w:val="0"/>
      <w:divBdr>
        <w:top w:val="none" w:sz="0" w:space="0" w:color="auto"/>
        <w:left w:val="none" w:sz="0" w:space="0" w:color="auto"/>
        <w:bottom w:val="none" w:sz="0" w:space="0" w:color="auto"/>
        <w:right w:val="none" w:sz="0" w:space="0" w:color="auto"/>
      </w:divBdr>
    </w:div>
    <w:div w:id="533351134">
      <w:bodyDiv w:val="1"/>
      <w:marLeft w:val="0"/>
      <w:marRight w:val="0"/>
      <w:marTop w:val="0"/>
      <w:marBottom w:val="0"/>
      <w:divBdr>
        <w:top w:val="none" w:sz="0" w:space="0" w:color="auto"/>
        <w:left w:val="none" w:sz="0" w:space="0" w:color="auto"/>
        <w:bottom w:val="none" w:sz="0" w:space="0" w:color="auto"/>
        <w:right w:val="none" w:sz="0" w:space="0" w:color="auto"/>
      </w:divBdr>
    </w:div>
    <w:div w:id="594557417">
      <w:bodyDiv w:val="1"/>
      <w:marLeft w:val="0"/>
      <w:marRight w:val="0"/>
      <w:marTop w:val="0"/>
      <w:marBottom w:val="0"/>
      <w:divBdr>
        <w:top w:val="none" w:sz="0" w:space="0" w:color="auto"/>
        <w:left w:val="none" w:sz="0" w:space="0" w:color="auto"/>
        <w:bottom w:val="none" w:sz="0" w:space="0" w:color="auto"/>
        <w:right w:val="none" w:sz="0" w:space="0" w:color="auto"/>
      </w:divBdr>
    </w:div>
    <w:div w:id="603028629">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70261335">
      <w:bodyDiv w:val="1"/>
      <w:marLeft w:val="0"/>
      <w:marRight w:val="0"/>
      <w:marTop w:val="0"/>
      <w:marBottom w:val="0"/>
      <w:divBdr>
        <w:top w:val="none" w:sz="0" w:space="0" w:color="auto"/>
        <w:left w:val="none" w:sz="0" w:space="0" w:color="auto"/>
        <w:bottom w:val="none" w:sz="0" w:space="0" w:color="auto"/>
        <w:right w:val="none" w:sz="0" w:space="0" w:color="auto"/>
      </w:divBdr>
    </w:div>
    <w:div w:id="678970999">
      <w:bodyDiv w:val="1"/>
      <w:marLeft w:val="0"/>
      <w:marRight w:val="0"/>
      <w:marTop w:val="0"/>
      <w:marBottom w:val="0"/>
      <w:divBdr>
        <w:top w:val="none" w:sz="0" w:space="0" w:color="auto"/>
        <w:left w:val="none" w:sz="0" w:space="0" w:color="auto"/>
        <w:bottom w:val="none" w:sz="0" w:space="0" w:color="auto"/>
        <w:right w:val="none" w:sz="0" w:space="0" w:color="auto"/>
      </w:divBdr>
    </w:div>
    <w:div w:id="700276716">
      <w:bodyDiv w:val="1"/>
      <w:marLeft w:val="0"/>
      <w:marRight w:val="0"/>
      <w:marTop w:val="0"/>
      <w:marBottom w:val="0"/>
      <w:divBdr>
        <w:top w:val="none" w:sz="0" w:space="0" w:color="auto"/>
        <w:left w:val="none" w:sz="0" w:space="0" w:color="auto"/>
        <w:bottom w:val="none" w:sz="0" w:space="0" w:color="auto"/>
        <w:right w:val="none" w:sz="0" w:space="0" w:color="auto"/>
      </w:divBdr>
      <w:divsChild>
        <w:div w:id="1509179828">
          <w:marLeft w:val="150"/>
          <w:marRight w:val="150"/>
          <w:marTop w:val="150"/>
          <w:marBottom w:val="150"/>
          <w:divBdr>
            <w:top w:val="none" w:sz="0" w:space="0" w:color="auto"/>
            <w:left w:val="none" w:sz="0" w:space="0" w:color="auto"/>
            <w:bottom w:val="none" w:sz="0" w:space="0" w:color="auto"/>
            <w:right w:val="none" w:sz="0" w:space="0" w:color="auto"/>
          </w:divBdr>
        </w:div>
      </w:divsChild>
    </w:div>
    <w:div w:id="710307038">
      <w:bodyDiv w:val="1"/>
      <w:marLeft w:val="0"/>
      <w:marRight w:val="0"/>
      <w:marTop w:val="0"/>
      <w:marBottom w:val="0"/>
      <w:divBdr>
        <w:top w:val="none" w:sz="0" w:space="0" w:color="auto"/>
        <w:left w:val="none" w:sz="0" w:space="0" w:color="auto"/>
        <w:bottom w:val="none" w:sz="0" w:space="0" w:color="auto"/>
        <w:right w:val="none" w:sz="0" w:space="0" w:color="auto"/>
      </w:divBdr>
    </w:div>
    <w:div w:id="718557595">
      <w:bodyDiv w:val="1"/>
      <w:marLeft w:val="0"/>
      <w:marRight w:val="0"/>
      <w:marTop w:val="0"/>
      <w:marBottom w:val="0"/>
      <w:divBdr>
        <w:top w:val="none" w:sz="0" w:space="0" w:color="auto"/>
        <w:left w:val="none" w:sz="0" w:space="0" w:color="auto"/>
        <w:bottom w:val="none" w:sz="0" w:space="0" w:color="auto"/>
        <w:right w:val="none" w:sz="0" w:space="0" w:color="auto"/>
      </w:divBdr>
    </w:div>
    <w:div w:id="723526702">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748422670">
      <w:bodyDiv w:val="1"/>
      <w:marLeft w:val="0"/>
      <w:marRight w:val="0"/>
      <w:marTop w:val="0"/>
      <w:marBottom w:val="0"/>
      <w:divBdr>
        <w:top w:val="none" w:sz="0" w:space="0" w:color="auto"/>
        <w:left w:val="none" w:sz="0" w:space="0" w:color="auto"/>
        <w:bottom w:val="none" w:sz="0" w:space="0" w:color="auto"/>
        <w:right w:val="none" w:sz="0" w:space="0" w:color="auto"/>
      </w:divBdr>
    </w:div>
    <w:div w:id="754202810">
      <w:bodyDiv w:val="1"/>
      <w:marLeft w:val="0"/>
      <w:marRight w:val="0"/>
      <w:marTop w:val="0"/>
      <w:marBottom w:val="0"/>
      <w:divBdr>
        <w:top w:val="none" w:sz="0" w:space="0" w:color="auto"/>
        <w:left w:val="none" w:sz="0" w:space="0" w:color="auto"/>
        <w:bottom w:val="none" w:sz="0" w:space="0" w:color="auto"/>
        <w:right w:val="none" w:sz="0" w:space="0" w:color="auto"/>
      </w:divBdr>
    </w:div>
    <w:div w:id="762919831">
      <w:bodyDiv w:val="1"/>
      <w:marLeft w:val="0"/>
      <w:marRight w:val="0"/>
      <w:marTop w:val="0"/>
      <w:marBottom w:val="0"/>
      <w:divBdr>
        <w:top w:val="none" w:sz="0" w:space="0" w:color="auto"/>
        <w:left w:val="none" w:sz="0" w:space="0" w:color="auto"/>
        <w:bottom w:val="none" w:sz="0" w:space="0" w:color="auto"/>
        <w:right w:val="none" w:sz="0" w:space="0" w:color="auto"/>
      </w:divBdr>
    </w:div>
    <w:div w:id="766191487">
      <w:bodyDiv w:val="1"/>
      <w:marLeft w:val="0"/>
      <w:marRight w:val="0"/>
      <w:marTop w:val="0"/>
      <w:marBottom w:val="0"/>
      <w:divBdr>
        <w:top w:val="none" w:sz="0" w:space="0" w:color="auto"/>
        <w:left w:val="none" w:sz="0" w:space="0" w:color="auto"/>
        <w:bottom w:val="none" w:sz="0" w:space="0" w:color="auto"/>
        <w:right w:val="none" w:sz="0" w:space="0" w:color="auto"/>
      </w:divBdr>
    </w:div>
    <w:div w:id="770584978">
      <w:bodyDiv w:val="1"/>
      <w:marLeft w:val="0"/>
      <w:marRight w:val="0"/>
      <w:marTop w:val="0"/>
      <w:marBottom w:val="0"/>
      <w:divBdr>
        <w:top w:val="none" w:sz="0" w:space="0" w:color="auto"/>
        <w:left w:val="none" w:sz="0" w:space="0" w:color="auto"/>
        <w:bottom w:val="none" w:sz="0" w:space="0" w:color="auto"/>
        <w:right w:val="none" w:sz="0" w:space="0" w:color="auto"/>
      </w:divBdr>
    </w:div>
    <w:div w:id="773091333">
      <w:bodyDiv w:val="1"/>
      <w:marLeft w:val="0"/>
      <w:marRight w:val="0"/>
      <w:marTop w:val="0"/>
      <w:marBottom w:val="0"/>
      <w:divBdr>
        <w:top w:val="none" w:sz="0" w:space="0" w:color="auto"/>
        <w:left w:val="none" w:sz="0" w:space="0" w:color="auto"/>
        <w:bottom w:val="none" w:sz="0" w:space="0" w:color="auto"/>
        <w:right w:val="none" w:sz="0" w:space="0" w:color="auto"/>
      </w:divBdr>
    </w:div>
    <w:div w:id="790441708">
      <w:bodyDiv w:val="1"/>
      <w:marLeft w:val="0"/>
      <w:marRight w:val="0"/>
      <w:marTop w:val="0"/>
      <w:marBottom w:val="0"/>
      <w:divBdr>
        <w:top w:val="none" w:sz="0" w:space="0" w:color="auto"/>
        <w:left w:val="none" w:sz="0" w:space="0" w:color="auto"/>
        <w:bottom w:val="none" w:sz="0" w:space="0" w:color="auto"/>
        <w:right w:val="none" w:sz="0" w:space="0" w:color="auto"/>
      </w:divBdr>
    </w:div>
    <w:div w:id="800149902">
      <w:bodyDiv w:val="1"/>
      <w:marLeft w:val="0"/>
      <w:marRight w:val="0"/>
      <w:marTop w:val="0"/>
      <w:marBottom w:val="0"/>
      <w:divBdr>
        <w:top w:val="none" w:sz="0" w:space="0" w:color="auto"/>
        <w:left w:val="none" w:sz="0" w:space="0" w:color="auto"/>
        <w:bottom w:val="none" w:sz="0" w:space="0" w:color="auto"/>
        <w:right w:val="none" w:sz="0" w:space="0" w:color="auto"/>
      </w:divBdr>
    </w:div>
    <w:div w:id="800391480">
      <w:bodyDiv w:val="1"/>
      <w:marLeft w:val="0"/>
      <w:marRight w:val="0"/>
      <w:marTop w:val="0"/>
      <w:marBottom w:val="0"/>
      <w:divBdr>
        <w:top w:val="none" w:sz="0" w:space="0" w:color="auto"/>
        <w:left w:val="none" w:sz="0" w:space="0" w:color="auto"/>
        <w:bottom w:val="none" w:sz="0" w:space="0" w:color="auto"/>
        <w:right w:val="none" w:sz="0" w:space="0" w:color="auto"/>
      </w:divBdr>
    </w:div>
    <w:div w:id="814950828">
      <w:bodyDiv w:val="1"/>
      <w:marLeft w:val="0"/>
      <w:marRight w:val="0"/>
      <w:marTop w:val="0"/>
      <w:marBottom w:val="0"/>
      <w:divBdr>
        <w:top w:val="none" w:sz="0" w:space="0" w:color="auto"/>
        <w:left w:val="none" w:sz="0" w:space="0" w:color="auto"/>
        <w:bottom w:val="none" w:sz="0" w:space="0" w:color="auto"/>
        <w:right w:val="none" w:sz="0" w:space="0" w:color="auto"/>
      </w:divBdr>
    </w:div>
    <w:div w:id="832112908">
      <w:bodyDiv w:val="1"/>
      <w:marLeft w:val="0"/>
      <w:marRight w:val="0"/>
      <w:marTop w:val="0"/>
      <w:marBottom w:val="0"/>
      <w:divBdr>
        <w:top w:val="none" w:sz="0" w:space="0" w:color="auto"/>
        <w:left w:val="none" w:sz="0" w:space="0" w:color="auto"/>
        <w:bottom w:val="none" w:sz="0" w:space="0" w:color="auto"/>
        <w:right w:val="none" w:sz="0" w:space="0" w:color="auto"/>
      </w:divBdr>
    </w:div>
    <w:div w:id="877661789">
      <w:bodyDiv w:val="1"/>
      <w:marLeft w:val="0"/>
      <w:marRight w:val="0"/>
      <w:marTop w:val="0"/>
      <w:marBottom w:val="0"/>
      <w:divBdr>
        <w:top w:val="none" w:sz="0" w:space="0" w:color="auto"/>
        <w:left w:val="none" w:sz="0" w:space="0" w:color="auto"/>
        <w:bottom w:val="none" w:sz="0" w:space="0" w:color="auto"/>
        <w:right w:val="none" w:sz="0" w:space="0" w:color="auto"/>
      </w:divBdr>
    </w:div>
    <w:div w:id="901527271">
      <w:bodyDiv w:val="1"/>
      <w:marLeft w:val="0"/>
      <w:marRight w:val="0"/>
      <w:marTop w:val="0"/>
      <w:marBottom w:val="0"/>
      <w:divBdr>
        <w:top w:val="none" w:sz="0" w:space="0" w:color="auto"/>
        <w:left w:val="none" w:sz="0" w:space="0" w:color="auto"/>
        <w:bottom w:val="none" w:sz="0" w:space="0" w:color="auto"/>
        <w:right w:val="none" w:sz="0" w:space="0" w:color="auto"/>
      </w:divBdr>
    </w:div>
    <w:div w:id="927352298">
      <w:bodyDiv w:val="1"/>
      <w:marLeft w:val="0"/>
      <w:marRight w:val="0"/>
      <w:marTop w:val="0"/>
      <w:marBottom w:val="0"/>
      <w:divBdr>
        <w:top w:val="none" w:sz="0" w:space="0" w:color="auto"/>
        <w:left w:val="none" w:sz="0" w:space="0" w:color="auto"/>
        <w:bottom w:val="none" w:sz="0" w:space="0" w:color="auto"/>
        <w:right w:val="none" w:sz="0" w:space="0" w:color="auto"/>
      </w:divBdr>
    </w:div>
    <w:div w:id="946814212">
      <w:bodyDiv w:val="1"/>
      <w:marLeft w:val="0"/>
      <w:marRight w:val="0"/>
      <w:marTop w:val="0"/>
      <w:marBottom w:val="0"/>
      <w:divBdr>
        <w:top w:val="none" w:sz="0" w:space="0" w:color="auto"/>
        <w:left w:val="none" w:sz="0" w:space="0" w:color="auto"/>
        <w:bottom w:val="none" w:sz="0" w:space="0" w:color="auto"/>
        <w:right w:val="none" w:sz="0" w:space="0" w:color="auto"/>
      </w:divBdr>
    </w:div>
    <w:div w:id="975139121">
      <w:bodyDiv w:val="1"/>
      <w:marLeft w:val="0"/>
      <w:marRight w:val="0"/>
      <w:marTop w:val="0"/>
      <w:marBottom w:val="0"/>
      <w:divBdr>
        <w:top w:val="none" w:sz="0" w:space="0" w:color="auto"/>
        <w:left w:val="none" w:sz="0" w:space="0" w:color="auto"/>
        <w:bottom w:val="none" w:sz="0" w:space="0" w:color="auto"/>
        <w:right w:val="none" w:sz="0" w:space="0" w:color="auto"/>
      </w:divBdr>
    </w:div>
    <w:div w:id="987124258">
      <w:bodyDiv w:val="1"/>
      <w:marLeft w:val="0"/>
      <w:marRight w:val="0"/>
      <w:marTop w:val="0"/>
      <w:marBottom w:val="0"/>
      <w:divBdr>
        <w:top w:val="none" w:sz="0" w:space="0" w:color="auto"/>
        <w:left w:val="none" w:sz="0" w:space="0" w:color="auto"/>
        <w:bottom w:val="none" w:sz="0" w:space="0" w:color="auto"/>
        <w:right w:val="none" w:sz="0" w:space="0" w:color="auto"/>
      </w:divBdr>
    </w:div>
    <w:div w:id="996230573">
      <w:bodyDiv w:val="1"/>
      <w:marLeft w:val="0"/>
      <w:marRight w:val="0"/>
      <w:marTop w:val="0"/>
      <w:marBottom w:val="0"/>
      <w:divBdr>
        <w:top w:val="none" w:sz="0" w:space="0" w:color="auto"/>
        <w:left w:val="none" w:sz="0" w:space="0" w:color="auto"/>
        <w:bottom w:val="none" w:sz="0" w:space="0" w:color="auto"/>
        <w:right w:val="none" w:sz="0" w:space="0" w:color="auto"/>
      </w:divBdr>
    </w:div>
    <w:div w:id="998578278">
      <w:bodyDiv w:val="1"/>
      <w:marLeft w:val="0"/>
      <w:marRight w:val="0"/>
      <w:marTop w:val="0"/>
      <w:marBottom w:val="0"/>
      <w:divBdr>
        <w:top w:val="none" w:sz="0" w:space="0" w:color="auto"/>
        <w:left w:val="none" w:sz="0" w:space="0" w:color="auto"/>
        <w:bottom w:val="none" w:sz="0" w:space="0" w:color="auto"/>
        <w:right w:val="none" w:sz="0" w:space="0" w:color="auto"/>
      </w:divBdr>
    </w:div>
    <w:div w:id="1000545742">
      <w:bodyDiv w:val="1"/>
      <w:marLeft w:val="0"/>
      <w:marRight w:val="0"/>
      <w:marTop w:val="0"/>
      <w:marBottom w:val="0"/>
      <w:divBdr>
        <w:top w:val="none" w:sz="0" w:space="0" w:color="auto"/>
        <w:left w:val="none" w:sz="0" w:space="0" w:color="auto"/>
        <w:bottom w:val="none" w:sz="0" w:space="0" w:color="auto"/>
        <w:right w:val="none" w:sz="0" w:space="0" w:color="auto"/>
      </w:divBdr>
    </w:div>
    <w:div w:id="1001393161">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11833504">
      <w:bodyDiv w:val="1"/>
      <w:marLeft w:val="0"/>
      <w:marRight w:val="0"/>
      <w:marTop w:val="0"/>
      <w:marBottom w:val="0"/>
      <w:divBdr>
        <w:top w:val="none" w:sz="0" w:space="0" w:color="auto"/>
        <w:left w:val="none" w:sz="0" w:space="0" w:color="auto"/>
        <w:bottom w:val="none" w:sz="0" w:space="0" w:color="auto"/>
        <w:right w:val="none" w:sz="0" w:space="0" w:color="auto"/>
      </w:divBdr>
    </w:div>
    <w:div w:id="1014378085">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055618448">
      <w:bodyDiv w:val="1"/>
      <w:marLeft w:val="0"/>
      <w:marRight w:val="0"/>
      <w:marTop w:val="0"/>
      <w:marBottom w:val="0"/>
      <w:divBdr>
        <w:top w:val="none" w:sz="0" w:space="0" w:color="auto"/>
        <w:left w:val="none" w:sz="0" w:space="0" w:color="auto"/>
        <w:bottom w:val="none" w:sz="0" w:space="0" w:color="auto"/>
        <w:right w:val="none" w:sz="0" w:space="0" w:color="auto"/>
      </w:divBdr>
    </w:div>
    <w:div w:id="1061441787">
      <w:bodyDiv w:val="1"/>
      <w:marLeft w:val="0"/>
      <w:marRight w:val="0"/>
      <w:marTop w:val="0"/>
      <w:marBottom w:val="0"/>
      <w:divBdr>
        <w:top w:val="none" w:sz="0" w:space="0" w:color="auto"/>
        <w:left w:val="none" w:sz="0" w:space="0" w:color="auto"/>
        <w:bottom w:val="none" w:sz="0" w:space="0" w:color="auto"/>
        <w:right w:val="none" w:sz="0" w:space="0" w:color="auto"/>
      </w:divBdr>
    </w:div>
    <w:div w:id="1063795450">
      <w:bodyDiv w:val="1"/>
      <w:marLeft w:val="0"/>
      <w:marRight w:val="0"/>
      <w:marTop w:val="0"/>
      <w:marBottom w:val="0"/>
      <w:divBdr>
        <w:top w:val="none" w:sz="0" w:space="0" w:color="auto"/>
        <w:left w:val="none" w:sz="0" w:space="0" w:color="auto"/>
        <w:bottom w:val="none" w:sz="0" w:space="0" w:color="auto"/>
        <w:right w:val="none" w:sz="0" w:space="0" w:color="auto"/>
      </w:divBdr>
    </w:div>
    <w:div w:id="1098721886">
      <w:bodyDiv w:val="1"/>
      <w:marLeft w:val="0"/>
      <w:marRight w:val="0"/>
      <w:marTop w:val="0"/>
      <w:marBottom w:val="0"/>
      <w:divBdr>
        <w:top w:val="none" w:sz="0" w:space="0" w:color="auto"/>
        <w:left w:val="none" w:sz="0" w:space="0" w:color="auto"/>
        <w:bottom w:val="none" w:sz="0" w:space="0" w:color="auto"/>
        <w:right w:val="none" w:sz="0" w:space="0" w:color="auto"/>
      </w:divBdr>
    </w:div>
    <w:div w:id="1107964321">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18720198">
      <w:bodyDiv w:val="1"/>
      <w:marLeft w:val="0"/>
      <w:marRight w:val="0"/>
      <w:marTop w:val="0"/>
      <w:marBottom w:val="0"/>
      <w:divBdr>
        <w:top w:val="none" w:sz="0" w:space="0" w:color="auto"/>
        <w:left w:val="none" w:sz="0" w:space="0" w:color="auto"/>
        <w:bottom w:val="none" w:sz="0" w:space="0" w:color="auto"/>
        <w:right w:val="none" w:sz="0" w:space="0" w:color="auto"/>
      </w:divBdr>
    </w:div>
    <w:div w:id="1127043819">
      <w:bodyDiv w:val="1"/>
      <w:marLeft w:val="0"/>
      <w:marRight w:val="0"/>
      <w:marTop w:val="0"/>
      <w:marBottom w:val="0"/>
      <w:divBdr>
        <w:top w:val="none" w:sz="0" w:space="0" w:color="auto"/>
        <w:left w:val="none" w:sz="0" w:space="0" w:color="auto"/>
        <w:bottom w:val="none" w:sz="0" w:space="0" w:color="auto"/>
        <w:right w:val="none" w:sz="0" w:space="0" w:color="auto"/>
      </w:divBdr>
    </w:div>
    <w:div w:id="1164008192">
      <w:bodyDiv w:val="1"/>
      <w:marLeft w:val="0"/>
      <w:marRight w:val="0"/>
      <w:marTop w:val="0"/>
      <w:marBottom w:val="0"/>
      <w:divBdr>
        <w:top w:val="none" w:sz="0" w:space="0" w:color="auto"/>
        <w:left w:val="none" w:sz="0" w:space="0" w:color="auto"/>
        <w:bottom w:val="none" w:sz="0" w:space="0" w:color="auto"/>
        <w:right w:val="none" w:sz="0" w:space="0" w:color="auto"/>
      </w:divBdr>
    </w:div>
    <w:div w:id="1168985184">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180894267">
      <w:bodyDiv w:val="1"/>
      <w:marLeft w:val="0"/>
      <w:marRight w:val="0"/>
      <w:marTop w:val="0"/>
      <w:marBottom w:val="0"/>
      <w:divBdr>
        <w:top w:val="none" w:sz="0" w:space="0" w:color="auto"/>
        <w:left w:val="none" w:sz="0" w:space="0" w:color="auto"/>
        <w:bottom w:val="none" w:sz="0" w:space="0" w:color="auto"/>
        <w:right w:val="none" w:sz="0" w:space="0" w:color="auto"/>
      </w:divBdr>
    </w:div>
    <w:div w:id="1183856041">
      <w:bodyDiv w:val="1"/>
      <w:marLeft w:val="0"/>
      <w:marRight w:val="0"/>
      <w:marTop w:val="0"/>
      <w:marBottom w:val="0"/>
      <w:divBdr>
        <w:top w:val="none" w:sz="0" w:space="0" w:color="auto"/>
        <w:left w:val="none" w:sz="0" w:space="0" w:color="auto"/>
        <w:bottom w:val="none" w:sz="0" w:space="0" w:color="auto"/>
        <w:right w:val="none" w:sz="0" w:space="0" w:color="auto"/>
      </w:divBdr>
    </w:div>
    <w:div w:id="1191650282">
      <w:bodyDiv w:val="1"/>
      <w:marLeft w:val="0"/>
      <w:marRight w:val="0"/>
      <w:marTop w:val="0"/>
      <w:marBottom w:val="0"/>
      <w:divBdr>
        <w:top w:val="none" w:sz="0" w:space="0" w:color="auto"/>
        <w:left w:val="none" w:sz="0" w:space="0" w:color="auto"/>
        <w:bottom w:val="none" w:sz="0" w:space="0" w:color="auto"/>
        <w:right w:val="none" w:sz="0" w:space="0" w:color="auto"/>
      </w:divBdr>
    </w:div>
    <w:div w:id="1216314082">
      <w:bodyDiv w:val="1"/>
      <w:marLeft w:val="0"/>
      <w:marRight w:val="0"/>
      <w:marTop w:val="0"/>
      <w:marBottom w:val="0"/>
      <w:divBdr>
        <w:top w:val="none" w:sz="0" w:space="0" w:color="auto"/>
        <w:left w:val="none" w:sz="0" w:space="0" w:color="auto"/>
        <w:bottom w:val="none" w:sz="0" w:space="0" w:color="auto"/>
        <w:right w:val="none" w:sz="0" w:space="0" w:color="auto"/>
      </w:divBdr>
    </w:div>
    <w:div w:id="1218395918">
      <w:bodyDiv w:val="1"/>
      <w:marLeft w:val="0"/>
      <w:marRight w:val="0"/>
      <w:marTop w:val="0"/>
      <w:marBottom w:val="0"/>
      <w:divBdr>
        <w:top w:val="none" w:sz="0" w:space="0" w:color="auto"/>
        <w:left w:val="none" w:sz="0" w:space="0" w:color="auto"/>
        <w:bottom w:val="none" w:sz="0" w:space="0" w:color="auto"/>
        <w:right w:val="none" w:sz="0" w:space="0" w:color="auto"/>
      </w:divBdr>
    </w:div>
    <w:div w:id="1225530346">
      <w:bodyDiv w:val="1"/>
      <w:marLeft w:val="0"/>
      <w:marRight w:val="0"/>
      <w:marTop w:val="0"/>
      <w:marBottom w:val="0"/>
      <w:divBdr>
        <w:top w:val="none" w:sz="0" w:space="0" w:color="auto"/>
        <w:left w:val="none" w:sz="0" w:space="0" w:color="auto"/>
        <w:bottom w:val="none" w:sz="0" w:space="0" w:color="auto"/>
        <w:right w:val="none" w:sz="0" w:space="0" w:color="auto"/>
      </w:divBdr>
    </w:div>
    <w:div w:id="1249194983">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59098401">
      <w:bodyDiv w:val="1"/>
      <w:marLeft w:val="0"/>
      <w:marRight w:val="0"/>
      <w:marTop w:val="0"/>
      <w:marBottom w:val="0"/>
      <w:divBdr>
        <w:top w:val="none" w:sz="0" w:space="0" w:color="auto"/>
        <w:left w:val="none" w:sz="0" w:space="0" w:color="auto"/>
        <w:bottom w:val="none" w:sz="0" w:space="0" w:color="auto"/>
        <w:right w:val="none" w:sz="0" w:space="0" w:color="auto"/>
      </w:divBdr>
    </w:div>
    <w:div w:id="1270352660">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285887705">
      <w:bodyDiv w:val="1"/>
      <w:marLeft w:val="0"/>
      <w:marRight w:val="0"/>
      <w:marTop w:val="0"/>
      <w:marBottom w:val="0"/>
      <w:divBdr>
        <w:top w:val="none" w:sz="0" w:space="0" w:color="auto"/>
        <w:left w:val="none" w:sz="0" w:space="0" w:color="auto"/>
        <w:bottom w:val="none" w:sz="0" w:space="0" w:color="auto"/>
        <w:right w:val="none" w:sz="0" w:space="0" w:color="auto"/>
      </w:divBdr>
    </w:div>
    <w:div w:id="1293562798">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26587300">
      <w:bodyDiv w:val="1"/>
      <w:marLeft w:val="0"/>
      <w:marRight w:val="0"/>
      <w:marTop w:val="0"/>
      <w:marBottom w:val="0"/>
      <w:divBdr>
        <w:top w:val="none" w:sz="0" w:space="0" w:color="auto"/>
        <w:left w:val="none" w:sz="0" w:space="0" w:color="auto"/>
        <w:bottom w:val="none" w:sz="0" w:space="0" w:color="auto"/>
        <w:right w:val="none" w:sz="0" w:space="0" w:color="auto"/>
      </w:divBdr>
      <w:divsChild>
        <w:div w:id="94057151">
          <w:marLeft w:val="0"/>
          <w:marRight w:val="0"/>
          <w:marTop w:val="0"/>
          <w:marBottom w:val="0"/>
          <w:divBdr>
            <w:top w:val="none" w:sz="0" w:space="0" w:color="auto"/>
            <w:left w:val="none" w:sz="0" w:space="0" w:color="auto"/>
            <w:bottom w:val="none" w:sz="0" w:space="0" w:color="auto"/>
            <w:right w:val="none" w:sz="0" w:space="0" w:color="auto"/>
          </w:divBdr>
          <w:divsChild>
            <w:div w:id="1421215121">
              <w:marLeft w:val="0"/>
              <w:marRight w:val="0"/>
              <w:marTop w:val="0"/>
              <w:marBottom w:val="0"/>
              <w:divBdr>
                <w:top w:val="none" w:sz="0" w:space="0" w:color="auto"/>
                <w:left w:val="none" w:sz="0" w:space="0" w:color="auto"/>
                <w:bottom w:val="none" w:sz="0" w:space="0" w:color="auto"/>
                <w:right w:val="none" w:sz="0" w:space="0" w:color="auto"/>
              </w:divBdr>
            </w:div>
          </w:divsChild>
        </w:div>
        <w:div w:id="2088770132">
          <w:marLeft w:val="0"/>
          <w:marRight w:val="0"/>
          <w:marTop w:val="0"/>
          <w:marBottom w:val="0"/>
          <w:divBdr>
            <w:top w:val="none" w:sz="0" w:space="0" w:color="auto"/>
            <w:left w:val="none" w:sz="0" w:space="0" w:color="auto"/>
            <w:bottom w:val="none" w:sz="0" w:space="0" w:color="auto"/>
            <w:right w:val="none" w:sz="0" w:space="0" w:color="auto"/>
          </w:divBdr>
          <w:divsChild>
            <w:div w:id="13760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6788">
      <w:bodyDiv w:val="1"/>
      <w:marLeft w:val="0"/>
      <w:marRight w:val="0"/>
      <w:marTop w:val="0"/>
      <w:marBottom w:val="0"/>
      <w:divBdr>
        <w:top w:val="none" w:sz="0" w:space="0" w:color="auto"/>
        <w:left w:val="none" w:sz="0" w:space="0" w:color="auto"/>
        <w:bottom w:val="none" w:sz="0" w:space="0" w:color="auto"/>
        <w:right w:val="none" w:sz="0" w:space="0" w:color="auto"/>
      </w:divBdr>
    </w:div>
    <w:div w:id="1347752005">
      <w:bodyDiv w:val="1"/>
      <w:marLeft w:val="0"/>
      <w:marRight w:val="0"/>
      <w:marTop w:val="0"/>
      <w:marBottom w:val="0"/>
      <w:divBdr>
        <w:top w:val="none" w:sz="0" w:space="0" w:color="auto"/>
        <w:left w:val="none" w:sz="0" w:space="0" w:color="auto"/>
        <w:bottom w:val="none" w:sz="0" w:space="0" w:color="auto"/>
        <w:right w:val="none" w:sz="0" w:space="0" w:color="auto"/>
      </w:divBdr>
    </w:div>
    <w:div w:id="1351368251">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71228283">
      <w:bodyDiv w:val="1"/>
      <w:marLeft w:val="0"/>
      <w:marRight w:val="0"/>
      <w:marTop w:val="0"/>
      <w:marBottom w:val="0"/>
      <w:divBdr>
        <w:top w:val="none" w:sz="0" w:space="0" w:color="auto"/>
        <w:left w:val="none" w:sz="0" w:space="0" w:color="auto"/>
        <w:bottom w:val="none" w:sz="0" w:space="0" w:color="auto"/>
        <w:right w:val="none" w:sz="0" w:space="0" w:color="auto"/>
      </w:divBdr>
    </w:div>
    <w:div w:id="1371568519">
      <w:bodyDiv w:val="1"/>
      <w:marLeft w:val="0"/>
      <w:marRight w:val="0"/>
      <w:marTop w:val="0"/>
      <w:marBottom w:val="0"/>
      <w:divBdr>
        <w:top w:val="none" w:sz="0" w:space="0" w:color="auto"/>
        <w:left w:val="none" w:sz="0" w:space="0" w:color="auto"/>
        <w:bottom w:val="none" w:sz="0" w:space="0" w:color="auto"/>
        <w:right w:val="none" w:sz="0" w:space="0" w:color="auto"/>
      </w:divBdr>
    </w:div>
    <w:div w:id="1378891717">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384593939">
      <w:bodyDiv w:val="1"/>
      <w:marLeft w:val="0"/>
      <w:marRight w:val="0"/>
      <w:marTop w:val="0"/>
      <w:marBottom w:val="0"/>
      <w:divBdr>
        <w:top w:val="none" w:sz="0" w:space="0" w:color="auto"/>
        <w:left w:val="none" w:sz="0" w:space="0" w:color="auto"/>
        <w:bottom w:val="none" w:sz="0" w:space="0" w:color="auto"/>
        <w:right w:val="none" w:sz="0" w:space="0" w:color="auto"/>
      </w:divBdr>
    </w:div>
    <w:div w:id="1406760954">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25761716">
      <w:bodyDiv w:val="1"/>
      <w:marLeft w:val="0"/>
      <w:marRight w:val="0"/>
      <w:marTop w:val="0"/>
      <w:marBottom w:val="0"/>
      <w:divBdr>
        <w:top w:val="none" w:sz="0" w:space="0" w:color="auto"/>
        <w:left w:val="none" w:sz="0" w:space="0" w:color="auto"/>
        <w:bottom w:val="none" w:sz="0" w:space="0" w:color="auto"/>
        <w:right w:val="none" w:sz="0" w:space="0" w:color="auto"/>
      </w:divBdr>
    </w:div>
    <w:div w:id="1445929185">
      <w:bodyDiv w:val="1"/>
      <w:marLeft w:val="0"/>
      <w:marRight w:val="0"/>
      <w:marTop w:val="0"/>
      <w:marBottom w:val="0"/>
      <w:divBdr>
        <w:top w:val="none" w:sz="0" w:space="0" w:color="auto"/>
        <w:left w:val="none" w:sz="0" w:space="0" w:color="auto"/>
        <w:bottom w:val="none" w:sz="0" w:space="0" w:color="auto"/>
        <w:right w:val="none" w:sz="0" w:space="0" w:color="auto"/>
      </w:divBdr>
    </w:div>
    <w:div w:id="1461726837">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468476936">
      <w:bodyDiv w:val="1"/>
      <w:marLeft w:val="0"/>
      <w:marRight w:val="0"/>
      <w:marTop w:val="0"/>
      <w:marBottom w:val="0"/>
      <w:divBdr>
        <w:top w:val="none" w:sz="0" w:space="0" w:color="auto"/>
        <w:left w:val="none" w:sz="0" w:space="0" w:color="auto"/>
        <w:bottom w:val="none" w:sz="0" w:space="0" w:color="auto"/>
        <w:right w:val="none" w:sz="0" w:space="0" w:color="auto"/>
      </w:divBdr>
    </w:div>
    <w:div w:id="1471164574">
      <w:bodyDiv w:val="1"/>
      <w:marLeft w:val="0"/>
      <w:marRight w:val="0"/>
      <w:marTop w:val="0"/>
      <w:marBottom w:val="0"/>
      <w:divBdr>
        <w:top w:val="none" w:sz="0" w:space="0" w:color="auto"/>
        <w:left w:val="none" w:sz="0" w:space="0" w:color="auto"/>
        <w:bottom w:val="none" w:sz="0" w:space="0" w:color="auto"/>
        <w:right w:val="none" w:sz="0" w:space="0" w:color="auto"/>
      </w:divBdr>
    </w:div>
    <w:div w:id="1475220408">
      <w:bodyDiv w:val="1"/>
      <w:marLeft w:val="0"/>
      <w:marRight w:val="0"/>
      <w:marTop w:val="0"/>
      <w:marBottom w:val="0"/>
      <w:divBdr>
        <w:top w:val="none" w:sz="0" w:space="0" w:color="auto"/>
        <w:left w:val="none" w:sz="0" w:space="0" w:color="auto"/>
        <w:bottom w:val="none" w:sz="0" w:space="0" w:color="auto"/>
        <w:right w:val="none" w:sz="0" w:space="0" w:color="auto"/>
      </w:divBdr>
    </w:div>
    <w:div w:id="1479109932">
      <w:bodyDiv w:val="1"/>
      <w:marLeft w:val="0"/>
      <w:marRight w:val="0"/>
      <w:marTop w:val="0"/>
      <w:marBottom w:val="0"/>
      <w:divBdr>
        <w:top w:val="none" w:sz="0" w:space="0" w:color="auto"/>
        <w:left w:val="none" w:sz="0" w:space="0" w:color="auto"/>
        <w:bottom w:val="none" w:sz="0" w:space="0" w:color="auto"/>
        <w:right w:val="none" w:sz="0" w:space="0" w:color="auto"/>
      </w:divBdr>
    </w:div>
    <w:div w:id="1480732818">
      <w:bodyDiv w:val="1"/>
      <w:marLeft w:val="0"/>
      <w:marRight w:val="0"/>
      <w:marTop w:val="0"/>
      <w:marBottom w:val="0"/>
      <w:divBdr>
        <w:top w:val="none" w:sz="0" w:space="0" w:color="auto"/>
        <w:left w:val="none" w:sz="0" w:space="0" w:color="auto"/>
        <w:bottom w:val="none" w:sz="0" w:space="0" w:color="auto"/>
        <w:right w:val="none" w:sz="0" w:space="0" w:color="auto"/>
      </w:divBdr>
    </w:div>
    <w:div w:id="1497109905">
      <w:bodyDiv w:val="1"/>
      <w:marLeft w:val="0"/>
      <w:marRight w:val="0"/>
      <w:marTop w:val="0"/>
      <w:marBottom w:val="0"/>
      <w:divBdr>
        <w:top w:val="none" w:sz="0" w:space="0" w:color="auto"/>
        <w:left w:val="none" w:sz="0" w:space="0" w:color="auto"/>
        <w:bottom w:val="none" w:sz="0" w:space="0" w:color="auto"/>
        <w:right w:val="none" w:sz="0" w:space="0" w:color="auto"/>
      </w:divBdr>
    </w:div>
    <w:div w:id="1510826779">
      <w:bodyDiv w:val="1"/>
      <w:marLeft w:val="0"/>
      <w:marRight w:val="0"/>
      <w:marTop w:val="0"/>
      <w:marBottom w:val="0"/>
      <w:divBdr>
        <w:top w:val="none" w:sz="0" w:space="0" w:color="auto"/>
        <w:left w:val="none" w:sz="0" w:space="0" w:color="auto"/>
        <w:bottom w:val="none" w:sz="0" w:space="0" w:color="auto"/>
        <w:right w:val="none" w:sz="0" w:space="0" w:color="auto"/>
      </w:divBdr>
    </w:div>
    <w:div w:id="1520193337">
      <w:bodyDiv w:val="1"/>
      <w:marLeft w:val="0"/>
      <w:marRight w:val="0"/>
      <w:marTop w:val="0"/>
      <w:marBottom w:val="0"/>
      <w:divBdr>
        <w:top w:val="none" w:sz="0" w:space="0" w:color="auto"/>
        <w:left w:val="none" w:sz="0" w:space="0" w:color="auto"/>
        <w:bottom w:val="none" w:sz="0" w:space="0" w:color="auto"/>
        <w:right w:val="none" w:sz="0" w:space="0" w:color="auto"/>
      </w:divBdr>
    </w:div>
    <w:div w:id="1534151990">
      <w:bodyDiv w:val="1"/>
      <w:marLeft w:val="0"/>
      <w:marRight w:val="0"/>
      <w:marTop w:val="0"/>
      <w:marBottom w:val="0"/>
      <w:divBdr>
        <w:top w:val="none" w:sz="0" w:space="0" w:color="auto"/>
        <w:left w:val="none" w:sz="0" w:space="0" w:color="auto"/>
        <w:bottom w:val="none" w:sz="0" w:space="0" w:color="auto"/>
        <w:right w:val="none" w:sz="0" w:space="0" w:color="auto"/>
      </w:divBdr>
    </w:div>
    <w:div w:id="1543783111">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584799986">
      <w:bodyDiv w:val="1"/>
      <w:marLeft w:val="0"/>
      <w:marRight w:val="0"/>
      <w:marTop w:val="0"/>
      <w:marBottom w:val="0"/>
      <w:divBdr>
        <w:top w:val="none" w:sz="0" w:space="0" w:color="auto"/>
        <w:left w:val="none" w:sz="0" w:space="0" w:color="auto"/>
        <w:bottom w:val="none" w:sz="0" w:space="0" w:color="auto"/>
        <w:right w:val="none" w:sz="0" w:space="0" w:color="auto"/>
      </w:divBdr>
    </w:div>
    <w:div w:id="1615138915">
      <w:bodyDiv w:val="1"/>
      <w:marLeft w:val="0"/>
      <w:marRight w:val="0"/>
      <w:marTop w:val="0"/>
      <w:marBottom w:val="0"/>
      <w:divBdr>
        <w:top w:val="none" w:sz="0" w:space="0" w:color="auto"/>
        <w:left w:val="none" w:sz="0" w:space="0" w:color="auto"/>
        <w:bottom w:val="none" w:sz="0" w:space="0" w:color="auto"/>
        <w:right w:val="none" w:sz="0" w:space="0" w:color="auto"/>
      </w:divBdr>
    </w:div>
    <w:div w:id="1618295942">
      <w:bodyDiv w:val="1"/>
      <w:marLeft w:val="0"/>
      <w:marRight w:val="0"/>
      <w:marTop w:val="0"/>
      <w:marBottom w:val="0"/>
      <w:divBdr>
        <w:top w:val="none" w:sz="0" w:space="0" w:color="auto"/>
        <w:left w:val="none" w:sz="0" w:space="0" w:color="auto"/>
        <w:bottom w:val="none" w:sz="0" w:space="0" w:color="auto"/>
        <w:right w:val="none" w:sz="0" w:space="0" w:color="auto"/>
      </w:divBdr>
    </w:div>
    <w:div w:id="1651902963">
      <w:bodyDiv w:val="1"/>
      <w:marLeft w:val="0"/>
      <w:marRight w:val="0"/>
      <w:marTop w:val="0"/>
      <w:marBottom w:val="0"/>
      <w:divBdr>
        <w:top w:val="none" w:sz="0" w:space="0" w:color="auto"/>
        <w:left w:val="none" w:sz="0" w:space="0" w:color="auto"/>
        <w:bottom w:val="none" w:sz="0" w:space="0" w:color="auto"/>
        <w:right w:val="none" w:sz="0" w:space="0" w:color="auto"/>
      </w:divBdr>
    </w:div>
    <w:div w:id="1653675224">
      <w:bodyDiv w:val="1"/>
      <w:marLeft w:val="0"/>
      <w:marRight w:val="0"/>
      <w:marTop w:val="0"/>
      <w:marBottom w:val="0"/>
      <w:divBdr>
        <w:top w:val="none" w:sz="0" w:space="0" w:color="auto"/>
        <w:left w:val="none" w:sz="0" w:space="0" w:color="auto"/>
        <w:bottom w:val="none" w:sz="0" w:space="0" w:color="auto"/>
        <w:right w:val="none" w:sz="0" w:space="0" w:color="auto"/>
      </w:divBdr>
    </w:div>
    <w:div w:id="1664818994">
      <w:bodyDiv w:val="1"/>
      <w:marLeft w:val="0"/>
      <w:marRight w:val="0"/>
      <w:marTop w:val="0"/>
      <w:marBottom w:val="0"/>
      <w:divBdr>
        <w:top w:val="none" w:sz="0" w:space="0" w:color="auto"/>
        <w:left w:val="none" w:sz="0" w:space="0" w:color="auto"/>
        <w:bottom w:val="none" w:sz="0" w:space="0" w:color="auto"/>
        <w:right w:val="none" w:sz="0" w:space="0" w:color="auto"/>
      </w:divBdr>
    </w:div>
    <w:div w:id="1685983475">
      <w:bodyDiv w:val="1"/>
      <w:marLeft w:val="0"/>
      <w:marRight w:val="0"/>
      <w:marTop w:val="0"/>
      <w:marBottom w:val="0"/>
      <w:divBdr>
        <w:top w:val="none" w:sz="0" w:space="0" w:color="auto"/>
        <w:left w:val="none" w:sz="0" w:space="0" w:color="auto"/>
        <w:bottom w:val="none" w:sz="0" w:space="0" w:color="auto"/>
        <w:right w:val="none" w:sz="0" w:space="0" w:color="auto"/>
      </w:divBdr>
    </w:div>
    <w:div w:id="1714109139">
      <w:bodyDiv w:val="1"/>
      <w:marLeft w:val="0"/>
      <w:marRight w:val="0"/>
      <w:marTop w:val="0"/>
      <w:marBottom w:val="0"/>
      <w:divBdr>
        <w:top w:val="none" w:sz="0" w:space="0" w:color="auto"/>
        <w:left w:val="none" w:sz="0" w:space="0" w:color="auto"/>
        <w:bottom w:val="none" w:sz="0" w:space="0" w:color="auto"/>
        <w:right w:val="none" w:sz="0" w:space="0" w:color="auto"/>
      </w:divBdr>
    </w:div>
    <w:div w:id="1738744202">
      <w:bodyDiv w:val="1"/>
      <w:marLeft w:val="0"/>
      <w:marRight w:val="0"/>
      <w:marTop w:val="0"/>
      <w:marBottom w:val="0"/>
      <w:divBdr>
        <w:top w:val="none" w:sz="0" w:space="0" w:color="auto"/>
        <w:left w:val="none" w:sz="0" w:space="0" w:color="auto"/>
        <w:bottom w:val="none" w:sz="0" w:space="0" w:color="auto"/>
        <w:right w:val="none" w:sz="0" w:space="0" w:color="auto"/>
      </w:divBdr>
    </w:div>
    <w:div w:id="1762794321">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0974910">
      <w:bodyDiv w:val="1"/>
      <w:marLeft w:val="0"/>
      <w:marRight w:val="0"/>
      <w:marTop w:val="0"/>
      <w:marBottom w:val="0"/>
      <w:divBdr>
        <w:top w:val="none" w:sz="0" w:space="0" w:color="auto"/>
        <w:left w:val="none" w:sz="0" w:space="0" w:color="auto"/>
        <w:bottom w:val="none" w:sz="0" w:space="0" w:color="auto"/>
        <w:right w:val="none" w:sz="0" w:space="0" w:color="auto"/>
      </w:divBdr>
    </w:div>
    <w:div w:id="1792240556">
      <w:bodyDiv w:val="1"/>
      <w:marLeft w:val="0"/>
      <w:marRight w:val="0"/>
      <w:marTop w:val="0"/>
      <w:marBottom w:val="0"/>
      <w:divBdr>
        <w:top w:val="none" w:sz="0" w:space="0" w:color="auto"/>
        <w:left w:val="none" w:sz="0" w:space="0" w:color="auto"/>
        <w:bottom w:val="none" w:sz="0" w:space="0" w:color="auto"/>
        <w:right w:val="none" w:sz="0" w:space="0" w:color="auto"/>
      </w:divBdr>
    </w:div>
    <w:div w:id="1793864693">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799182421">
      <w:bodyDiv w:val="1"/>
      <w:marLeft w:val="0"/>
      <w:marRight w:val="0"/>
      <w:marTop w:val="0"/>
      <w:marBottom w:val="0"/>
      <w:divBdr>
        <w:top w:val="none" w:sz="0" w:space="0" w:color="auto"/>
        <w:left w:val="none" w:sz="0" w:space="0" w:color="auto"/>
        <w:bottom w:val="none" w:sz="0" w:space="0" w:color="auto"/>
        <w:right w:val="none" w:sz="0" w:space="0" w:color="auto"/>
      </w:divBdr>
    </w:div>
    <w:div w:id="1829007439">
      <w:bodyDiv w:val="1"/>
      <w:marLeft w:val="0"/>
      <w:marRight w:val="0"/>
      <w:marTop w:val="0"/>
      <w:marBottom w:val="0"/>
      <w:divBdr>
        <w:top w:val="none" w:sz="0" w:space="0" w:color="auto"/>
        <w:left w:val="none" w:sz="0" w:space="0" w:color="auto"/>
        <w:bottom w:val="none" w:sz="0" w:space="0" w:color="auto"/>
        <w:right w:val="none" w:sz="0" w:space="0" w:color="auto"/>
      </w:divBdr>
    </w:div>
    <w:div w:id="1854878774">
      <w:bodyDiv w:val="1"/>
      <w:marLeft w:val="0"/>
      <w:marRight w:val="0"/>
      <w:marTop w:val="0"/>
      <w:marBottom w:val="0"/>
      <w:divBdr>
        <w:top w:val="none" w:sz="0" w:space="0" w:color="auto"/>
        <w:left w:val="none" w:sz="0" w:space="0" w:color="auto"/>
        <w:bottom w:val="none" w:sz="0" w:space="0" w:color="auto"/>
        <w:right w:val="none" w:sz="0" w:space="0" w:color="auto"/>
      </w:divBdr>
    </w:div>
    <w:div w:id="1863787631">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879931050">
      <w:bodyDiv w:val="1"/>
      <w:marLeft w:val="0"/>
      <w:marRight w:val="0"/>
      <w:marTop w:val="0"/>
      <w:marBottom w:val="0"/>
      <w:divBdr>
        <w:top w:val="none" w:sz="0" w:space="0" w:color="auto"/>
        <w:left w:val="none" w:sz="0" w:space="0" w:color="auto"/>
        <w:bottom w:val="none" w:sz="0" w:space="0" w:color="auto"/>
        <w:right w:val="none" w:sz="0" w:space="0" w:color="auto"/>
      </w:divBdr>
    </w:div>
    <w:div w:id="1887793953">
      <w:bodyDiv w:val="1"/>
      <w:marLeft w:val="0"/>
      <w:marRight w:val="0"/>
      <w:marTop w:val="0"/>
      <w:marBottom w:val="0"/>
      <w:divBdr>
        <w:top w:val="none" w:sz="0" w:space="0" w:color="auto"/>
        <w:left w:val="none" w:sz="0" w:space="0" w:color="auto"/>
        <w:bottom w:val="none" w:sz="0" w:space="0" w:color="auto"/>
        <w:right w:val="none" w:sz="0" w:space="0" w:color="auto"/>
      </w:divBdr>
    </w:div>
    <w:div w:id="1889025880">
      <w:bodyDiv w:val="1"/>
      <w:marLeft w:val="0"/>
      <w:marRight w:val="0"/>
      <w:marTop w:val="0"/>
      <w:marBottom w:val="0"/>
      <w:divBdr>
        <w:top w:val="none" w:sz="0" w:space="0" w:color="auto"/>
        <w:left w:val="none" w:sz="0" w:space="0" w:color="auto"/>
        <w:bottom w:val="none" w:sz="0" w:space="0" w:color="auto"/>
        <w:right w:val="none" w:sz="0" w:space="0" w:color="auto"/>
      </w:divBdr>
    </w:div>
    <w:div w:id="1902519007">
      <w:bodyDiv w:val="1"/>
      <w:marLeft w:val="0"/>
      <w:marRight w:val="0"/>
      <w:marTop w:val="0"/>
      <w:marBottom w:val="0"/>
      <w:divBdr>
        <w:top w:val="none" w:sz="0" w:space="0" w:color="auto"/>
        <w:left w:val="none" w:sz="0" w:space="0" w:color="auto"/>
        <w:bottom w:val="none" w:sz="0" w:space="0" w:color="auto"/>
        <w:right w:val="none" w:sz="0" w:space="0" w:color="auto"/>
      </w:divBdr>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1916822607">
      <w:bodyDiv w:val="1"/>
      <w:marLeft w:val="0"/>
      <w:marRight w:val="0"/>
      <w:marTop w:val="0"/>
      <w:marBottom w:val="0"/>
      <w:divBdr>
        <w:top w:val="none" w:sz="0" w:space="0" w:color="auto"/>
        <w:left w:val="none" w:sz="0" w:space="0" w:color="auto"/>
        <w:bottom w:val="none" w:sz="0" w:space="0" w:color="auto"/>
        <w:right w:val="none" w:sz="0" w:space="0" w:color="auto"/>
      </w:divBdr>
    </w:div>
    <w:div w:id="1919365022">
      <w:bodyDiv w:val="1"/>
      <w:marLeft w:val="0"/>
      <w:marRight w:val="0"/>
      <w:marTop w:val="0"/>
      <w:marBottom w:val="0"/>
      <w:divBdr>
        <w:top w:val="none" w:sz="0" w:space="0" w:color="auto"/>
        <w:left w:val="none" w:sz="0" w:space="0" w:color="auto"/>
        <w:bottom w:val="none" w:sz="0" w:space="0" w:color="auto"/>
        <w:right w:val="none" w:sz="0" w:space="0" w:color="auto"/>
      </w:divBdr>
    </w:div>
    <w:div w:id="1922786591">
      <w:bodyDiv w:val="1"/>
      <w:marLeft w:val="0"/>
      <w:marRight w:val="0"/>
      <w:marTop w:val="0"/>
      <w:marBottom w:val="0"/>
      <w:divBdr>
        <w:top w:val="none" w:sz="0" w:space="0" w:color="auto"/>
        <w:left w:val="none" w:sz="0" w:space="0" w:color="auto"/>
        <w:bottom w:val="none" w:sz="0" w:space="0" w:color="auto"/>
        <w:right w:val="none" w:sz="0" w:space="0" w:color="auto"/>
      </w:divBdr>
    </w:div>
    <w:div w:id="1960605870">
      <w:bodyDiv w:val="1"/>
      <w:marLeft w:val="0"/>
      <w:marRight w:val="0"/>
      <w:marTop w:val="0"/>
      <w:marBottom w:val="0"/>
      <w:divBdr>
        <w:top w:val="none" w:sz="0" w:space="0" w:color="auto"/>
        <w:left w:val="none" w:sz="0" w:space="0" w:color="auto"/>
        <w:bottom w:val="none" w:sz="0" w:space="0" w:color="auto"/>
        <w:right w:val="none" w:sz="0" w:space="0" w:color="auto"/>
      </w:divBdr>
    </w:div>
    <w:div w:id="1976905323">
      <w:bodyDiv w:val="1"/>
      <w:marLeft w:val="0"/>
      <w:marRight w:val="0"/>
      <w:marTop w:val="0"/>
      <w:marBottom w:val="0"/>
      <w:divBdr>
        <w:top w:val="none" w:sz="0" w:space="0" w:color="auto"/>
        <w:left w:val="none" w:sz="0" w:space="0" w:color="auto"/>
        <w:bottom w:val="none" w:sz="0" w:space="0" w:color="auto"/>
        <w:right w:val="none" w:sz="0" w:space="0" w:color="auto"/>
      </w:divBdr>
    </w:div>
    <w:div w:id="2001304408">
      <w:bodyDiv w:val="1"/>
      <w:marLeft w:val="0"/>
      <w:marRight w:val="0"/>
      <w:marTop w:val="0"/>
      <w:marBottom w:val="0"/>
      <w:divBdr>
        <w:top w:val="none" w:sz="0" w:space="0" w:color="auto"/>
        <w:left w:val="none" w:sz="0" w:space="0" w:color="auto"/>
        <w:bottom w:val="none" w:sz="0" w:space="0" w:color="auto"/>
        <w:right w:val="none" w:sz="0" w:space="0" w:color="auto"/>
      </w:divBdr>
    </w:div>
    <w:div w:id="2015984666">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 w:id="2030986540">
      <w:bodyDiv w:val="1"/>
      <w:marLeft w:val="0"/>
      <w:marRight w:val="0"/>
      <w:marTop w:val="0"/>
      <w:marBottom w:val="0"/>
      <w:divBdr>
        <w:top w:val="none" w:sz="0" w:space="0" w:color="auto"/>
        <w:left w:val="none" w:sz="0" w:space="0" w:color="auto"/>
        <w:bottom w:val="none" w:sz="0" w:space="0" w:color="auto"/>
        <w:right w:val="none" w:sz="0" w:space="0" w:color="auto"/>
      </w:divBdr>
    </w:div>
    <w:div w:id="2041667479">
      <w:bodyDiv w:val="1"/>
      <w:marLeft w:val="0"/>
      <w:marRight w:val="0"/>
      <w:marTop w:val="0"/>
      <w:marBottom w:val="0"/>
      <w:divBdr>
        <w:top w:val="none" w:sz="0" w:space="0" w:color="auto"/>
        <w:left w:val="none" w:sz="0" w:space="0" w:color="auto"/>
        <w:bottom w:val="none" w:sz="0" w:space="0" w:color="auto"/>
        <w:right w:val="none" w:sz="0" w:space="0" w:color="auto"/>
      </w:divBdr>
    </w:div>
    <w:div w:id="2094741499">
      <w:bodyDiv w:val="1"/>
      <w:marLeft w:val="0"/>
      <w:marRight w:val="0"/>
      <w:marTop w:val="0"/>
      <w:marBottom w:val="0"/>
      <w:divBdr>
        <w:top w:val="none" w:sz="0" w:space="0" w:color="auto"/>
        <w:left w:val="none" w:sz="0" w:space="0" w:color="auto"/>
        <w:bottom w:val="none" w:sz="0" w:space="0" w:color="auto"/>
        <w:right w:val="none" w:sz="0" w:space="0" w:color="auto"/>
      </w:divBdr>
    </w:div>
    <w:div w:id="2099399593">
      <w:bodyDiv w:val="1"/>
      <w:marLeft w:val="0"/>
      <w:marRight w:val="0"/>
      <w:marTop w:val="0"/>
      <w:marBottom w:val="0"/>
      <w:divBdr>
        <w:top w:val="none" w:sz="0" w:space="0" w:color="auto"/>
        <w:left w:val="none" w:sz="0" w:space="0" w:color="auto"/>
        <w:bottom w:val="none" w:sz="0" w:space="0" w:color="auto"/>
        <w:right w:val="none" w:sz="0" w:space="0" w:color="auto"/>
      </w:divBdr>
    </w:div>
    <w:div w:id="2107266954">
      <w:bodyDiv w:val="1"/>
      <w:marLeft w:val="0"/>
      <w:marRight w:val="0"/>
      <w:marTop w:val="0"/>
      <w:marBottom w:val="0"/>
      <w:divBdr>
        <w:top w:val="none" w:sz="0" w:space="0" w:color="auto"/>
        <w:left w:val="none" w:sz="0" w:space="0" w:color="auto"/>
        <w:bottom w:val="none" w:sz="0" w:space="0" w:color="auto"/>
        <w:right w:val="none" w:sz="0" w:space="0" w:color="auto"/>
      </w:divBdr>
    </w:div>
    <w:div w:id="2125878297">
      <w:bodyDiv w:val="1"/>
      <w:marLeft w:val="0"/>
      <w:marRight w:val="0"/>
      <w:marTop w:val="0"/>
      <w:marBottom w:val="0"/>
      <w:divBdr>
        <w:top w:val="none" w:sz="0" w:space="0" w:color="auto"/>
        <w:left w:val="none" w:sz="0" w:space="0" w:color="auto"/>
        <w:bottom w:val="none" w:sz="0" w:space="0" w:color="auto"/>
        <w:right w:val="none" w:sz="0" w:space="0" w:color="auto"/>
      </w:divBdr>
    </w:div>
    <w:div w:id="214384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g"/><Relationship Id="rId68" Type="http://schemas.openxmlformats.org/officeDocument/2006/relationships/image" Target="media/image50.jp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footer" Target="footer4.xm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g"/><Relationship Id="rId69" Type="http://schemas.openxmlformats.org/officeDocument/2006/relationships/image" Target="media/image51.jp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jp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jpg"/><Relationship Id="rId70"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sv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g"/><Relationship Id="rId73"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07/relationships/diagramDrawing" Target="diagrams/drawing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vi-VN" b="0"/>
            <a:t>Take </a:t>
          </a:r>
          <a:endParaRPr lang="en-US" b="0"/>
        </a:p>
        <a:p>
          <a:r>
            <a:rPr lang="en-US" b="0"/>
            <a:t>A Breath</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Bộ phận chăm sóc khách hàng</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0E49977E-4CB1-4D81-8578-8BB19751B328}">
      <dgm:prSet phldrT="[Text]"/>
      <dgm:spPr/>
      <dgm:t>
        <a:bodyPr/>
        <a:lstStyle/>
        <a:p>
          <a:r>
            <a:rPr lang="en-US"/>
            <a:t>Bộ phận điều hành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CSKH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hỗ trợ </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6219AEF0-E7DD-40DB-8C26-72984A5154AE}">
      <dgm:prSet/>
      <dgm:spPr/>
      <dgm:t>
        <a:bodyPr/>
        <a:lstStyle/>
        <a:p>
          <a:r>
            <a:rPr lang="en-US"/>
            <a:t>Trưởng phòng điều hành</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552F43BC-97DA-435D-9280-015B23BE387C}">
      <dgm:prSet/>
      <dgm:spPr/>
      <dgm:t>
        <a:bodyPr/>
        <a:lstStyle/>
        <a:p>
          <a:r>
            <a:rPr lang="en-US"/>
            <a:t>Bộ phận kế toán</a:t>
          </a:r>
        </a:p>
      </dgm:t>
    </dgm:pt>
    <dgm:pt modelId="{A82B7776-045E-456C-A166-C9E976CED0CA}" type="parTrans" cxnId="{B20A1C63-5A3C-41BC-A22E-A2917C67900B}">
      <dgm:prSet/>
      <dgm:spPr/>
      <dgm:t>
        <a:bodyPr/>
        <a:lstStyle/>
        <a:p>
          <a:endParaRPr lang="en-US"/>
        </a:p>
      </dgm:t>
    </dgm:pt>
    <dgm:pt modelId="{4FD51234-2801-4F11-A875-5C93B018B90B}" type="sibTrans" cxnId="{B20A1C63-5A3C-41BC-A22E-A2917C67900B}">
      <dgm:prSet/>
      <dgm:spPr/>
      <dgm:t>
        <a:bodyPr/>
        <a:lstStyle/>
        <a:p>
          <a:endParaRPr lang="en-US"/>
        </a:p>
      </dgm:t>
    </dgm:pt>
    <dgm:pt modelId="{0F13AE2B-F076-451F-AF2F-CEA1CC0855F8}">
      <dgm:prSet/>
      <dgm:spPr/>
      <dgm:t>
        <a:bodyPr/>
        <a:lstStyle/>
        <a:p>
          <a:r>
            <a:rPr lang="en-US"/>
            <a:t>Kế toán trưởng</a:t>
          </a:r>
        </a:p>
      </dgm:t>
    </dgm:pt>
    <dgm:pt modelId="{22898F65-3229-40AB-B526-FC313B73F955}" type="parTrans" cxnId="{26ADF60A-783A-4F80-8768-778779C43DE1}">
      <dgm:prSet/>
      <dgm:spPr/>
      <dgm:t>
        <a:bodyPr/>
        <a:lstStyle/>
        <a:p>
          <a:endParaRPr lang="en-US"/>
        </a:p>
      </dgm:t>
    </dgm:pt>
    <dgm:pt modelId="{2486AF17-7BF5-481B-AB0F-00122896B5F7}" type="sibTrans" cxnId="{26ADF60A-783A-4F80-8768-778779C43DE1}">
      <dgm:prSet/>
      <dgm:spPr/>
      <dgm:t>
        <a:bodyPr/>
        <a:lstStyle/>
        <a:p>
          <a:endParaRPr lang="en-US"/>
        </a:p>
      </dgm:t>
    </dgm:pt>
    <dgm:pt modelId="{F268F0FB-223F-4DD2-A6E3-E1EA53E7B8EB}">
      <dgm:prSet/>
      <dgm:spPr/>
      <dgm:t>
        <a:bodyPr/>
        <a:lstStyle/>
        <a:p>
          <a:r>
            <a:rPr lang="en-US"/>
            <a:t>NV kế toán</a:t>
          </a:r>
        </a:p>
      </dgm:t>
    </dgm:pt>
    <dgm:pt modelId="{818F18E9-360B-4AFD-A01F-148C5BA33231}" type="parTrans" cxnId="{9EB34005-A008-48C7-8183-C84D2E0F5EF9}">
      <dgm:prSet/>
      <dgm:spPr/>
      <dgm:t>
        <a:bodyPr/>
        <a:lstStyle/>
        <a:p>
          <a:endParaRPr lang="en-US"/>
        </a:p>
      </dgm:t>
    </dgm:pt>
    <dgm:pt modelId="{1F71EC0C-1045-40D8-9121-793A890B6535}" type="sibTrans" cxnId="{9EB34005-A008-48C7-8183-C84D2E0F5EF9}">
      <dgm:prSet/>
      <dgm:spPr/>
      <dgm:t>
        <a:bodyPr/>
        <a:lstStyle/>
        <a:p>
          <a:endParaRPr lang="en-US"/>
        </a:p>
      </dgm:t>
    </dgm:pt>
    <dgm:pt modelId="{74AB8F64-CBF3-43EF-B460-3506A46D3611}">
      <dgm:prSet/>
      <dgm:spPr/>
      <dgm:t>
        <a:bodyPr/>
        <a:lstStyle/>
        <a:p>
          <a:r>
            <a:rPr lang="en-US"/>
            <a:t>NV kiểm duyệt</a:t>
          </a:r>
        </a:p>
      </dgm:t>
    </dgm:pt>
    <dgm:pt modelId="{4177FBD0-A425-410B-A87E-C6CA2A5F5111}" type="parTrans" cxnId="{10AC916D-31A6-4DCB-B125-DD27CC58499E}">
      <dgm:prSet/>
      <dgm:spPr/>
      <dgm:t>
        <a:bodyPr/>
        <a:lstStyle/>
        <a:p>
          <a:endParaRPr lang="en-US"/>
        </a:p>
      </dgm:t>
    </dgm:pt>
    <dgm:pt modelId="{A2E1E4AA-F987-4FD7-A2A1-F04601E155D4}" type="sibTrans" cxnId="{10AC916D-31A6-4DCB-B125-DD27CC58499E}">
      <dgm:prSet/>
      <dgm:spPr/>
      <dgm:t>
        <a:bodyPr/>
        <a:lstStyle/>
        <a:p>
          <a:endParaRPr lang="en-US"/>
        </a:p>
      </dgm:t>
    </dgm:pt>
    <dgm:pt modelId="{794A0DB5-6508-4E2D-B20F-9C41F5F3522D}">
      <dgm:prSet/>
      <dgm:spPr/>
      <dgm:t>
        <a:bodyPr/>
        <a:lstStyle/>
        <a:p>
          <a:r>
            <a:rPr lang="en-US"/>
            <a:t>Bộ phận đối tác</a:t>
          </a:r>
        </a:p>
      </dgm:t>
    </dgm:pt>
    <dgm:pt modelId="{AFD58368-AD51-4221-A020-394B4DF72FE1}" type="parTrans" cxnId="{C06FCC41-20CF-4172-9437-14E597734CD5}">
      <dgm:prSet/>
      <dgm:spPr/>
      <dgm:t>
        <a:bodyPr/>
        <a:lstStyle/>
        <a:p>
          <a:endParaRPr lang="en-US"/>
        </a:p>
      </dgm:t>
    </dgm:pt>
    <dgm:pt modelId="{E1E2B466-E133-40EA-AB10-0974B725233E}" type="sibTrans" cxnId="{C06FCC41-20CF-4172-9437-14E597734CD5}">
      <dgm:prSet/>
      <dgm:spPr/>
      <dgm:t>
        <a:bodyPr/>
        <a:lstStyle/>
        <a:p>
          <a:endParaRPr lang="en-US"/>
        </a:p>
      </dgm:t>
    </dgm:pt>
    <dgm:pt modelId="{5F2DFE31-5586-4CCC-9EC7-0DD59321751D}">
      <dgm:prSet/>
      <dgm:spPr/>
      <dgm:t>
        <a:bodyPr/>
        <a:lstStyle/>
        <a:p>
          <a:r>
            <a:rPr lang="en-US"/>
            <a:t>Khách thuê phòng</a:t>
          </a:r>
        </a:p>
      </dgm:t>
    </dgm:pt>
    <dgm:pt modelId="{8E516631-00E7-4A3C-BA4D-524D924938F9}" type="parTrans" cxnId="{EF3ACDA9-6DD2-4C99-BA40-353B20E12F7B}">
      <dgm:prSet/>
      <dgm:spPr/>
      <dgm:t>
        <a:bodyPr/>
        <a:lstStyle/>
        <a:p>
          <a:endParaRPr lang="en-US"/>
        </a:p>
      </dgm:t>
    </dgm:pt>
    <dgm:pt modelId="{15221BE0-BD02-4498-9AD8-B7E0484D02B2}" type="sibTrans" cxnId="{EF3ACDA9-6DD2-4C99-BA40-353B20E12F7B}">
      <dgm:prSet/>
      <dgm:spPr/>
      <dgm:t>
        <a:bodyPr/>
        <a:lstStyle/>
        <a:p>
          <a:endParaRPr lang="en-US"/>
        </a:p>
      </dgm:t>
    </dgm:pt>
    <dgm:pt modelId="{A01765BE-7FD1-46A2-9661-1BDA2FDA06F7}">
      <dgm:prSet/>
      <dgm:spPr/>
      <dgm:t>
        <a:bodyPr/>
        <a:lstStyle/>
        <a:p>
          <a:r>
            <a:rPr lang="en-US"/>
            <a:t>Chủ nhà</a:t>
          </a:r>
        </a:p>
      </dgm:t>
    </dgm:pt>
    <dgm:pt modelId="{EF7DE467-6126-43E0-8637-B644D385A5C8}" type="parTrans" cxnId="{1B3C286A-90A2-48CA-9A45-3434B1EE1782}">
      <dgm:prSet/>
      <dgm:spPr/>
      <dgm:t>
        <a:bodyPr/>
        <a:lstStyle/>
        <a:p>
          <a:endParaRPr lang="en-US"/>
        </a:p>
      </dgm:t>
    </dgm:pt>
    <dgm:pt modelId="{815D8958-9DC0-4EE2-83E2-E25C2F23AB38}" type="sibTrans" cxnId="{1B3C286A-90A2-48CA-9A45-3434B1EE1782}">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2" custLinFactX="14147" custLinFactY="-29468" custLinFactNeighborX="100000" custLinFactNeighborY="-100000">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5"/>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5" custLinFactNeighborX="76263" custLinFactNeighborY="-89428">
        <dgm:presLayoutVars>
          <dgm:chPref val="3"/>
        </dgm:presLayoutVars>
      </dgm:prSet>
      <dgm:spPr/>
    </dgm:pt>
    <dgm:pt modelId="{C7750808-D051-401E-B9FA-01BC97550911}" type="pres">
      <dgm:prSet presAssocID="{1C90D380-3D0D-4989-8896-D1121C90B7E4}" presName="rootConnector" presStyleLbl="node2" presStyleIdx="0" presStyleCnt="5"/>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6"/>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6" custLinFactY="-14535" custLinFactNeighborX="99748" custLinFactNeighborY="-100000">
        <dgm:presLayoutVars>
          <dgm:chPref val="3"/>
        </dgm:presLayoutVars>
      </dgm:prSet>
      <dgm:spPr/>
    </dgm:pt>
    <dgm:pt modelId="{E2D1659D-200B-483F-B2D9-AD4E3DC395F5}" type="pres">
      <dgm:prSet presAssocID="{FD386951-B36E-4DA0-B2A9-E8ECEAF16035}" presName="rootConnector" presStyleLbl="node3" presStyleIdx="0" presStyleCnt="6"/>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6"/>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6" custLinFactX="2481" custLinFactY="-27200" custLinFactNeighborX="100000" custLinFactNeighborY="-100000">
        <dgm:presLayoutVars>
          <dgm:chPref val="3"/>
        </dgm:presLayoutVars>
      </dgm:prSet>
      <dgm:spPr/>
    </dgm:pt>
    <dgm:pt modelId="{FF9967FD-A188-4963-956E-E6F01CB2CFA4}" type="pres">
      <dgm:prSet presAssocID="{DD4B57AC-A551-468A-9EAE-D9D40053167A}" presName="rootConnector" presStyleLbl="node3" presStyleIdx="1" presStyleCnt="6"/>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3B4FB35-68A1-4E81-B6AE-7F5A8070568E}" type="pres">
      <dgm:prSet presAssocID="{EC1A8B89-F67D-4EF9-B925-6AB25DC880F8}" presName="Name37" presStyleLbl="parChTrans1D2" presStyleIdx="1" presStyleCnt="5"/>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1" presStyleCnt="5" custLinFactX="14904" custLinFactNeighborX="100000" custLinFactNeighborY="-94122">
        <dgm:presLayoutVars>
          <dgm:chPref val="3"/>
        </dgm:presLayoutVars>
      </dgm:prSet>
      <dgm:spPr/>
    </dgm:pt>
    <dgm:pt modelId="{3C4F058D-96DE-42F9-B82D-D45E1DBDCE1A}" type="pres">
      <dgm:prSet presAssocID="{0E49977E-4CB1-4D81-8578-8BB19751B328}" presName="rootConnector" presStyleLbl="node2" presStyleIdx="1" presStyleCnt="5"/>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2" presStyleCnt="6"/>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2" presStyleCnt="6" custLinFactX="56537" custLinFactY="-11746" custLinFactNeighborX="100000" custLinFactNeighborY="-100000">
        <dgm:presLayoutVars>
          <dgm:chPref val="3"/>
        </dgm:presLayoutVars>
      </dgm:prSet>
      <dgm:spPr/>
    </dgm:pt>
    <dgm:pt modelId="{A1C64CA7-A62D-4CB8-8ACC-72C9E5CB8B9F}" type="pres">
      <dgm:prSet presAssocID="{6219AEF0-E7DD-40DB-8C26-72984A5154AE}" presName="rootConnector" presStyleLbl="node3" presStyleIdx="2" presStyleCnt="6"/>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FE690A5F-A903-4B0A-A90C-8FEE610543D9}" type="pres">
      <dgm:prSet presAssocID="{4177FBD0-A425-410B-A87E-C6CA2A5F5111}" presName="Name37" presStyleLbl="parChTrans1D3" presStyleIdx="3" presStyleCnt="6"/>
      <dgm:spPr/>
    </dgm:pt>
    <dgm:pt modelId="{7214897E-6B54-4639-A573-480B48CD4FBD}" type="pres">
      <dgm:prSet presAssocID="{74AB8F64-CBF3-43EF-B460-3506A46D3611}" presName="hierRoot2" presStyleCnt="0">
        <dgm:presLayoutVars>
          <dgm:hierBranch val="init"/>
        </dgm:presLayoutVars>
      </dgm:prSet>
      <dgm:spPr/>
    </dgm:pt>
    <dgm:pt modelId="{50888BD0-EAAD-476C-B0F3-FCB79276019A}" type="pres">
      <dgm:prSet presAssocID="{74AB8F64-CBF3-43EF-B460-3506A46D3611}" presName="rootComposite" presStyleCnt="0"/>
      <dgm:spPr/>
    </dgm:pt>
    <dgm:pt modelId="{1BBCC4A7-C093-40FD-ABEE-24D829EA9A82}" type="pres">
      <dgm:prSet presAssocID="{74AB8F64-CBF3-43EF-B460-3506A46D3611}" presName="rootText" presStyleLbl="node3" presStyleIdx="3" presStyleCnt="6" custLinFactX="56593" custLinFactY="-17325" custLinFactNeighborX="100000" custLinFactNeighborY="-100000">
        <dgm:presLayoutVars>
          <dgm:chPref val="3"/>
        </dgm:presLayoutVars>
      </dgm:prSet>
      <dgm:spPr/>
    </dgm:pt>
    <dgm:pt modelId="{A933D883-8EAC-4691-9C81-0CDB517818C0}" type="pres">
      <dgm:prSet presAssocID="{74AB8F64-CBF3-43EF-B460-3506A46D3611}" presName="rootConnector" presStyleLbl="node3" presStyleIdx="3" presStyleCnt="6"/>
      <dgm:spPr/>
    </dgm:pt>
    <dgm:pt modelId="{A59FCC95-20D2-4E90-9649-703E9AD42143}" type="pres">
      <dgm:prSet presAssocID="{74AB8F64-CBF3-43EF-B460-3506A46D3611}" presName="hierChild4" presStyleCnt="0"/>
      <dgm:spPr/>
    </dgm:pt>
    <dgm:pt modelId="{84243639-7162-4616-A817-310607099538}" type="pres">
      <dgm:prSet presAssocID="{74AB8F64-CBF3-43EF-B460-3506A46D3611}" presName="hierChild5" presStyleCnt="0"/>
      <dgm:spPr/>
    </dgm:pt>
    <dgm:pt modelId="{01C62CE5-4CF8-4C36-85F1-035735501D39}" type="pres">
      <dgm:prSet presAssocID="{0E49977E-4CB1-4D81-8578-8BB19751B328}" presName="hierChild5" presStyleCnt="0"/>
      <dgm:spPr/>
    </dgm:pt>
    <dgm:pt modelId="{08015435-AE4B-4C77-89F1-F3B626994C23}" type="pres">
      <dgm:prSet presAssocID="{A82B7776-045E-456C-A166-C9E976CED0CA}" presName="Name37" presStyleLbl="parChTrans1D2" presStyleIdx="2" presStyleCnt="5"/>
      <dgm:spPr/>
    </dgm:pt>
    <dgm:pt modelId="{503F001F-5BE6-4DBE-B354-5CA502F8F731}" type="pres">
      <dgm:prSet presAssocID="{552F43BC-97DA-435D-9280-015B23BE387C}" presName="hierRoot2" presStyleCnt="0">
        <dgm:presLayoutVars>
          <dgm:hierBranch val="init"/>
        </dgm:presLayoutVars>
      </dgm:prSet>
      <dgm:spPr/>
    </dgm:pt>
    <dgm:pt modelId="{8A4B3730-C6A1-43C3-A264-2ABCEA95DAD5}" type="pres">
      <dgm:prSet presAssocID="{552F43BC-97DA-435D-9280-015B23BE387C}" presName="rootComposite" presStyleCnt="0"/>
      <dgm:spPr/>
    </dgm:pt>
    <dgm:pt modelId="{12D3F470-1E98-40A2-9869-496D979697E2}" type="pres">
      <dgm:prSet presAssocID="{552F43BC-97DA-435D-9280-015B23BE387C}" presName="rootText" presStyleLbl="node2" presStyleIdx="2" presStyleCnt="5" custLinFactX="71172" custLinFactNeighborX="100000" custLinFactNeighborY="-91549">
        <dgm:presLayoutVars>
          <dgm:chPref val="3"/>
        </dgm:presLayoutVars>
      </dgm:prSet>
      <dgm:spPr/>
    </dgm:pt>
    <dgm:pt modelId="{3270871C-ACF8-494D-AEDF-CEDC6FEC8B01}" type="pres">
      <dgm:prSet presAssocID="{552F43BC-97DA-435D-9280-015B23BE387C}" presName="rootConnector" presStyleLbl="node2" presStyleIdx="2" presStyleCnt="5"/>
      <dgm:spPr/>
    </dgm:pt>
    <dgm:pt modelId="{BB1DAD48-31A1-4628-AF54-8330A59F93B8}" type="pres">
      <dgm:prSet presAssocID="{552F43BC-97DA-435D-9280-015B23BE387C}" presName="hierChild4" presStyleCnt="0"/>
      <dgm:spPr/>
    </dgm:pt>
    <dgm:pt modelId="{61E9846B-B0E3-48BF-B7F5-C62A4A2296AA}" type="pres">
      <dgm:prSet presAssocID="{22898F65-3229-40AB-B526-FC313B73F955}" presName="Name37" presStyleLbl="parChTrans1D3" presStyleIdx="4" presStyleCnt="6"/>
      <dgm:spPr/>
    </dgm:pt>
    <dgm:pt modelId="{7867C483-8E52-412F-A84C-5C2BA3B804D2}" type="pres">
      <dgm:prSet presAssocID="{0F13AE2B-F076-451F-AF2F-CEA1CC0855F8}" presName="hierRoot2" presStyleCnt="0">
        <dgm:presLayoutVars>
          <dgm:hierBranch val="init"/>
        </dgm:presLayoutVars>
      </dgm:prSet>
      <dgm:spPr/>
    </dgm:pt>
    <dgm:pt modelId="{99AC7E73-3DD6-4C4F-A3CA-0E3F39CAB3D6}" type="pres">
      <dgm:prSet presAssocID="{0F13AE2B-F076-451F-AF2F-CEA1CC0855F8}" presName="rootComposite" presStyleCnt="0"/>
      <dgm:spPr/>
    </dgm:pt>
    <dgm:pt modelId="{7B999CBB-7D34-46CE-836F-5815F5F5CBCB}" type="pres">
      <dgm:prSet presAssocID="{0F13AE2B-F076-451F-AF2F-CEA1CC0855F8}" presName="rootText" presStyleLbl="node3" presStyleIdx="4" presStyleCnt="6" custLinFactX="95023" custLinFactY="-8956" custLinFactNeighborX="100000" custLinFactNeighborY="-100000">
        <dgm:presLayoutVars>
          <dgm:chPref val="3"/>
        </dgm:presLayoutVars>
      </dgm:prSet>
      <dgm:spPr/>
    </dgm:pt>
    <dgm:pt modelId="{53C261A9-071F-49AD-8C77-5314A3AB2225}" type="pres">
      <dgm:prSet presAssocID="{0F13AE2B-F076-451F-AF2F-CEA1CC0855F8}" presName="rootConnector" presStyleLbl="node3" presStyleIdx="4" presStyleCnt="6"/>
      <dgm:spPr/>
    </dgm:pt>
    <dgm:pt modelId="{2683C972-73AF-4BED-BEEA-D54134575A72}" type="pres">
      <dgm:prSet presAssocID="{0F13AE2B-F076-451F-AF2F-CEA1CC0855F8}" presName="hierChild4" presStyleCnt="0"/>
      <dgm:spPr/>
    </dgm:pt>
    <dgm:pt modelId="{B02FEB6A-5E0E-4960-9A7B-D00418AAFA8F}" type="pres">
      <dgm:prSet presAssocID="{0F13AE2B-F076-451F-AF2F-CEA1CC0855F8}" presName="hierChild5" presStyleCnt="0"/>
      <dgm:spPr/>
    </dgm:pt>
    <dgm:pt modelId="{54A474AF-B83A-4417-AFF9-B7E2E5C0F83E}" type="pres">
      <dgm:prSet presAssocID="{818F18E9-360B-4AFD-A01F-148C5BA33231}" presName="Name37" presStyleLbl="parChTrans1D3" presStyleIdx="5" presStyleCnt="6"/>
      <dgm:spPr/>
    </dgm:pt>
    <dgm:pt modelId="{D93E1F4D-778E-4B58-89A9-3DC19CCE39D7}" type="pres">
      <dgm:prSet presAssocID="{F268F0FB-223F-4DD2-A6E3-E1EA53E7B8EB}" presName="hierRoot2" presStyleCnt="0">
        <dgm:presLayoutVars>
          <dgm:hierBranch val="init"/>
        </dgm:presLayoutVars>
      </dgm:prSet>
      <dgm:spPr/>
    </dgm:pt>
    <dgm:pt modelId="{2C3FECFD-F818-44AE-A7E4-A4C34A131C30}" type="pres">
      <dgm:prSet presAssocID="{F268F0FB-223F-4DD2-A6E3-E1EA53E7B8EB}" presName="rootComposite" presStyleCnt="0"/>
      <dgm:spPr/>
    </dgm:pt>
    <dgm:pt modelId="{A9B52E18-AA99-48A5-87B5-D7169AF5B32C}" type="pres">
      <dgm:prSet presAssocID="{F268F0FB-223F-4DD2-A6E3-E1EA53E7B8EB}" presName="rootText" presStyleLbl="node3" presStyleIdx="5" presStyleCnt="6" custLinFactX="97283" custLinFactY="-21846" custLinFactNeighborX="100000" custLinFactNeighborY="-100000">
        <dgm:presLayoutVars>
          <dgm:chPref val="3"/>
        </dgm:presLayoutVars>
      </dgm:prSet>
      <dgm:spPr/>
    </dgm:pt>
    <dgm:pt modelId="{DFC0BF9F-025A-4F81-B7D3-E237A4A4C954}" type="pres">
      <dgm:prSet presAssocID="{F268F0FB-223F-4DD2-A6E3-E1EA53E7B8EB}" presName="rootConnector" presStyleLbl="node3" presStyleIdx="5" presStyleCnt="6"/>
      <dgm:spPr/>
    </dgm:pt>
    <dgm:pt modelId="{34DEB4CF-67DB-4DCC-9F89-D3CA248013A4}" type="pres">
      <dgm:prSet presAssocID="{F268F0FB-223F-4DD2-A6E3-E1EA53E7B8EB}" presName="hierChild4" presStyleCnt="0"/>
      <dgm:spPr/>
    </dgm:pt>
    <dgm:pt modelId="{1F4C00E9-8E21-4E83-8076-4854D68E0B77}" type="pres">
      <dgm:prSet presAssocID="{F268F0FB-223F-4DD2-A6E3-E1EA53E7B8EB}" presName="hierChild5" presStyleCnt="0"/>
      <dgm:spPr/>
    </dgm:pt>
    <dgm:pt modelId="{1E99D04C-E084-4F1A-8B16-21F40DCF1D44}" type="pres">
      <dgm:prSet presAssocID="{552F43BC-97DA-435D-9280-015B23BE387C}" presName="hierChild5" presStyleCnt="0"/>
      <dgm:spPr/>
    </dgm:pt>
    <dgm:pt modelId="{D9BC2FD3-BBB5-48AB-BB7A-45106E6D99F4}" type="pres">
      <dgm:prSet presAssocID="{17AD9DF9-5621-4296-B893-328D52ECA1EE}" presName="hierChild3" presStyleCnt="0"/>
      <dgm:spPr/>
    </dgm:pt>
    <dgm:pt modelId="{276C5704-99F0-4C8C-B37C-0556C15A0F02}" type="pres">
      <dgm:prSet presAssocID="{794A0DB5-6508-4E2D-B20F-9C41F5F3522D}" presName="hierRoot1" presStyleCnt="0">
        <dgm:presLayoutVars>
          <dgm:hierBranch val="init"/>
        </dgm:presLayoutVars>
      </dgm:prSet>
      <dgm:spPr/>
    </dgm:pt>
    <dgm:pt modelId="{03518628-40E3-49FF-A1BD-CF107354F45B}" type="pres">
      <dgm:prSet presAssocID="{794A0DB5-6508-4E2D-B20F-9C41F5F3522D}" presName="rootComposite1" presStyleCnt="0"/>
      <dgm:spPr/>
    </dgm:pt>
    <dgm:pt modelId="{DAEBEC7B-EC9C-44C4-83B9-970992F30F2B}" type="pres">
      <dgm:prSet presAssocID="{794A0DB5-6508-4E2D-B20F-9C41F5F3522D}" presName="rootText1" presStyleLbl="node0" presStyleIdx="1" presStyleCnt="2" custLinFactX="-100000" custLinFactY="200000" custLinFactNeighborX="-116189" custLinFactNeighborY="241559">
        <dgm:presLayoutVars>
          <dgm:chPref val="3"/>
        </dgm:presLayoutVars>
      </dgm:prSet>
      <dgm:spPr/>
    </dgm:pt>
    <dgm:pt modelId="{7562D23A-5B4A-4033-AB94-1670751141FD}" type="pres">
      <dgm:prSet presAssocID="{794A0DB5-6508-4E2D-B20F-9C41F5F3522D}" presName="rootConnector1" presStyleLbl="node1" presStyleIdx="0" presStyleCnt="0"/>
      <dgm:spPr/>
    </dgm:pt>
    <dgm:pt modelId="{20854139-C151-4B40-9C42-5BD6FEA86B96}" type="pres">
      <dgm:prSet presAssocID="{794A0DB5-6508-4E2D-B20F-9C41F5F3522D}" presName="hierChild2" presStyleCnt="0"/>
      <dgm:spPr/>
    </dgm:pt>
    <dgm:pt modelId="{795098C0-4753-46DD-981E-760A24C4FA08}" type="pres">
      <dgm:prSet presAssocID="{8E516631-00E7-4A3C-BA4D-524D924938F9}" presName="Name37" presStyleLbl="parChTrans1D2" presStyleIdx="3" presStyleCnt="5"/>
      <dgm:spPr/>
    </dgm:pt>
    <dgm:pt modelId="{7E436BB4-075B-46ED-A343-E6D3D95CE55F}" type="pres">
      <dgm:prSet presAssocID="{5F2DFE31-5586-4CCC-9EC7-0DD59321751D}" presName="hierRoot2" presStyleCnt="0">
        <dgm:presLayoutVars>
          <dgm:hierBranch val="init"/>
        </dgm:presLayoutVars>
      </dgm:prSet>
      <dgm:spPr/>
    </dgm:pt>
    <dgm:pt modelId="{8165D782-86CF-43CC-B2A9-C0A61A265C38}" type="pres">
      <dgm:prSet presAssocID="{5F2DFE31-5586-4CCC-9EC7-0DD59321751D}" presName="rootComposite" presStyleCnt="0"/>
      <dgm:spPr/>
    </dgm:pt>
    <dgm:pt modelId="{2B11E32E-C643-4D68-9A33-9911725B24DF}" type="pres">
      <dgm:prSet presAssocID="{5F2DFE31-5586-4CCC-9EC7-0DD59321751D}" presName="rootText" presStyleLbl="node2" presStyleIdx="3" presStyleCnt="5" custLinFactX="-100000" custLinFactY="200000" custLinFactNeighborX="-141990" custLinFactNeighborY="235980">
        <dgm:presLayoutVars>
          <dgm:chPref val="3"/>
        </dgm:presLayoutVars>
      </dgm:prSet>
      <dgm:spPr/>
    </dgm:pt>
    <dgm:pt modelId="{1DD1CF7D-FDCE-444E-8361-2F09DCFF363B}" type="pres">
      <dgm:prSet presAssocID="{5F2DFE31-5586-4CCC-9EC7-0DD59321751D}" presName="rootConnector" presStyleLbl="node2" presStyleIdx="3" presStyleCnt="5"/>
      <dgm:spPr/>
    </dgm:pt>
    <dgm:pt modelId="{4997159B-2B28-4546-890A-D731EEB85C9D}" type="pres">
      <dgm:prSet presAssocID="{5F2DFE31-5586-4CCC-9EC7-0DD59321751D}" presName="hierChild4" presStyleCnt="0"/>
      <dgm:spPr/>
    </dgm:pt>
    <dgm:pt modelId="{08EE23B2-CCBF-43A0-A361-570BDC6869B3}" type="pres">
      <dgm:prSet presAssocID="{5F2DFE31-5586-4CCC-9EC7-0DD59321751D}" presName="hierChild5" presStyleCnt="0"/>
      <dgm:spPr/>
    </dgm:pt>
    <dgm:pt modelId="{13126779-4479-43BD-8D97-74B973190635}" type="pres">
      <dgm:prSet presAssocID="{EF7DE467-6126-43E0-8637-B644D385A5C8}" presName="Name37" presStyleLbl="parChTrans1D2" presStyleIdx="4" presStyleCnt="5"/>
      <dgm:spPr/>
    </dgm:pt>
    <dgm:pt modelId="{97CA447F-8A32-4AF2-B307-4654F0D0BC78}" type="pres">
      <dgm:prSet presAssocID="{A01765BE-7FD1-46A2-9661-1BDA2FDA06F7}" presName="hierRoot2" presStyleCnt="0">
        <dgm:presLayoutVars>
          <dgm:hierBranch val="init"/>
        </dgm:presLayoutVars>
      </dgm:prSet>
      <dgm:spPr/>
    </dgm:pt>
    <dgm:pt modelId="{08A0004D-8F1E-43C1-A00F-D6121E7C3DF8}" type="pres">
      <dgm:prSet presAssocID="{A01765BE-7FD1-46A2-9661-1BDA2FDA06F7}" presName="rootComposite" presStyleCnt="0"/>
      <dgm:spPr/>
    </dgm:pt>
    <dgm:pt modelId="{1EA648F3-7D0E-440C-AB33-E68CF55409E0}" type="pres">
      <dgm:prSet presAssocID="{A01765BE-7FD1-46A2-9661-1BDA2FDA06F7}" presName="rootText" presStyleLbl="node2" presStyleIdx="4" presStyleCnt="5" custLinFactX="-70861" custLinFactY="200000" custLinFactNeighborX="-100000" custLinFactNeighborY="235979">
        <dgm:presLayoutVars>
          <dgm:chPref val="3"/>
        </dgm:presLayoutVars>
      </dgm:prSet>
      <dgm:spPr/>
    </dgm:pt>
    <dgm:pt modelId="{0FD06FB0-E22C-4B1F-88EF-70F3838C94D0}" type="pres">
      <dgm:prSet presAssocID="{A01765BE-7FD1-46A2-9661-1BDA2FDA06F7}" presName="rootConnector" presStyleLbl="node2" presStyleIdx="4" presStyleCnt="5"/>
      <dgm:spPr/>
    </dgm:pt>
    <dgm:pt modelId="{A5F36ACB-9C5D-4598-B206-A6866BE0747D}" type="pres">
      <dgm:prSet presAssocID="{A01765BE-7FD1-46A2-9661-1BDA2FDA06F7}" presName="hierChild4" presStyleCnt="0"/>
      <dgm:spPr/>
    </dgm:pt>
    <dgm:pt modelId="{41866BF4-1D2D-436F-8752-389667ABB3B0}" type="pres">
      <dgm:prSet presAssocID="{A01765BE-7FD1-46A2-9661-1BDA2FDA06F7}" presName="hierChild5" presStyleCnt="0"/>
      <dgm:spPr/>
    </dgm:pt>
    <dgm:pt modelId="{4FAC8DBA-2BD3-4186-A462-E2E3595FC418}" type="pres">
      <dgm:prSet presAssocID="{794A0DB5-6508-4E2D-B20F-9C41F5F3522D}" presName="hierChild3" presStyleCnt="0"/>
      <dgm:spPr/>
    </dgm:pt>
  </dgm:ptLst>
  <dgm:cxnLst>
    <dgm:cxn modelId="{9EB34005-A008-48C7-8183-C84D2E0F5EF9}" srcId="{552F43BC-97DA-435D-9280-015B23BE387C}" destId="{F268F0FB-223F-4DD2-A6E3-E1EA53E7B8EB}" srcOrd="1" destOrd="0" parTransId="{818F18E9-360B-4AFD-A01F-148C5BA33231}" sibTransId="{1F71EC0C-1045-40D8-9121-793A890B6535}"/>
    <dgm:cxn modelId="{212BE506-E02A-441B-A9D1-3E083721B792}" srcId="{0E49977E-4CB1-4D81-8578-8BB19751B328}" destId="{6219AEF0-E7DD-40DB-8C26-72984A5154AE}" srcOrd="0" destOrd="0" parTransId="{B7B29A8B-6984-4A38-875E-DD158C3104B5}" sibTransId="{07E04772-DF80-4506-AC85-7758D8241C75}"/>
    <dgm:cxn modelId="{26ADF60A-783A-4F80-8768-778779C43DE1}" srcId="{552F43BC-97DA-435D-9280-015B23BE387C}" destId="{0F13AE2B-F076-451F-AF2F-CEA1CC0855F8}" srcOrd="0" destOrd="0" parTransId="{22898F65-3229-40AB-B526-FC313B73F955}" sibTransId="{2486AF17-7BF5-481B-AB0F-00122896B5F7}"/>
    <dgm:cxn modelId="{22C25813-0264-4D8E-9AF1-F33DC469C92D}" type="presOf" srcId="{A82B7776-045E-456C-A166-C9E976CED0CA}" destId="{08015435-AE4B-4C77-89F1-F3B626994C23}"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D4D1981D-C8E0-421D-85C4-480AA685562F}" type="presOf" srcId="{0F13AE2B-F076-451F-AF2F-CEA1CC0855F8}" destId="{7B999CBB-7D34-46CE-836F-5815F5F5CBCB}"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12F35F2E-3066-45C4-90A6-C206A1CBD1A9}" type="presOf" srcId="{552F43BC-97DA-435D-9280-015B23BE387C}" destId="{3270871C-ACF8-494D-AEDF-CEDC6FEC8B01}" srcOrd="1" destOrd="0" presId="urn:microsoft.com/office/officeart/2005/8/layout/orgChart1"/>
    <dgm:cxn modelId="{C3EF903E-7E51-4F9D-8778-F6C25B4A0BEF}" type="presOf" srcId="{5F2DFE31-5586-4CCC-9EC7-0DD59321751D}" destId="{1DD1CF7D-FDCE-444E-8361-2F09DCFF363B}" srcOrd="1" destOrd="0" presId="urn:microsoft.com/office/officeart/2005/8/layout/orgChart1"/>
    <dgm:cxn modelId="{C06FCC41-20CF-4172-9437-14E597734CD5}" srcId="{4A7D2E24-0572-4438-A079-AED611CB6CE6}" destId="{794A0DB5-6508-4E2D-B20F-9C41F5F3522D}" srcOrd="1" destOrd="0" parTransId="{AFD58368-AD51-4221-A020-394B4DF72FE1}" sibTransId="{E1E2B466-E133-40EA-AB10-0974B725233E}"/>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B20A1C63-5A3C-41BC-A22E-A2917C67900B}" srcId="{17AD9DF9-5621-4296-B893-328D52ECA1EE}" destId="{552F43BC-97DA-435D-9280-015B23BE387C}" srcOrd="2" destOrd="0" parTransId="{A82B7776-045E-456C-A166-C9E976CED0CA}" sibTransId="{4FD51234-2801-4F11-A875-5C93B018B90B}"/>
    <dgm:cxn modelId="{23A60848-6E2E-481A-860B-847FA7615614}" type="presOf" srcId="{22898F65-3229-40AB-B526-FC313B73F955}" destId="{61E9846B-B0E3-48BF-B7F5-C62A4A2296AA}" srcOrd="0"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EBE7F569-2A8E-4737-B8B9-D40F61D5514A}" type="presOf" srcId="{17AD9DF9-5621-4296-B893-328D52ECA1EE}" destId="{28B3FAF4-FEA4-41F9-8FF1-270D7E6B992E}" srcOrd="0" destOrd="0" presId="urn:microsoft.com/office/officeart/2005/8/layout/orgChart1"/>
    <dgm:cxn modelId="{1B3C286A-90A2-48CA-9A45-3434B1EE1782}" srcId="{794A0DB5-6508-4E2D-B20F-9C41F5F3522D}" destId="{A01765BE-7FD1-46A2-9661-1BDA2FDA06F7}" srcOrd="1" destOrd="0" parTransId="{EF7DE467-6126-43E0-8637-B644D385A5C8}" sibTransId="{815D8958-9DC0-4EE2-83E2-E25C2F23AB38}"/>
    <dgm:cxn modelId="{10AC916D-31A6-4DCB-B125-DD27CC58499E}" srcId="{0E49977E-4CB1-4D81-8578-8BB19751B328}" destId="{74AB8F64-CBF3-43EF-B460-3506A46D3611}" srcOrd="1" destOrd="0" parTransId="{4177FBD0-A425-410B-A87E-C6CA2A5F5111}" sibTransId="{A2E1E4AA-F987-4FD7-A2A1-F04601E155D4}"/>
    <dgm:cxn modelId="{E94AB070-BCAB-466B-8E6E-BAE663274B27}" type="presOf" srcId="{17AD9DF9-5621-4296-B893-328D52ECA1EE}" destId="{EF4D5AA3-067E-4883-AC21-04DD32F6AEE9}" srcOrd="1" destOrd="0" presId="urn:microsoft.com/office/officeart/2005/8/layout/orgChart1"/>
    <dgm:cxn modelId="{C9A0C278-AFAA-494C-948F-DF705708F28E}" type="presOf" srcId="{5F2DFE31-5586-4CCC-9EC7-0DD59321751D}" destId="{2B11E32E-C643-4D68-9A33-9911725B24DF}" srcOrd="0" destOrd="0" presId="urn:microsoft.com/office/officeart/2005/8/layout/orgChart1"/>
    <dgm:cxn modelId="{98BAB481-42D6-428C-BD17-D56C51BFCA5B}" type="presOf" srcId="{74AB8F64-CBF3-43EF-B460-3506A46D3611}" destId="{1BBCC4A7-C093-40FD-ABEE-24D829EA9A82}" srcOrd="0" destOrd="0" presId="urn:microsoft.com/office/officeart/2005/8/layout/orgChart1"/>
    <dgm:cxn modelId="{62018B84-79F0-41DE-9F62-D739015E34AA}" type="presOf" srcId="{EF7DE467-6126-43E0-8637-B644D385A5C8}" destId="{13126779-4479-43BD-8D97-74B973190635}" srcOrd="0" destOrd="0" presId="urn:microsoft.com/office/officeart/2005/8/layout/orgChart1"/>
    <dgm:cxn modelId="{619EC084-2614-4475-A376-73264DA84474}" type="presOf" srcId="{F268F0FB-223F-4DD2-A6E3-E1EA53E7B8EB}" destId="{A9B52E18-AA99-48A5-87B5-D7169AF5B32C}" srcOrd="0"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1A9F6094-DE42-4BE9-B67D-595799C63CCC}" type="presOf" srcId="{A01765BE-7FD1-46A2-9661-1BDA2FDA06F7}" destId="{1EA648F3-7D0E-440C-AB33-E68CF55409E0}" srcOrd="0" destOrd="0" presId="urn:microsoft.com/office/officeart/2005/8/layout/orgChart1"/>
    <dgm:cxn modelId="{E9EADF95-B875-4C56-BC08-DF486950BA70}" type="presOf" srcId="{FD386951-B36E-4DA0-B2A9-E8ECEAF16035}" destId="{E2D1659D-200B-483F-B2D9-AD4E3DC395F5}" srcOrd="1" destOrd="0" presId="urn:microsoft.com/office/officeart/2005/8/layout/orgChart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08E7D1A7-E1CD-4683-936F-3EDC4F68D3C5}" type="presOf" srcId="{0F13AE2B-F076-451F-AF2F-CEA1CC0855F8}" destId="{53C261A9-071F-49AD-8C77-5314A3AB2225}" srcOrd="1" destOrd="0" presId="urn:microsoft.com/office/officeart/2005/8/layout/orgChart1"/>
    <dgm:cxn modelId="{EF3ACDA9-6DD2-4C99-BA40-353B20E12F7B}" srcId="{794A0DB5-6508-4E2D-B20F-9C41F5F3522D}" destId="{5F2DFE31-5586-4CCC-9EC7-0DD59321751D}" srcOrd="0" destOrd="0" parTransId="{8E516631-00E7-4A3C-BA4D-524D924938F9}" sibTransId="{15221BE0-BD02-4498-9AD8-B7E0484D02B2}"/>
    <dgm:cxn modelId="{8901BFAC-3E0F-409C-ABC6-E7F4C88213F0}" type="presOf" srcId="{A01765BE-7FD1-46A2-9661-1BDA2FDA06F7}" destId="{0FD06FB0-E22C-4B1F-88EF-70F3838C94D0}" srcOrd="1"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F854BB1-12BF-4B36-ACCD-2970C96BDE03}" type="presOf" srcId="{552F43BC-97DA-435D-9280-015B23BE387C}" destId="{12D3F470-1E98-40A2-9869-496D979697E2}" srcOrd="0" destOrd="0" presId="urn:microsoft.com/office/officeart/2005/8/layout/orgChart1"/>
    <dgm:cxn modelId="{F0622DB7-E68C-4983-AC96-821D6B9890DD}" type="presOf" srcId="{74AB8F64-CBF3-43EF-B460-3506A46D3611}" destId="{A933D883-8EAC-4691-9C81-0CDB517818C0}" srcOrd="1" destOrd="0" presId="urn:microsoft.com/office/officeart/2005/8/layout/orgChart1"/>
    <dgm:cxn modelId="{9DF19AB8-9AD5-4A32-B853-7F9EB2A5F2BE}" type="presOf" srcId="{4A7D2E24-0572-4438-A079-AED611CB6CE6}" destId="{5688F19A-97C1-45AD-B4D8-EE198D7E6535}" srcOrd="0" destOrd="0" presId="urn:microsoft.com/office/officeart/2005/8/layout/orgChart1"/>
    <dgm:cxn modelId="{895A13BE-110D-4D14-BE86-7010B2EFC867}" type="presOf" srcId="{4177FBD0-A425-410B-A87E-C6CA2A5F5111}" destId="{FE690A5F-A903-4B0A-A90C-8FEE610543D9}" srcOrd="0" destOrd="0" presId="urn:microsoft.com/office/officeart/2005/8/layout/orgChart1"/>
    <dgm:cxn modelId="{38705EC0-5D4A-44C0-B042-BCF65896ED5F}" srcId="{17AD9DF9-5621-4296-B893-328D52ECA1EE}" destId="{0E49977E-4CB1-4D81-8578-8BB19751B328}" srcOrd="1" destOrd="0" parTransId="{EC1A8B89-F67D-4EF9-B925-6AB25DC880F8}" sibTransId="{0F503F36-6231-454B-87C5-D612F6CEAA61}"/>
    <dgm:cxn modelId="{36704CC6-4272-45FE-B4A5-02FBEDA6B317}" type="presOf" srcId="{F268F0FB-223F-4DD2-A6E3-E1EA53E7B8EB}" destId="{DFC0BF9F-025A-4F81-B7D3-E237A4A4C954}" srcOrd="1" destOrd="0" presId="urn:microsoft.com/office/officeart/2005/8/layout/orgChart1"/>
    <dgm:cxn modelId="{133106C8-EFCB-4E89-AB79-3F8F12662C4A}" type="presOf" srcId="{794A0DB5-6508-4E2D-B20F-9C41F5F3522D}" destId="{7562D23A-5B4A-4033-AB94-1670751141FD}" srcOrd="1" destOrd="0" presId="urn:microsoft.com/office/officeart/2005/8/layout/orgChart1"/>
    <dgm:cxn modelId="{C1B147CE-1D1C-4AF5-AAC3-A6153A1B1911}" type="presOf" srcId="{8E516631-00E7-4A3C-BA4D-524D924938F9}" destId="{795098C0-4753-46DD-981E-760A24C4FA08}" srcOrd="0" destOrd="0" presId="urn:microsoft.com/office/officeart/2005/8/layout/orgChart1"/>
    <dgm:cxn modelId="{ACA9C7CE-9FC6-4D53-8282-E119954ABFAB}" type="presOf" srcId="{1C90D380-3D0D-4989-8896-D1121C90B7E4}" destId="{019F9CB2-2B74-4508-B0E0-AD56C93A8D8A}" srcOrd="0" destOrd="0" presId="urn:microsoft.com/office/officeart/2005/8/layout/orgChart1"/>
    <dgm:cxn modelId="{365E9AD2-6CBE-45CC-AFD9-9B4387CC47F6}" type="presOf" srcId="{6219AEF0-E7DD-40DB-8C26-72984A5154AE}" destId="{A1C64CA7-A62D-4CB8-8ACC-72C9E5CB8B9F}" srcOrd="1"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C78594E2-492E-4425-A72C-8E88243FCCCD}" type="presOf" srcId="{818F18E9-360B-4AFD-A01F-148C5BA33231}" destId="{54A474AF-B83A-4417-AFF9-B7E2E5C0F83E}"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E7AEE0F5-2E91-46B7-99D9-46FD5E2E38DE}" type="presOf" srcId="{794A0DB5-6508-4E2D-B20F-9C41F5F3522D}" destId="{DAEBEC7B-EC9C-44C4-83B9-970992F30F2B}" srcOrd="0"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1F06A595-DB75-41BB-B66A-4761DF48BE55}" type="presParOf" srcId="{D316957D-F268-4806-A529-7D7E582FD588}" destId="{43B4FB35-68A1-4E81-B6AE-7F5A8070568E}" srcOrd="2" destOrd="0" presId="urn:microsoft.com/office/officeart/2005/8/layout/orgChart1"/>
    <dgm:cxn modelId="{FBDC1D7E-3BD8-4738-B814-89DC393BB374}" type="presParOf" srcId="{D316957D-F268-4806-A529-7D7E582FD588}" destId="{2B05026B-ED36-4366-8E14-509C162D5DCB}" srcOrd="3"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CCF04779-1980-4E55-9090-B9B9D9B667B2}" type="presParOf" srcId="{B0C2B9C8-0816-4946-8FD7-39BD0A738587}" destId="{FE690A5F-A903-4B0A-A90C-8FEE610543D9}" srcOrd="2" destOrd="0" presId="urn:microsoft.com/office/officeart/2005/8/layout/orgChart1"/>
    <dgm:cxn modelId="{DAC14675-A9EF-43AB-9547-2B3589B39CE3}" type="presParOf" srcId="{B0C2B9C8-0816-4946-8FD7-39BD0A738587}" destId="{7214897E-6B54-4639-A573-480B48CD4FBD}" srcOrd="3" destOrd="0" presId="urn:microsoft.com/office/officeart/2005/8/layout/orgChart1"/>
    <dgm:cxn modelId="{B1EFC4AF-1DD7-412B-AD47-4A76AFD0489D}" type="presParOf" srcId="{7214897E-6B54-4639-A573-480B48CD4FBD}" destId="{50888BD0-EAAD-476C-B0F3-FCB79276019A}" srcOrd="0" destOrd="0" presId="urn:microsoft.com/office/officeart/2005/8/layout/orgChart1"/>
    <dgm:cxn modelId="{1806C476-C899-4999-B4EE-75CBAA45A7E8}" type="presParOf" srcId="{50888BD0-EAAD-476C-B0F3-FCB79276019A}" destId="{1BBCC4A7-C093-40FD-ABEE-24D829EA9A82}" srcOrd="0" destOrd="0" presId="urn:microsoft.com/office/officeart/2005/8/layout/orgChart1"/>
    <dgm:cxn modelId="{2EE7DFA2-409A-434F-B262-B0CB579F3A3C}" type="presParOf" srcId="{50888BD0-EAAD-476C-B0F3-FCB79276019A}" destId="{A933D883-8EAC-4691-9C81-0CDB517818C0}" srcOrd="1" destOrd="0" presId="urn:microsoft.com/office/officeart/2005/8/layout/orgChart1"/>
    <dgm:cxn modelId="{BDD4CAA3-1F85-49D0-9278-CD33D7D6BF9B}" type="presParOf" srcId="{7214897E-6B54-4639-A573-480B48CD4FBD}" destId="{A59FCC95-20D2-4E90-9649-703E9AD42143}" srcOrd="1" destOrd="0" presId="urn:microsoft.com/office/officeart/2005/8/layout/orgChart1"/>
    <dgm:cxn modelId="{3219C7AC-B6CC-43B6-AF3E-DA65C6C16B7F}" type="presParOf" srcId="{7214897E-6B54-4639-A573-480B48CD4FBD}" destId="{84243639-7162-4616-A817-310607099538}"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6D377DE3-1549-4336-8FA8-A39D9B8A6857}" type="presParOf" srcId="{D316957D-F268-4806-A529-7D7E582FD588}" destId="{08015435-AE4B-4C77-89F1-F3B626994C23}" srcOrd="4" destOrd="0" presId="urn:microsoft.com/office/officeart/2005/8/layout/orgChart1"/>
    <dgm:cxn modelId="{1A93865A-D3CD-443C-9F82-AC906042785F}" type="presParOf" srcId="{D316957D-F268-4806-A529-7D7E582FD588}" destId="{503F001F-5BE6-4DBE-B354-5CA502F8F731}" srcOrd="5" destOrd="0" presId="urn:microsoft.com/office/officeart/2005/8/layout/orgChart1"/>
    <dgm:cxn modelId="{B37B18DC-5270-4DF0-9B1D-6187B2CAA4CF}" type="presParOf" srcId="{503F001F-5BE6-4DBE-B354-5CA502F8F731}" destId="{8A4B3730-C6A1-43C3-A264-2ABCEA95DAD5}" srcOrd="0" destOrd="0" presId="urn:microsoft.com/office/officeart/2005/8/layout/orgChart1"/>
    <dgm:cxn modelId="{8168D5B4-F894-49FD-AB2E-89864F9647CC}" type="presParOf" srcId="{8A4B3730-C6A1-43C3-A264-2ABCEA95DAD5}" destId="{12D3F470-1E98-40A2-9869-496D979697E2}" srcOrd="0" destOrd="0" presId="urn:microsoft.com/office/officeart/2005/8/layout/orgChart1"/>
    <dgm:cxn modelId="{22C6BCA2-BE3E-4FA3-B5FD-45E82B15C4CC}" type="presParOf" srcId="{8A4B3730-C6A1-43C3-A264-2ABCEA95DAD5}" destId="{3270871C-ACF8-494D-AEDF-CEDC6FEC8B01}" srcOrd="1" destOrd="0" presId="urn:microsoft.com/office/officeart/2005/8/layout/orgChart1"/>
    <dgm:cxn modelId="{3A0B65AD-C250-4A17-85C9-4EB02ADF5FF8}" type="presParOf" srcId="{503F001F-5BE6-4DBE-B354-5CA502F8F731}" destId="{BB1DAD48-31A1-4628-AF54-8330A59F93B8}" srcOrd="1" destOrd="0" presId="urn:microsoft.com/office/officeart/2005/8/layout/orgChart1"/>
    <dgm:cxn modelId="{4E687DB1-289D-4DE3-810B-1ADECE3AC2DC}" type="presParOf" srcId="{BB1DAD48-31A1-4628-AF54-8330A59F93B8}" destId="{61E9846B-B0E3-48BF-B7F5-C62A4A2296AA}" srcOrd="0" destOrd="0" presId="urn:microsoft.com/office/officeart/2005/8/layout/orgChart1"/>
    <dgm:cxn modelId="{491BF005-2D39-4B38-B197-6ED689172D6D}" type="presParOf" srcId="{BB1DAD48-31A1-4628-AF54-8330A59F93B8}" destId="{7867C483-8E52-412F-A84C-5C2BA3B804D2}" srcOrd="1" destOrd="0" presId="urn:microsoft.com/office/officeart/2005/8/layout/orgChart1"/>
    <dgm:cxn modelId="{34CC3995-2B19-46FA-813E-B1F64229E030}" type="presParOf" srcId="{7867C483-8E52-412F-A84C-5C2BA3B804D2}" destId="{99AC7E73-3DD6-4C4F-A3CA-0E3F39CAB3D6}" srcOrd="0" destOrd="0" presId="urn:microsoft.com/office/officeart/2005/8/layout/orgChart1"/>
    <dgm:cxn modelId="{F2A531F7-C1A0-4778-959E-715D5485C27A}" type="presParOf" srcId="{99AC7E73-3DD6-4C4F-A3CA-0E3F39CAB3D6}" destId="{7B999CBB-7D34-46CE-836F-5815F5F5CBCB}" srcOrd="0" destOrd="0" presId="urn:microsoft.com/office/officeart/2005/8/layout/orgChart1"/>
    <dgm:cxn modelId="{4980F5C7-C58D-426F-A507-1AAAAEE4853E}" type="presParOf" srcId="{99AC7E73-3DD6-4C4F-A3CA-0E3F39CAB3D6}" destId="{53C261A9-071F-49AD-8C77-5314A3AB2225}" srcOrd="1" destOrd="0" presId="urn:microsoft.com/office/officeart/2005/8/layout/orgChart1"/>
    <dgm:cxn modelId="{07563441-EBE1-42A7-BFCC-C9F3436920E3}" type="presParOf" srcId="{7867C483-8E52-412F-A84C-5C2BA3B804D2}" destId="{2683C972-73AF-4BED-BEEA-D54134575A72}" srcOrd="1" destOrd="0" presId="urn:microsoft.com/office/officeart/2005/8/layout/orgChart1"/>
    <dgm:cxn modelId="{FC82F310-3107-47BD-AB71-8C1C64A4D2D3}" type="presParOf" srcId="{7867C483-8E52-412F-A84C-5C2BA3B804D2}" destId="{B02FEB6A-5E0E-4960-9A7B-D00418AAFA8F}" srcOrd="2" destOrd="0" presId="urn:microsoft.com/office/officeart/2005/8/layout/orgChart1"/>
    <dgm:cxn modelId="{44579CDE-3D30-418A-8158-3CCF349B1965}" type="presParOf" srcId="{BB1DAD48-31A1-4628-AF54-8330A59F93B8}" destId="{54A474AF-B83A-4417-AFF9-B7E2E5C0F83E}" srcOrd="2" destOrd="0" presId="urn:microsoft.com/office/officeart/2005/8/layout/orgChart1"/>
    <dgm:cxn modelId="{B81EA3DA-E984-43A2-B8A2-82A89EB1F552}" type="presParOf" srcId="{BB1DAD48-31A1-4628-AF54-8330A59F93B8}" destId="{D93E1F4D-778E-4B58-89A9-3DC19CCE39D7}" srcOrd="3" destOrd="0" presId="urn:microsoft.com/office/officeart/2005/8/layout/orgChart1"/>
    <dgm:cxn modelId="{8BE602C5-6944-455A-BA5F-FA608AB6B6F7}" type="presParOf" srcId="{D93E1F4D-778E-4B58-89A9-3DC19CCE39D7}" destId="{2C3FECFD-F818-44AE-A7E4-A4C34A131C30}" srcOrd="0" destOrd="0" presId="urn:microsoft.com/office/officeart/2005/8/layout/orgChart1"/>
    <dgm:cxn modelId="{324126EA-2199-4574-936F-E6E4C5290F45}" type="presParOf" srcId="{2C3FECFD-F818-44AE-A7E4-A4C34A131C30}" destId="{A9B52E18-AA99-48A5-87B5-D7169AF5B32C}" srcOrd="0" destOrd="0" presId="urn:microsoft.com/office/officeart/2005/8/layout/orgChart1"/>
    <dgm:cxn modelId="{484C7878-4D9D-4801-9ADE-DD1D4B65BA2B}" type="presParOf" srcId="{2C3FECFD-F818-44AE-A7E4-A4C34A131C30}" destId="{DFC0BF9F-025A-4F81-B7D3-E237A4A4C954}" srcOrd="1" destOrd="0" presId="urn:microsoft.com/office/officeart/2005/8/layout/orgChart1"/>
    <dgm:cxn modelId="{CB0EE31B-A4C3-4FE2-943A-88850FE02E78}" type="presParOf" srcId="{D93E1F4D-778E-4B58-89A9-3DC19CCE39D7}" destId="{34DEB4CF-67DB-4DCC-9F89-D3CA248013A4}" srcOrd="1" destOrd="0" presId="urn:microsoft.com/office/officeart/2005/8/layout/orgChart1"/>
    <dgm:cxn modelId="{A56B3308-19E1-457B-8B9A-907FECB33D01}" type="presParOf" srcId="{D93E1F4D-778E-4B58-89A9-3DC19CCE39D7}" destId="{1F4C00E9-8E21-4E83-8076-4854D68E0B77}" srcOrd="2" destOrd="0" presId="urn:microsoft.com/office/officeart/2005/8/layout/orgChart1"/>
    <dgm:cxn modelId="{76EF2140-25CA-43AE-8317-1CC2235AB7E4}" type="presParOf" srcId="{503F001F-5BE6-4DBE-B354-5CA502F8F731}" destId="{1E99D04C-E084-4F1A-8B16-21F40DCF1D44}"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 modelId="{DCD6091A-E605-4B31-B279-B5246485B1AB}" type="presParOf" srcId="{5688F19A-97C1-45AD-B4D8-EE198D7E6535}" destId="{276C5704-99F0-4C8C-B37C-0556C15A0F02}" srcOrd="1" destOrd="0" presId="urn:microsoft.com/office/officeart/2005/8/layout/orgChart1"/>
    <dgm:cxn modelId="{C1CEB506-827C-4A1A-B86C-618308353080}" type="presParOf" srcId="{276C5704-99F0-4C8C-B37C-0556C15A0F02}" destId="{03518628-40E3-49FF-A1BD-CF107354F45B}" srcOrd="0" destOrd="0" presId="urn:microsoft.com/office/officeart/2005/8/layout/orgChart1"/>
    <dgm:cxn modelId="{C8459228-EA78-4670-A257-F98288654E32}" type="presParOf" srcId="{03518628-40E3-49FF-A1BD-CF107354F45B}" destId="{DAEBEC7B-EC9C-44C4-83B9-970992F30F2B}" srcOrd="0" destOrd="0" presId="urn:microsoft.com/office/officeart/2005/8/layout/orgChart1"/>
    <dgm:cxn modelId="{54CC0900-DBEB-4CD9-AA02-ABA614C8C2CE}" type="presParOf" srcId="{03518628-40E3-49FF-A1BD-CF107354F45B}" destId="{7562D23A-5B4A-4033-AB94-1670751141FD}" srcOrd="1" destOrd="0" presId="urn:microsoft.com/office/officeart/2005/8/layout/orgChart1"/>
    <dgm:cxn modelId="{ADCF6358-2521-483F-8D03-06B623309322}" type="presParOf" srcId="{276C5704-99F0-4C8C-B37C-0556C15A0F02}" destId="{20854139-C151-4B40-9C42-5BD6FEA86B96}" srcOrd="1" destOrd="0" presId="urn:microsoft.com/office/officeart/2005/8/layout/orgChart1"/>
    <dgm:cxn modelId="{67FD0CA2-8A53-4514-B738-3EDD3135DB65}" type="presParOf" srcId="{20854139-C151-4B40-9C42-5BD6FEA86B96}" destId="{795098C0-4753-46DD-981E-760A24C4FA08}" srcOrd="0" destOrd="0" presId="urn:microsoft.com/office/officeart/2005/8/layout/orgChart1"/>
    <dgm:cxn modelId="{432714B3-6090-4711-85A8-B00E276438F3}" type="presParOf" srcId="{20854139-C151-4B40-9C42-5BD6FEA86B96}" destId="{7E436BB4-075B-46ED-A343-E6D3D95CE55F}" srcOrd="1" destOrd="0" presId="urn:microsoft.com/office/officeart/2005/8/layout/orgChart1"/>
    <dgm:cxn modelId="{91109FEE-D96A-4E00-86A7-7727206A3428}" type="presParOf" srcId="{7E436BB4-075B-46ED-A343-E6D3D95CE55F}" destId="{8165D782-86CF-43CC-B2A9-C0A61A265C38}" srcOrd="0" destOrd="0" presId="urn:microsoft.com/office/officeart/2005/8/layout/orgChart1"/>
    <dgm:cxn modelId="{F31D52EA-CE88-443B-BAAA-1F6FA2989AD5}" type="presParOf" srcId="{8165D782-86CF-43CC-B2A9-C0A61A265C38}" destId="{2B11E32E-C643-4D68-9A33-9911725B24DF}" srcOrd="0" destOrd="0" presId="urn:microsoft.com/office/officeart/2005/8/layout/orgChart1"/>
    <dgm:cxn modelId="{1274D32A-2FFF-4776-AD6E-3CA58EA032E8}" type="presParOf" srcId="{8165D782-86CF-43CC-B2A9-C0A61A265C38}" destId="{1DD1CF7D-FDCE-444E-8361-2F09DCFF363B}" srcOrd="1" destOrd="0" presId="urn:microsoft.com/office/officeart/2005/8/layout/orgChart1"/>
    <dgm:cxn modelId="{668990A0-A6EE-40D9-AF8F-C823EEBF7649}" type="presParOf" srcId="{7E436BB4-075B-46ED-A343-E6D3D95CE55F}" destId="{4997159B-2B28-4546-890A-D731EEB85C9D}" srcOrd="1" destOrd="0" presId="urn:microsoft.com/office/officeart/2005/8/layout/orgChart1"/>
    <dgm:cxn modelId="{D006B1BD-FE35-47A7-BB52-688F22B18564}" type="presParOf" srcId="{7E436BB4-075B-46ED-A343-E6D3D95CE55F}" destId="{08EE23B2-CCBF-43A0-A361-570BDC6869B3}" srcOrd="2" destOrd="0" presId="urn:microsoft.com/office/officeart/2005/8/layout/orgChart1"/>
    <dgm:cxn modelId="{E835D386-C4B7-4C5A-8133-4C6C95AB0352}" type="presParOf" srcId="{20854139-C151-4B40-9C42-5BD6FEA86B96}" destId="{13126779-4479-43BD-8D97-74B973190635}" srcOrd="2" destOrd="0" presId="urn:microsoft.com/office/officeart/2005/8/layout/orgChart1"/>
    <dgm:cxn modelId="{5CEAF27F-217A-4660-AE6E-35BF2C4FFCF5}" type="presParOf" srcId="{20854139-C151-4B40-9C42-5BD6FEA86B96}" destId="{97CA447F-8A32-4AF2-B307-4654F0D0BC78}" srcOrd="3" destOrd="0" presId="urn:microsoft.com/office/officeart/2005/8/layout/orgChart1"/>
    <dgm:cxn modelId="{52806D68-F32C-4FAF-BB14-C3D9F7D8CE18}" type="presParOf" srcId="{97CA447F-8A32-4AF2-B307-4654F0D0BC78}" destId="{08A0004D-8F1E-43C1-A00F-D6121E7C3DF8}" srcOrd="0" destOrd="0" presId="urn:microsoft.com/office/officeart/2005/8/layout/orgChart1"/>
    <dgm:cxn modelId="{7D6FC5B5-4E1F-4F54-9CD1-F90928E2A2F3}" type="presParOf" srcId="{08A0004D-8F1E-43C1-A00F-D6121E7C3DF8}" destId="{1EA648F3-7D0E-440C-AB33-E68CF55409E0}" srcOrd="0" destOrd="0" presId="urn:microsoft.com/office/officeart/2005/8/layout/orgChart1"/>
    <dgm:cxn modelId="{79CE564D-B90F-43F1-8C9A-02CE628BD93C}" type="presParOf" srcId="{08A0004D-8F1E-43C1-A00F-D6121E7C3DF8}" destId="{0FD06FB0-E22C-4B1F-88EF-70F3838C94D0}" srcOrd="1" destOrd="0" presId="urn:microsoft.com/office/officeart/2005/8/layout/orgChart1"/>
    <dgm:cxn modelId="{77747A65-5DBB-4E8E-B33D-316B61BFF1F5}" type="presParOf" srcId="{97CA447F-8A32-4AF2-B307-4654F0D0BC78}" destId="{A5F36ACB-9C5D-4598-B206-A6866BE0747D}" srcOrd="1" destOrd="0" presId="urn:microsoft.com/office/officeart/2005/8/layout/orgChart1"/>
    <dgm:cxn modelId="{749E87B9-496C-4E6C-9263-2C8C1E1CC3EA}" type="presParOf" srcId="{97CA447F-8A32-4AF2-B307-4654F0D0BC78}" destId="{41866BF4-1D2D-436F-8752-389667ABB3B0}" srcOrd="2" destOrd="0" presId="urn:microsoft.com/office/officeart/2005/8/layout/orgChart1"/>
    <dgm:cxn modelId="{D87B2A52-197A-4E7E-B6CB-BC13DAEDA7E9}" type="presParOf" srcId="{276C5704-99F0-4C8C-B37C-0556C15A0F02}" destId="{4FAC8DBA-2BD3-4186-A462-E2E3595FC41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126779-4479-43BD-8D97-74B973190635}">
      <dsp:nvSpPr>
        <dsp:cNvPr id="0" name=""/>
        <dsp:cNvSpPr/>
      </dsp:nvSpPr>
      <dsp:spPr>
        <a:xfrm>
          <a:off x="2343505" y="3439966"/>
          <a:ext cx="963660" cy="165818"/>
        </a:xfrm>
        <a:custGeom>
          <a:avLst/>
          <a:gdLst/>
          <a:ahLst/>
          <a:cxnLst/>
          <a:rect l="0" t="0" r="0" b="0"/>
          <a:pathLst>
            <a:path>
              <a:moveTo>
                <a:pt x="0" y="0"/>
              </a:moveTo>
              <a:lnTo>
                <a:pt x="0" y="70206"/>
              </a:lnTo>
              <a:lnTo>
                <a:pt x="963660" y="70206"/>
              </a:lnTo>
              <a:lnTo>
                <a:pt x="963660" y="1658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5098C0-4753-46DD-981E-760A24C4FA08}">
      <dsp:nvSpPr>
        <dsp:cNvPr id="0" name=""/>
        <dsp:cNvSpPr/>
      </dsp:nvSpPr>
      <dsp:spPr>
        <a:xfrm>
          <a:off x="1557656" y="3439966"/>
          <a:ext cx="785849" cy="165823"/>
        </a:xfrm>
        <a:custGeom>
          <a:avLst/>
          <a:gdLst/>
          <a:ahLst/>
          <a:cxnLst/>
          <a:rect l="0" t="0" r="0" b="0"/>
          <a:pathLst>
            <a:path>
              <a:moveTo>
                <a:pt x="785849" y="0"/>
              </a:moveTo>
              <a:lnTo>
                <a:pt x="785849" y="70211"/>
              </a:lnTo>
              <a:lnTo>
                <a:pt x="0" y="70211"/>
              </a:lnTo>
              <a:lnTo>
                <a:pt x="0" y="1658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A474AF-B83A-4417-AFF9-B7E2E5C0F83E}">
      <dsp:nvSpPr>
        <dsp:cNvPr id="0" name=""/>
        <dsp:cNvSpPr/>
      </dsp:nvSpPr>
      <dsp:spPr>
        <a:xfrm>
          <a:off x="3853820" y="1659269"/>
          <a:ext cx="374353" cy="927450"/>
        </a:xfrm>
        <a:custGeom>
          <a:avLst/>
          <a:gdLst/>
          <a:ahLst/>
          <a:cxnLst/>
          <a:rect l="0" t="0" r="0" b="0"/>
          <a:pathLst>
            <a:path>
              <a:moveTo>
                <a:pt x="0" y="0"/>
              </a:moveTo>
              <a:lnTo>
                <a:pt x="0" y="927450"/>
              </a:lnTo>
              <a:lnTo>
                <a:pt x="374353" y="9274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E9846B-B0E3-48BF-B7F5-C62A4A2296AA}">
      <dsp:nvSpPr>
        <dsp:cNvPr id="0" name=""/>
        <dsp:cNvSpPr/>
      </dsp:nvSpPr>
      <dsp:spPr>
        <a:xfrm>
          <a:off x="3853820" y="1659269"/>
          <a:ext cx="353773" cy="339618"/>
        </a:xfrm>
        <a:custGeom>
          <a:avLst/>
          <a:gdLst/>
          <a:ahLst/>
          <a:cxnLst/>
          <a:rect l="0" t="0" r="0" b="0"/>
          <a:pathLst>
            <a:path>
              <a:moveTo>
                <a:pt x="0" y="0"/>
              </a:moveTo>
              <a:lnTo>
                <a:pt x="0" y="339618"/>
              </a:lnTo>
              <a:lnTo>
                <a:pt x="353773" y="3396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015435-AE4B-4C77-89F1-F3B626994C23}">
      <dsp:nvSpPr>
        <dsp:cNvPr id="0" name=""/>
        <dsp:cNvSpPr/>
      </dsp:nvSpPr>
      <dsp:spPr>
        <a:xfrm>
          <a:off x="2596977" y="840106"/>
          <a:ext cx="1621079" cy="363867"/>
        </a:xfrm>
        <a:custGeom>
          <a:avLst/>
          <a:gdLst/>
          <a:ahLst/>
          <a:cxnLst/>
          <a:rect l="0" t="0" r="0" b="0"/>
          <a:pathLst>
            <a:path>
              <a:moveTo>
                <a:pt x="0" y="0"/>
              </a:moveTo>
              <a:lnTo>
                <a:pt x="0" y="268255"/>
              </a:lnTo>
              <a:lnTo>
                <a:pt x="1621079" y="268255"/>
              </a:lnTo>
              <a:lnTo>
                <a:pt x="1621079" y="3638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90A5F-A903-4B0A-A90C-8FEE610543D9}">
      <dsp:nvSpPr>
        <dsp:cNvPr id="0" name=""/>
        <dsp:cNvSpPr/>
      </dsp:nvSpPr>
      <dsp:spPr>
        <a:xfrm>
          <a:off x="2239634" y="1647554"/>
          <a:ext cx="516204" cy="959749"/>
        </a:xfrm>
        <a:custGeom>
          <a:avLst/>
          <a:gdLst/>
          <a:ahLst/>
          <a:cxnLst/>
          <a:rect l="0" t="0" r="0" b="0"/>
          <a:pathLst>
            <a:path>
              <a:moveTo>
                <a:pt x="0" y="0"/>
              </a:moveTo>
              <a:lnTo>
                <a:pt x="0" y="959749"/>
              </a:lnTo>
              <a:lnTo>
                <a:pt x="516204" y="9597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239634" y="1647554"/>
          <a:ext cx="515694" cy="338630"/>
        </a:xfrm>
        <a:custGeom>
          <a:avLst/>
          <a:gdLst/>
          <a:ahLst/>
          <a:cxnLst/>
          <a:rect l="0" t="0" r="0" b="0"/>
          <a:pathLst>
            <a:path>
              <a:moveTo>
                <a:pt x="0" y="0"/>
              </a:moveTo>
              <a:lnTo>
                <a:pt x="0" y="338630"/>
              </a:lnTo>
              <a:lnTo>
                <a:pt x="515694" y="338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551257" y="840106"/>
          <a:ext cx="91440" cy="352152"/>
        </a:xfrm>
        <a:custGeom>
          <a:avLst/>
          <a:gdLst/>
          <a:ahLst/>
          <a:cxnLst/>
          <a:rect l="0" t="0" r="0" b="0"/>
          <a:pathLst>
            <a:path>
              <a:moveTo>
                <a:pt x="45720" y="0"/>
              </a:moveTo>
              <a:lnTo>
                <a:pt x="45720" y="256540"/>
              </a:lnTo>
              <a:lnTo>
                <a:pt x="52613" y="256540"/>
              </a:lnTo>
              <a:lnTo>
                <a:pt x="52613" y="3521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785957" y="1668926"/>
          <a:ext cx="375327" cy="893417"/>
        </a:xfrm>
        <a:custGeom>
          <a:avLst/>
          <a:gdLst/>
          <a:ahLst/>
          <a:cxnLst/>
          <a:rect l="0" t="0" r="0" b="0"/>
          <a:pathLst>
            <a:path>
              <a:moveTo>
                <a:pt x="0" y="0"/>
              </a:moveTo>
              <a:lnTo>
                <a:pt x="0" y="893417"/>
              </a:lnTo>
              <a:lnTo>
                <a:pt x="375327" y="8934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785957" y="1668926"/>
          <a:ext cx="350440" cy="304560"/>
        </a:xfrm>
        <a:custGeom>
          <a:avLst/>
          <a:gdLst/>
          <a:ahLst/>
          <a:cxnLst/>
          <a:rect l="0" t="0" r="0" b="0"/>
          <a:pathLst>
            <a:path>
              <a:moveTo>
                <a:pt x="0" y="0"/>
              </a:moveTo>
              <a:lnTo>
                <a:pt x="0" y="304560"/>
              </a:lnTo>
              <a:lnTo>
                <a:pt x="350440" y="3045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1150193" y="840106"/>
          <a:ext cx="1446783" cy="373524"/>
        </a:xfrm>
        <a:custGeom>
          <a:avLst/>
          <a:gdLst/>
          <a:ahLst/>
          <a:cxnLst/>
          <a:rect l="0" t="0" r="0" b="0"/>
          <a:pathLst>
            <a:path>
              <a:moveTo>
                <a:pt x="1446783" y="0"/>
              </a:moveTo>
              <a:lnTo>
                <a:pt x="1446783" y="277912"/>
              </a:lnTo>
              <a:lnTo>
                <a:pt x="0" y="277912"/>
              </a:lnTo>
              <a:lnTo>
                <a:pt x="0" y="3735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41681" y="384810"/>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b="0" kern="1200"/>
            <a:t>Take </a:t>
          </a:r>
          <a:endParaRPr lang="en-US" sz="1100" b="0" kern="1200"/>
        </a:p>
        <a:p>
          <a:pPr marL="0" lvl="0" indent="0" algn="ctr" defTabSz="488950">
            <a:lnSpc>
              <a:spcPct val="90000"/>
            </a:lnSpc>
            <a:spcBef>
              <a:spcPct val="0"/>
            </a:spcBef>
            <a:spcAft>
              <a:spcPct val="35000"/>
            </a:spcAft>
            <a:buNone/>
          </a:pPr>
          <a:r>
            <a:rPr lang="en-US" sz="1100" b="0" kern="1200"/>
            <a:t>A Breath</a:t>
          </a:r>
        </a:p>
      </dsp:txBody>
      <dsp:txXfrm>
        <a:off x="2141681" y="384810"/>
        <a:ext cx="910590" cy="455295"/>
      </dsp:txXfrm>
    </dsp:sp>
    <dsp:sp modelId="{019F9CB2-2B74-4508-B0E0-AD56C93A8D8A}">
      <dsp:nvSpPr>
        <dsp:cNvPr id="0" name=""/>
        <dsp:cNvSpPr/>
      </dsp:nvSpPr>
      <dsp:spPr>
        <a:xfrm>
          <a:off x="694898" y="1213630"/>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Bộ phận chăm sóc khách hàng</a:t>
          </a:r>
        </a:p>
      </dsp:txBody>
      <dsp:txXfrm>
        <a:off x="694898" y="1213630"/>
        <a:ext cx="910590" cy="455295"/>
      </dsp:txXfrm>
    </dsp:sp>
    <dsp:sp modelId="{5CAA6AE2-D60B-4832-94F6-4B34E8306007}">
      <dsp:nvSpPr>
        <dsp:cNvPr id="0" name=""/>
        <dsp:cNvSpPr/>
      </dsp:nvSpPr>
      <dsp:spPr>
        <a:xfrm>
          <a:off x="1136398" y="1745839"/>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Trưởng phòng CSKH</a:t>
          </a:r>
        </a:p>
      </dsp:txBody>
      <dsp:txXfrm>
        <a:off x="1136398" y="1745839"/>
        <a:ext cx="910590" cy="455295"/>
      </dsp:txXfrm>
    </dsp:sp>
    <dsp:sp modelId="{DCA43267-AA7F-4810-B378-C7C1C9F73206}">
      <dsp:nvSpPr>
        <dsp:cNvPr id="0" name=""/>
        <dsp:cNvSpPr/>
      </dsp:nvSpPr>
      <dsp:spPr>
        <a:xfrm>
          <a:off x="1161284" y="2334695"/>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Nhân viên hỗ trợ </a:t>
          </a:r>
        </a:p>
      </dsp:txBody>
      <dsp:txXfrm>
        <a:off x="1161284" y="2334695"/>
        <a:ext cx="910590" cy="455295"/>
      </dsp:txXfrm>
    </dsp:sp>
    <dsp:sp modelId="{37227A58-149E-453B-8913-E76FB7C0FD1B}">
      <dsp:nvSpPr>
        <dsp:cNvPr id="0" name=""/>
        <dsp:cNvSpPr/>
      </dsp:nvSpPr>
      <dsp:spPr>
        <a:xfrm>
          <a:off x="2148574" y="1192259"/>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Bộ phận điều hành </a:t>
          </a:r>
        </a:p>
      </dsp:txBody>
      <dsp:txXfrm>
        <a:off x="2148574" y="1192259"/>
        <a:ext cx="910590" cy="455295"/>
      </dsp:txXfrm>
    </dsp:sp>
    <dsp:sp modelId="{1491D60D-F5B7-41B5-B320-B9E3FA375E17}">
      <dsp:nvSpPr>
        <dsp:cNvPr id="0" name=""/>
        <dsp:cNvSpPr/>
      </dsp:nvSpPr>
      <dsp:spPr>
        <a:xfrm>
          <a:off x="2755328" y="1758537"/>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Trưởng phòng điều hành</a:t>
          </a:r>
        </a:p>
      </dsp:txBody>
      <dsp:txXfrm>
        <a:off x="2755328" y="1758537"/>
        <a:ext cx="910590" cy="455295"/>
      </dsp:txXfrm>
    </dsp:sp>
    <dsp:sp modelId="{1BBCC4A7-C093-40FD-ABEE-24D829EA9A82}">
      <dsp:nvSpPr>
        <dsp:cNvPr id="0" name=""/>
        <dsp:cNvSpPr/>
      </dsp:nvSpPr>
      <dsp:spPr>
        <a:xfrm>
          <a:off x="2755838" y="2379656"/>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NV kiểm duyệt</a:t>
          </a:r>
        </a:p>
      </dsp:txBody>
      <dsp:txXfrm>
        <a:off x="2755838" y="2379656"/>
        <a:ext cx="910590" cy="455295"/>
      </dsp:txXfrm>
    </dsp:sp>
    <dsp:sp modelId="{12D3F470-1E98-40A2-9869-496D979697E2}">
      <dsp:nvSpPr>
        <dsp:cNvPr id="0" name=""/>
        <dsp:cNvSpPr/>
      </dsp:nvSpPr>
      <dsp:spPr>
        <a:xfrm>
          <a:off x="3762761" y="1203974"/>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Bộ phận kế toán</a:t>
          </a:r>
        </a:p>
      </dsp:txBody>
      <dsp:txXfrm>
        <a:off x="3762761" y="1203974"/>
        <a:ext cx="910590" cy="455295"/>
      </dsp:txXfrm>
    </dsp:sp>
    <dsp:sp modelId="{7B999CBB-7D34-46CE-836F-5815F5F5CBCB}">
      <dsp:nvSpPr>
        <dsp:cNvPr id="0" name=""/>
        <dsp:cNvSpPr/>
      </dsp:nvSpPr>
      <dsp:spPr>
        <a:xfrm>
          <a:off x="4207594" y="1771240"/>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Kế toán trưởng</a:t>
          </a:r>
        </a:p>
      </dsp:txBody>
      <dsp:txXfrm>
        <a:off x="4207594" y="1771240"/>
        <a:ext cx="910590" cy="455295"/>
      </dsp:txXfrm>
    </dsp:sp>
    <dsp:sp modelId="{A9B52E18-AA99-48A5-87B5-D7169AF5B32C}">
      <dsp:nvSpPr>
        <dsp:cNvPr id="0" name=""/>
        <dsp:cNvSpPr/>
      </dsp:nvSpPr>
      <dsp:spPr>
        <a:xfrm>
          <a:off x="4228173" y="2359072"/>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NV kế toán</a:t>
          </a:r>
        </a:p>
      </dsp:txBody>
      <dsp:txXfrm>
        <a:off x="4228173" y="2359072"/>
        <a:ext cx="910590" cy="455295"/>
      </dsp:txXfrm>
    </dsp:sp>
    <dsp:sp modelId="{DAEBEC7B-EC9C-44C4-83B9-970992F30F2B}">
      <dsp:nvSpPr>
        <dsp:cNvPr id="0" name=""/>
        <dsp:cNvSpPr/>
      </dsp:nvSpPr>
      <dsp:spPr>
        <a:xfrm>
          <a:off x="1888209" y="2984671"/>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Bộ phận đối tác</a:t>
          </a:r>
        </a:p>
      </dsp:txBody>
      <dsp:txXfrm>
        <a:off x="1888209" y="2984671"/>
        <a:ext cx="910590" cy="455295"/>
      </dsp:txXfrm>
    </dsp:sp>
    <dsp:sp modelId="{2B11E32E-C643-4D68-9A33-9911725B24DF}">
      <dsp:nvSpPr>
        <dsp:cNvPr id="0" name=""/>
        <dsp:cNvSpPr/>
      </dsp:nvSpPr>
      <dsp:spPr>
        <a:xfrm>
          <a:off x="1102360" y="3605789"/>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Khách thuê phòng</a:t>
          </a:r>
        </a:p>
      </dsp:txBody>
      <dsp:txXfrm>
        <a:off x="1102360" y="3605789"/>
        <a:ext cx="910590" cy="455295"/>
      </dsp:txXfrm>
    </dsp:sp>
    <dsp:sp modelId="{1EA648F3-7D0E-440C-AB33-E68CF55409E0}">
      <dsp:nvSpPr>
        <dsp:cNvPr id="0" name=""/>
        <dsp:cNvSpPr/>
      </dsp:nvSpPr>
      <dsp:spPr>
        <a:xfrm>
          <a:off x="2851869" y="3605785"/>
          <a:ext cx="910590" cy="4552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Chủ nhà</a:t>
          </a:r>
        </a:p>
      </dsp:txBody>
      <dsp:txXfrm>
        <a:off x="2851869" y="3605785"/>
        <a:ext cx="910590" cy="4552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102</Pages>
  <Words>11971</Words>
  <Characters>68238</Characters>
  <Application>Microsoft Office Word</Application>
  <DocSecurity>0</DocSecurity>
  <Lines>568</Lines>
  <Paragraphs>160</Paragraphs>
  <ScaleCrop>false</ScaleCrop>
  <Company/>
  <LinksUpToDate>false</LinksUpToDate>
  <CharactersWithSpaces>80049</CharactersWithSpaces>
  <SharedDoc>false</SharedDoc>
  <HLinks>
    <vt:vector size="768" baseType="variant">
      <vt:variant>
        <vt:i4>2031679</vt:i4>
      </vt:variant>
      <vt:variant>
        <vt:i4>764</vt:i4>
      </vt:variant>
      <vt:variant>
        <vt:i4>0</vt:i4>
      </vt:variant>
      <vt:variant>
        <vt:i4>5</vt:i4>
      </vt:variant>
      <vt:variant>
        <vt:lpwstr/>
      </vt:variant>
      <vt:variant>
        <vt:lpwstr>_Toc173188561</vt:lpwstr>
      </vt:variant>
      <vt:variant>
        <vt:i4>2031679</vt:i4>
      </vt:variant>
      <vt:variant>
        <vt:i4>758</vt:i4>
      </vt:variant>
      <vt:variant>
        <vt:i4>0</vt:i4>
      </vt:variant>
      <vt:variant>
        <vt:i4>5</vt:i4>
      </vt:variant>
      <vt:variant>
        <vt:lpwstr/>
      </vt:variant>
      <vt:variant>
        <vt:lpwstr>_Toc173188560</vt:lpwstr>
      </vt:variant>
      <vt:variant>
        <vt:i4>1835071</vt:i4>
      </vt:variant>
      <vt:variant>
        <vt:i4>752</vt:i4>
      </vt:variant>
      <vt:variant>
        <vt:i4>0</vt:i4>
      </vt:variant>
      <vt:variant>
        <vt:i4>5</vt:i4>
      </vt:variant>
      <vt:variant>
        <vt:lpwstr/>
      </vt:variant>
      <vt:variant>
        <vt:lpwstr>_Toc173188559</vt:lpwstr>
      </vt:variant>
      <vt:variant>
        <vt:i4>1835071</vt:i4>
      </vt:variant>
      <vt:variant>
        <vt:i4>746</vt:i4>
      </vt:variant>
      <vt:variant>
        <vt:i4>0</vt:i4>
      </vt:variant>
      <vt:variant>
        <vt:i4>5</vt:i4>
      </vt:variant>
      <vt:variant>
        <vt:lpwstr/>
      </vt:variant>
      <vt:variant>
        <vt:lpwstr>_Toc173188558</vt:lpwstr>
      </vt:variant>
      <vt:variant>
        <vt:i4>1835071</vt:i4>
      </vt:variant>
      <vt:variant>
        <vt:i4>740</vt:i4>
      </vt:variant>
      <vt:variant>
        <vt:i4>0</vt:i4>
      </vt:variant>
      <vt:variant>
        <vt:i4>5</vt:i4>
      </vt:variant>
      <vt:variant>
        <vt:lpwstr/>
      </vt:variant>
      <vt:variant>
        <vt:lpwstr>_Toc173188557</vt:lpwstr>
      </vt:variant>
      <vt:variant>
        <vt:i4>1835071</vt:i4>
      </vt:variant>
      <vt:variant>
        <vt:i4>734</vt:i4>
      </vt:variant>
      <vt:variant>
        <vt:i4>0</vt:i4>
      </vt:variant>
      <vt:variant>
        <vt:i4>5</vt:i4>
      </vt:variant>
      <vt:variant>
        <vt:lpwstr/>
      </vt:variant>
      <vt:variant>
        <vt:lpwstr>_Toc173188555</vt:lpwstr>
      </vt:variant>
      <vt:variant>
        <vt:i4>1835071</vt:i4>
      </vt:variant>
      <vt:variant>
        <vt:i4>728</vt:i4>
      </vt:variant>
      <vt:variant>
        <vt:i4>0</vt:i4>
      </vt:variant>
      <vt:variant>
        <vt:i4>5</vt:i4>
      </vt:variant>
      <vt:variant>
        <vt:lpwstr/>
      </vt:variant>
      <vt:variant>
        <vt:lpwstr>_Toc173188554</vt:lpwstr>
      </vt:variant>
      <vt:variant>
        <vt:i4>1835071</vt:i4>
      </vt:variant>
      <vt:variant>
        <vt:i4>722</vt:i4>
      </vt:variant>
      <vt:variant>
        <vt:i4>0</vt:i4>
      </vt:variant>
      <vt:variant>
        <vt:i4>5</vt:i4>
      </vt:variant>
      <vt:variant>
        <vt:lpwstr/>
      </vt:variant>
      <vt:variant>
        <vt:lpwstr>_Toc173188553</vt:lpwstr>
      </vt:variant>
      <vt:variant>
        <vt:i4>1835071</vt:i4>
      </vt:variant>
      <vt:variant>
        <vt:i4>716</vt:i4>
      </vt:variant>
      <vt:variant>
        <vt:i4>0</vt:i4>
      </vt:variant>
      <vt:variant>
        <vt:i4>5</vt:i4>
      </vt:variant>
      <vt:variant>
        <vt:lpwstr/>
      </vt:variant>
      <vt:variant>
        <vt:lpwstr>_Toc173188552</vt:lpwstr>
      </vt:variant>
      <vt:variant>
        <vt:i4>1835071</vt:i4>
      </vt:variant>
      <vt:variant>
        <vt:i4>710</vt:i4>
      </vt:variant>
      <vt:variant>
        <vt:i4>0</vt:i4>
      </vt:variant>
      <vt:variant>
        <vt:i4>5</vt:i4>
      </vt:variant>
      <vt:variant>
        <vt:lpwstr/>
      </vt:variant>
      <vt:variant>
        <vt:lpwstr>_Toc173188551</vt:lpwstr>
      </vt:variant>
      <vt:variant>
        <vt:i4>1835071</vt:i4>
      </vt:variant>
      <vt:variant>
        <vt:i4>704</vt:i4>
      </vt:variant>
      <vt:variant>
        <vt:i4>0</vt:i4>
      </vt:variant>
      <vt:variant>
        <vt:i4>5</vt:i4>
      </vt:variant>
      <vt:variant>
        <vt:lpwstr/>
      </vt:variant>
      <vt:variant>
        <vt:lpwstr>_Toc173188550</vt:lpwstr>
      </vt:variant>
      <vt:variant>
        <vt:i4>1900607</vt:i4>
      </vt:variant>
      <vt:variant>
        <vt:i4>698</vt:i4>
      </vt:variant>
      <vt:variant>
        <vt:i4>0</vt:i4>
      </vt:variant>
      <vt:variant>
        <vt:i4>5</vt:i4>
      </vt:variant>
      <vt:variant>
        <vt:lpwstr/>
      </vt:variant>
      <vt:variant>
        <vt:lpwstr>_Toc173188549</vt:lpwstr>
      </vt:variant>
      <vt:variant>
        <vt:i4>1900607</vt:i4>
      </vt:variant>
      <vt:variant>
        <vt:i4>692</vt:i4>
      </vt:variant>
      <vt:variant>
        <vt:i4>0</vt:i4>
      </vt:variant>
      <vt:variant>
        <vt:i4>5</vt:i4>
      </vt:variant>
      <vt:variant>
        <vt:lpwstr/>
      </vt:variant>
      <vt:variant>
        <vt:lpwstr>_Toc173188548</vt:lpwstr>
      </vt:variant>
      <vt:variant>
        <vt:i4>1900607</vt:i4>
      </vt:variant>
      <vt:variant>
        <vt:i4>686</vt:i4>
      </vt:variant>
      <vt:variant>
        <vt:i4>0</vt:i4>
      </vt:variant>
      <vt:variant>
        <vt:i4>5</vt:i4>
      </vt:variant>
      <vt:variant>
        <vt:lpwstr/>
      </vt:variant>
      <vt:variant>
        <vt:lpwstr>_Toc173188547</vt:lpwstr>
      </vt:variant>
      <vt:variant>
        <vt:i4>1900607</vt:i4>
      </vt:variant>
      <vt:variant>
        <vt:i4>680</vt:i4>
      </vt:variant>
      <vt:variant>
        <vt:i4>0</vt:i4>
      </vt:variant>
      <vt:variant>
        <vt:i4>5</vt:i4>
      </vt:variant>
      <vt:variant>
        <vt:lpwstr/>
      </vt:variant>
      <vt:variant>
        <vt:lpwstr>_Toc173188546</vt:lpwstr>
      </vt:variant>
      <vt:variant>
        <vt:i4>1900607</vt:i4>
      </vt:variant>
      <vt:variant>
        <vt:i4>674</vt:i4>
      </vt:variant>
      <vt:variant>
        <vt:i4>0</vt:i4>
      </vt:variant>
      <vt:variant>
        <vt:i4>5</vt:i4>
      </vt:variant>
      <vt:variant>
        <vt:lpwstr/>
      </vt:variant>
      <vt:variant>
        <vt:lpwstr>_Toc173188545</vt:lpwstr>
      </vt:variant>
      <vt:variant>
        <vt:i4>1900607</vt:i4>
      </vt:variant>
      <vt:variant>
        <vt:i4>668</vt:i4>
      </vt:variant>
      <vt:variant>
        <vt:i4>0</vt:i4>
      </vt:variant>
      <vt:variant>
        <vt:i4>5</vt:i4>
      </vt:variant>
      <vt:variant>
        <vt:lpwstr/>
      </vt:variant>
      <vt:variant>
        <vt:lpwstr>_Toc173188544</vt:lpwstr>
      </vt:variant>
      <vt:variant>
        <vt:i4>1900607</vt:i4>
      </vt:variant>
      <vt:variant>
        <vt:i4>662</vt:i4>
      </vt:variant>
      <vt:variant>
        <vt:i4>0</vt:i4>
      </vt:variant>
      <vt:variant>
        <vt:i4>5</vt:i4>
      </vt:variant>
      <vt:variant>
        <vt:lpwstr/>
      </vt:variant>
      <vt:variant>
        <vt:lpwstr>_Toc173188543</vt:lpwstr>
      </vt:variant>
      <vt:variant>
        <vt:i4>1900607</vt:i4>
      </vt:variant>
      <vt:variant>
        <vt:i4>656</vt:i4>
      </vt:variant>
      <vt:variant>
        <vt:i4>0</vt:i4>
      </vt:variant>
      <vt:variant>
        <vt:i4>5</vt:i4>
      </vt:variant>
      <vt:variant>
        <vt:lpwstr/>
      </vt:variant>
      <vt:variant>
        <vt:lpwstr>_Toc173188542</vt:lpwstr>
      </vt:variant>
      <vt:variant>
        <vt:i4>1900607</vt:i4>
      </vt:variant>
      <vt:variant>
        <vt:i4>650</vt:i4>
      </vt:variant>
      <vt:variant>
        <vt:i4>0</vt:i4>
      </vt:variant>
      <vt:variant>
        <vt:i4>5</vt:i4>
      </vt:variant>
      <vt:variant>
        <vt:lpwstr/>
      </vt:variant>
      <vt:variant>
        <vt:lpwstr>_Toc173188541</vt:lpwstr>
      </vt:variant>
      <vt:variant>
        <vt:i4>1900607</vt:i4>
      </vt:variant>
      <vt:variant>
        <vt:i4>644</vt:i4>
      </vt:variant>
      <vt:variant>
        <vt:i4>0</vt:i4>
      </vt:variant>
      <vt:variant>
        <vt:i4>5</vt:i4>
      </vt:variant>
      <vt:variant>
        <vt:lpwstr/>
      </vt:variant>
      <vt:variant>
        <vt:lpwstr>_Toc173188540</vt:lpwstr>
      </vt:variant>
      <vt:variant>
        <vt:i4>1703999</vt:i4>
      </vt:variant>
      <vt:variant>
        <vt:i4>638</vt:i4>
      </vt:variant>
      <vt:variant>
        <vt:i4>0</vt:i4>
      </vt:variant>
      <vt:variant>
        <vt:i4>5</vt:i4>
      </vt:variant>
      <vt:variant>
        <vt:lpwstr/>
      </vt:variant>
      <vt:variant>
        <vt:lpwstr>_Toc173188539</vt:lpwstr>
      </vt:variant>
      <vt:variant>
        <vt:i4>1703999</vt:i4>
      </vt:variant>
      <vt:variant>
        <vt:i4>632</vt:i4>
      </vt:variant>
      <vt:variant>
        <vt:i4>0</vt:i4>
      </vt:variant>
      <vt:variant>
        <vt:i4>5</vt:i4>
      </vt:variant>
      <vt:variant>
        <vt:lpwstr/>
      </vt:variant>
      <vt:variant>
        <vt:lpwstr>_Toc173188538</vt:lpwstr>
      </vt:variant>
      <vt:variant>
        <vt:i4>1703999</vt:i4>
      </vt:variant>
      <vt:variant>
        <vt:i4>626</vt:i4>
      </vt:variant>
      <vt:variant>
        <vt:i4>0</vt:i4>
      </vt:variant>
      <vt:variant>
        <vt:i4>5</vt:i4>
      </vt:variant>
      <vt:variant>
        <vt:lpwstr/>
      </vt:variant>
      <vt:variant>
        <vt:lpwstr>_Toc173188537</vt:lpwstr>
      </vt:variant>
      <vt:variant>
        <vt:i4>1703999</vt:i4>
      </vt:variant>
      <vt:variant>
        <vt:i4>620</vt:i4>
      </vt:variant>
      <vt:variant>
        <vt:i4>0</vt:i4>
      </vt:variant>
      <vt:variant>
        <vt:i4>5</vt:i4>
      </vt:variant>
      <vt:variant>
        <vt:lpwstr/>
      </vt:variant>
      <vt:variant>
        <vt:lpwstr>_Toc173188536</vt:lpwstr>
      </vt:variant>
      <vt:variant>
        <vt:i4>1703999</vt:i4>
      </vt:variant>
      <vt:variant>
        <vt:i4>614</vt:i4>
      </vt:variant>
      <vt:variant>
        <vt:i4>0</vt:i4>
      </vt:variant>
      <vt:variant>
        <vt:i4>5</vt:i4>
      </vt:variant>
      <vt:variant>
        <vt:lpwstr/>
      </vt:variant>
      <vt:variant>
        <vt:lpwstr>_Toc173188535</vt:lpwstr>
      </vt:variant>
      <vt:variant>
        <vt:i4>1703999</vt:i4>
      </vt:variant>
      <vt:variant>
        <vt:i4>608</vt:i4>
      </vt:variant>
      <vt:variant>
        <vt:i4>0</vt:i4>
      </vt:variant>
      <vt:variant>
        <vt:i4>5</vt:i4>
      </vt:variant>
      <vt:variant>
        <vt:lpwstr/>
      </vt:variant>
      <vt:variant>
        <vt:lpwstr>_Toc173188534</vt:lpwstr>
      </vt:variant>
      <vt:variant>
        <vt:i4>1703999</vt:i4>
      </vt:variant>
      <vt:variant>
        <vt:i4>602</vt:i4>
      </vt:variant>
      <vt:variant>
        <vt:i4>0</vt:i4>
      </vt:variant>
      <vt:variant>
        <vt:i4>5</vt:i4>
      </vt:variant>
      <vt:variant>
        <vt:lpwstr/>
      </vt:variant>
      <vt:variant>
        <vt:lpwstr>_Toc173188533</vt:lpwstr>
      </vt:variant>
      <vt:variant>
        <vt:i4>1703999</vt:i4>
      </vt:variant>
      <vt:variant>
        <vt:i4>596</vt:i4>
      </vt:variant>
      <vt:variant>
        <vt:i4>0</vt:i4>
      </vt:variant>
      <vt:variant>
        <vt:i4>5</vt:i4>
      </vt:variant>
      <vt:variant>
        <vt:lpwstr/>
      </vt:variant>
      <vt:variant>
        <vt:lpwstr>_Toc173188532</vt:lpwstr>
      </vt:variant>
      <vt:variant>
        <vt:i4>1703999</vt:i4>
      </vt:variant>
      <vt:variant>
        <vt:i4>590</vt:i4>
      </vt:variant>
      <vt:variant>
        <vt:i4>0</vt:i4>
      </vt:variant>
      <vt:variant>
        <vt:i4>5</vt:i4>
      </vt:variant>
      <vt:variant>
        <vt:lpwstr/>
      </vt:variant>
      <vt:variant>
        <vt:lpwstr>_Toc173188531</vt:lpwstr>
      </vt:variant>
      <vt:variant>
        <vt:i4>1703999</vt:i4>
      </vt:variant>
      <vt:variant>
        <vt:i4>584</vt:i4>
      </vt:variant>
      <vt:variant>
        <vt:i4>0</vt:i4>
      </vt:variant>
      <vt:variant>
        <vt:i4>5</vt:i4>
      </vt:variant>
      <vt:variant>
        <vt:lpwstr/>
      </vt:variant>
      <vt:variant>
        <vt:lpwstr>_Toc173188530</vt:lpwstr>
      </vt:variant>
      <vt:variant>
        <vt:i4>1769535</vt:i4>
      </vt:variant>
      <vt:variant>
        <vt:i4>578</vt:i4>
      </vt:variant>
      <vt:variant>
        <vt:i4>0</vt:i4>
      </vt:variant>
      <vt:variant>
        <vt:i4>5</vt:i4>
      </vt:variant>
      <vt:variant>
        <vt:lpwstr/>
      </vt:variant>
      <vt:variant>
        <vt:lpwstr>_Toc173188529</vt:lpwstr>
      </vt:variant>
      <vt:variant>
        <vt:i4>1769535</vt:i4>
      </vt:variant>
      <vt:variant>
        <vt:i4>572</vt:i4>
      </vt:variant>
      <vt:variant>
        <vt:i4>0</vt:i4>
      </vt:variant>
      <vt:variant>
        <vt:i4>5</vt:i4>
      </vt:variant>
      <vt:variant>
        <vt:lpwstr/>
      </vt:variant>
      <vt:variant>
        <vt:lpwstr>_Toc173188528</vt:lpwstr>
      </vt:variant>
      <vt:variant>
        <vt:i4>1769535</vt:i4>
      </vt:variant>
      <vt:variant>
        <vt:i4>566</vt:i4>
      </vt:variant>
      <vt:variant>
        <vt:i4>0</vt:i4>
      </vt:variant>
      <vt:variant>
        <vt:i4>5</vt:i4>
      </vt:variant>
      <vt:variant>
        <vt:lpwstr/>
      </vt:variant>
      <vt:variant>
        <vt:lpwstr>_Toc173188527</vt:lpwstr>
      </vt:variant>
      <vt:variant>
        <vt:i4>1769535</vt:i4>
      </vt:variant>
      <vt:variant>
        <vt:i4>560</vt:i4>
      </vt:variant>
      <vt:variant>
        <vt:i4>0</vt:i4>
      </vt:variant>
      <vt:variant>
        <vt:i4>5</vt:i4>
      </vt:variant>
      <vt:variant>
        <vt:lpwstr/>
      </vt:variant>
      <vt:variant>
        <vt:lpwstr>_Toc173188526</vt:lpwstr>
      </vt:variant>
      <vt:variant>
        <vt:i4>1769535</vt:i4>
      </vt:variant>
      <vt:variant>
        <vt:i4>554</vt:i4>
      </vt:variant>
      <vt:variant>
        <vt:i4>0</vt:i4>
      </vt:variant>
      <vt:variant>
        <vt:i4>5</vt:i4>
      </vt:variant>
      <vt:variant>
        <vt:lpwstr/>
      </vt:variant>
      <vt:variant>
        <vt:lpwstr>_Toc173188525</vt:lpwstr>
      </vt:variant>
      <vt:variant>
        <vt:i4>1769535</vt:i4>
      </vt:variant>
      <vt:variant>
        <vt:i4>548</vt:i4>
      </vt:variant>
      <vt:variant>
        <vt:i4>0</vt:i4>
      </vt:variant>
      <vt:variant>
        <vt:i4>5</vt:i4>
      </vt:variant>
      <vt:variant>
        <vt:lpwstr/>
      </vt:variant>
      <vt:variant>
        <vt:lpwstr>_Toc173188524</vt:lpwstr>
      </vt:variant>
      <vt:variant>
        <vt:i4>1769535</vt:i4>
      </vt:variant>
      <vt:variant>
        <vt:i4>542</vt:i4>
      </vt:variant>
      <vt:variant>
        <vt:i4>0</vt:i4>
      </vt:variant>
      <vt:variant>
        <vt:i4>5</vt:i4>
      </vt:variant>
      <vt:variant>
        <vt:lpwstr/>
      </vt:variant>
      <vt:variant>
        <vt:lpwstr>_Toc173188523</vt:lpwstr>
      </vt:variant>
      <vt:variant>
        <vt:i4>1769535</vt:i4>
      </vt:variant>
      <vt:variant>
        <vt:i4>536</vt:i4>
      </vt:variant>
      <vt:variant>
        <vt:i4>0</vt:i4>
      </vt:variant>
      <vt:variant>
        <vt:i4>5</vt:i4>
      </vt:variant>
      <vt:variant>
        <vt:lpwstr/>
      </vt:variant>
      <vt:variant>
        <vt:lpwstr>_Toc173188522</vt:lpwstr>
      </vt:variant>
      <vt:variant>
        <vt:i4>1769535</vt:i4>
      </vt:variant>
      <vt:variant>
        <vt:i4>530</vt:i4>
      </vt:variant>
      <vt:variant>
        <vt:i4>0</vt:i4>
      </vt:variant>
      <vt:variant>
        <vt:i4>5</vt:i4>
      </vt:variant>
      <vt:variant>
        <vt:lpwstr/>
      </vt:variant>
      <vt:variant>
        <vt:lpwstr>_Toc173188521</vt:lpwstr>
      </vt:variant>
      <vt:variant>
        <vt:i4>1769535</vt:i4>
      </vt:variant>
      <vt:variant>
        <vt:i4>524</vt:i4>
      </vt:variant>
      <vt:variant>
        <vt:i4>0</vt:i4>
      </vt:variant>
      <vt:variant>
        <vt:i4>5</vt:i4>
      </vt:variant>
      <vt:variant>
        <vt:lpwstr/>
      </vt:variant>
      <vt:variant>
        <vt:lpwstr>_Toc173188520</vt:lpwstr>
      </vt:variant>
      <vt:variant>
        <vt:i4>1572927</vt:i4>
      </vt:variant>
      <vt:variant>
        <vt:i4>518</vt:i4>
      </vt:variant>
      <vt:variant>
        <vt:i4>0</vt:i4>
      </vt:variant>
      <vt:variant>
        <vt:i4>5</vt:i4>
      </vt:variant>
      <vt:variant>
        <vt:lpwstr/>
      </vt:variant>
      <vt:variant>
        <vt:lpwstr>_Toc173188519</vt:lpwstr>
      </vt:variant>
      <vt:variant>
        <vt:i4>1572927</vt:i4>
      </vt:variant>
      <vt:variant>
        <vt:i4>512</vt:i4>
      </vt:variant>
      <vt:variant>
        <vt:i4>0</vt:i4>
      </vt:variant>
      <vt:variant>
        <vt:i4>5</vt:i4>
      </vt:variant>
      <vt:variant>
        <vt:lpwstr/>
      </vt:variant>
      <vt:variant>
        <vt:lpwstr>_Toc173188518</vt:lpwstr>
      </vt:variant>
      <vt:variant>
        <vt:i4>1572927</vt:i4>
      </vt:variant>
      <vt:variant>
        <vt:i4>506</vt:i4>
      </vt:variant>
      <vt:variant>
        <vt:i4>0</vt:i4>
      </vt:variant>
      <vt:variant>
        <vt:i4>5</vt:i4>
      </vt:variant>
      <vt:variant>
        <vt:lpwstr/>
      </vt:variant>
      <vt:variant>
        <vt:lpwstr>_Toc173188517</vt:lpwstr>
      </vt:variant>
      <vt:variant>
        <vt:i4>1572927</vt:i4>
      </vt:variant>
      <vt:variant>
        <vt:i4>500</vt:i4>
      </vt:variant>
      <vt:variant>
        <vt:i4>0</vt:i4>
      </vt:variant>
      <vt:variant>
        <vt:i4>5</vt:i4>
      </vt:variant>
      <vt:variant>
        <vt:lpwstr/>
      </vt:variant>
      <vt:variant>
        <vt:lpwstr>_Toc173188516</vt:lpwstr>
      </vt:variant>
      <vt:variant>
        <vt:i4>1572927</vt:i4>
      </vt:variant>
      <vt:variant>
        <vt:i4>494</vt:i4>
      </vt:variant>
      <vt:variant>
        <vt:i4>0</vt:i4>
      </vt:variant>
      <vt:variant>
        <vt:i4>5</vt:i4>
      </vt:variant>
      <vt:variant>
        <vt:lpwstr/>
      </vt:variant>
      <vt:variant>
        <vt:lpwstr>_Toc173188515</vt:lpwstr>
      </vt:variant>
      <vt:variant>
        <vt:i4>1572927</vt:i4>
      </vt:variant>
      <vt:variant>
        <vt:i4>488</vt:i4>
      </vt:variant>
      <vt:variant>
        <vt:i4>0</vt:i4>
      </vt:variant>
      <vt:variant>
        <vt:i4>5</vt:i4>
      </vt:variant>
      <vt:variant>
        <vt:lpwstr/>
      </vt:variant>
      <vt:variant>
        <vt:lpwstr>_Toc173188514</vt:lpwstr>
      </vt:variant>
      <vt:variant>
        <vt:i4>1572927</vt:i4>
      </vt:variant>
      <vt:variant>
        <vt:i4>482</vt:i4>
      </vt:variant>
      <vt:variant>
        <vt:i4>0</vt:i4>
      </vt:variant>
      <vt:variant>
        <vt:i4>5</vt:i4>
      </vt:variant>
      <vt:variant>
        <vt:lpwstr/>
      </vt:variant>
      <vt:variant>
        <vt:lpwstr>_Toc173188513</vt:lpwstr>
      </vt:variant>
      <vt:variant>
        <vt:i4>1572927</vt:i4>
      </vt:variant>
      <vt:variant>
        <vt:i4>476</vt:i4>
      </vt:variant>
      <vt:variant>
        <vt:i4>0</vt:i4>
      </vt:variant>
      <vt:variant>
        <vt:i4>5</vt:i4>
      </vt:variant>
      <vt:variant>
        <vt:lpwstr/>
      </vt:variant>
      <vt:variant>
        <vt:lpwstr>_Toc173188512</vt:lpwstr>
      </vt:variant>
      <vt:variant>
        <vt:i4>1572927</vt:i4>
      </vt:variant>
      <vt:variant>
        <vt:i4>470</vt:i4>
      </vt:variant>
      <vt:variant>
        <vt:i4>0</vt:i4>
      </vt:variant>
      <vt:variant>
        <vt:i4>5</vt:i4>
      </vt:variant>
      <vt:variant>
        <vt:lpwstr/>
      </vt:variant>
      <vt:variant>
        <vt:lpwstr>_Toc173188511</vt:lpwstr>
      </vt:variant>
      <vt:variant>
        <vt:i4>1572927</vt:i4>
      </vt:variant>
      <vt:variant>
        <vt:i4>464</vt:i4>
      </vt:variant>
      <vt:variant>
        <vt:i4>0</vt:i4>
      </vt:variant>
      <vt:variant>
        <vt:i4>5</vt:i4>
      </vt:variant>
      <vt:variant>
        <vt:lpwstr/>
      </vt:variant>
      <vt:variant>
        <vt:lpwstr>_Toc173188510</vt:lpwstr>
      </vt:variant>
      <vt:variant>
        <vt:i4>1638463</vt:i4>
      </vt:variant>
      <vt:variant>
        <vt:i4>458</vt:i4>
      </vt:variant>
      <vt:variant>
        <vt:i4>0</vt:i4>
      </vt:variant>
      <vt:variant>
        <vt:i4>5</vt:i4>
      </vt:variant>
      <vt:variant>
        <vt:lpwstr/>
      </vt:variant>
      <vt:variant>
        <vt:lpwstr>_Toc173188509</vt:lpwstr>
      </vt:variant>
      <vt:variant>
        <vt:i4>1638463</vt:i4>
      </vt:variant>
      <vt:variant>
        <vt:i4>452</vt:i4>
      </vt:variant>
      <vt:variant>
        <vt:i4>0</vt:i4>
      </vt:variant>
      <vt:variant>
        <vt:i4>5</vt:i4>
      </vt:variant>
      <vt:variant>
        <vt:lpwstr/>
      </vt:variant>
      <vt:variant>
        <vt:lpwstr>_Toc173188508</vt:lpwstr>
      </vt:variant>
      <vt:variant>
        <vt:i4>1638463</vt:i4>
      </vt:variant>
      <vt:variant>
        <vt:i4>446</vt:i4>
      </vt:variant>
      <vt:variant>
        <vt:i4>0</vt:i4>
      </vt:variant>
      <vt:variant>
        <vt:i4>5</vt:i4>
      </vt:variant>
      <vt:variant>
        <vt:lpwstr/>
      </vt:variant>
      <vt:variant>
        <vt:lpwstr>_Toc173188507</vt:lpwstr>
      </vt:variant>
      <vt:variant>
        <vt:i4>1638463</vt:i4>
      </vt:variant>
      <vt:variant>
        <vt:i4>440</vt:i4>
      </vt:variant>
      <vt:variant>
        <vt:i4>0</vt:i4>
      </vt:variant>
      <vt:variant>
        <vt:i4>5</vt:i4>
      </vt:variant>
      <vt:variant>
        <vt:lpwstr/>
      </vt:variant>
      <vt:variant>
        <vt:lpwstr>_Toc173188506</vt:lpwstr>
      </vt:variant>
      <vt:variant>
        <vt:i4>1638463</vt:i4>
      </vt:variant>
      <vt:variant>
        <vt:i4>434</vt:i4>
      </vt:variant>
      <vt:variant>
        <vt:i4>0</vt:i4>
      </vt:variant>
      <vt:variant>
        <vt:i4>5</vt:i4>
      </vt:variant>
      <vt:variant>
        <vt:lpwstr/>
      </vt:variant>
      <vt:variant>
        <vt:lpwstr>_Toc173188505</vt:lpwstr>
      </vt:variant>
      <vt:variant>
        <vt:i4>1638463</vt:i4>
      </vt:variant>
      <vt:variant>
        <vt:i4>428</vt:i4>
      </vt:variant>
      <vt:variant>
        <vt:i4>0</vt:i4>
      </vt:variant>
      <vt:variant>
        <vt:i4>5</vt:i4>
      </vt:variant>
      <vt:variant>
        <vt:lpwstr/>
      </vt:variant>
      <vt:variant>
        <vt:lpwstr>_Toc173188504</vt:lpwstr>
      </vt:variant>
      <vt:variant>
        <vt:i4>1638463</vt:i4>
      </vt:variant>
      <vt:variant>
        <vt:i4>422</vt:i4>
      </vt:variant>
      <vt:variant>
        <vt:i4>0</vt:i4>
      </vt:variant>
      <vt:variant>
        <vt:i4>5</vt:i4>
      </vt:variant>
      <vt:variant>
        <vt:lpwstr/>
      </vt:variant>
      <vt:variant>
        <vt:lpwstr>_Toc173188503</vt:lpwstr>
      </vt:variant>
      <vt:variant>
        <vt:i4>1638463</vt:i4>
      </vt:variant>
      <vt:variant>
        <vt:i4>416</vt:i4>
      </vt:variant>
      <vt:variant>
        <vt:i4>0</vt:i4>
      </vt:variant>
      <vt:variant>
        <vt:i4>5</vt:i4>
      </vt:variant>
      <vt:variant>
        <vt:lpwstr/>
      </vt:variant>
      <vt:variant>
        <vt:lpwstr>_Toc173188502</vt:lpwstr>
      </vt:variant>
      <vt:variant>
        <vt:i4>1638463</vt:i4>
      </vt:variant>
      <vt:variant>
        <vt:i4>410</vt:i4>
      </vt:variant>
      <vt:variant>
        <vt:i4>0</vt:i4>
      </vt:variant>
      <vt:variant>
        <vt:i4>5</vt:i4>
      </vt:variant>
      <vt:variant>
        <vt:lpwstr/>
      </vt:variant>
      <vt:variant>
        <vt:lpwstr>_Toc173188501</vt:lpwstr>
      </vt:variant>
      <vt:variant>
        <vt:i4>1638463</vt:i4>
      </vt:variant>
      <vt:variant>
        <vt:i4>404</vt:i4>
      </vt:variant>
      <vt:variant>
        <vt:i4>0</vt:i4>
      </vt:variant>
      <vt:variant>
        <vt:i4>5</vt:i4>
      </vt:variant>
      <vt:variant>
        <vt:lpwstr/>
      </vt:variant>
      <vt:variant>
        <vt:lpwstr>_Toc173188500</vt:lpwstr>
      </vt:variant>
      <vt:variant>
        <vt:i4>1048638</vt:i4>
      </vt:variant>
      <vt:variant>
        <vt:i4>398</vt:i4>
      </vt:variant>
      <vt:variant>
        <vt:i4>0</vt:i4>
      </vt:variant>
      <vt:variant>
        <vt:i4>5</vt:i4>
      </vt:variant>
      <vt:variant>
        <vt:lpwstr/>
      </vt:variant>
      <vt:variant>
        <vt:lpwstr>_Toc173188499</vt:lpwstr>
      </vt:variant>
      <vt:variant>
        <vt:i4>1048638</vt:i4>
      </vt:variant>
      <vt:variant>
        <vt:i4>392</vt:i4>
      </vt:variant>
      <vt:variant>
        <vt:i4>0</vt:i4>
      </vt:variant>
      <vt:variant>
        <vt:i4>5</vt:i4>
      </vt:variant>
      <vt:variant>
        <vt:lpwstr/>
      </vt:variant>
      <vt:variant>
        <vt:lpwstr>_Toc173188498</vt:lpwstr>
      </vt:variant>
      <vt:variant>
        <vt:i4>1048638</vt:i4>
      </vt:variant>
      <vt:variant>
        <vt:i4>386</vt:i4>
      </vt:variant>
      <vt:variant>
        <vt:i4>0</vt:i4>
      </vt:variant>
      <vt:variant>
        <vt:i4>5</vt:i4>
      </vt:variant>
      <vt:variant>
        <vt:lpwstr/>
      </vt:variant>
      <vt:variant>
        <vt:lpwstr>_Toc173188497</vt:lpwstr>
      </vt:variant>
      <vt:variant>
        <vt:i4>1048638</vt:i4>
      </vt:variant>
      <vt:variant>
        <vt:i4>380</vt:i4>
      </vt:variant>
      <vt:variant>
        <vt:i4>0</vt:i4>
      </vt:variant>
      <vt:variant>
        <vt:i4>5</vt:i4>
      </vt:variant>
      <vt:variant>
        <vt:lpwstr/>
      </vt:variant>
      <vt:variant>
        <vt:lpwstr>_Toc173188496</vt:lpwstr>
      </vt:variant>
      <vt:variant>
        <vt:i4>1048638</vt:i4>
      </vt:variant>
      <vt:variant>
        <vt:i4>374</vt:i4>
      </vt:variant>
      <vt:variant>
        <vt:i4>0</vt:i4>
      </vt:variant>
      <vt:variant>
        <vt:i4>5</vt:i4>
      </vt:variant>
      <vt:variant>
        <vt:lpwstr/>
      </vt:variant>
      <vt:variant>
        <vt:lpwstr>_Toc173188495</vt:lpwstr>
      </vt:variant>
      <vt:variant>
        <vt:i4>1048638</vt:i4>
      </vt:variant>
      <vt:variant>
        <vt:i4>368</vt:i4>
      </vt:variant>
      <vt:variant>
        <vt:i4>0</vt:i4>
      </vt:variant>
      <vt:variant>
        <vt:i4>5</vt:i4>
      </vt:variant>
      <vt:variant>
        <vt:lpwstr/>
      </vt:variant>
      <vt:variant>
        <vt:lpwstr>_Toc173188494</vt:lpwstr>
      </vt:variant>
      <vt:variant>
        <vt:i4>1048638</vt:i4>
      </vt:variant>
      <vt:variant>
        <vt:i4>362</vt:i4>
      </vt:variant>
      <vt:variant>
        <vt:i4>0</vt:i4>
      </vt:variant>
      <vt:variant>
        <vt:i4>5</vt:i4>
      </vt:variant>
      <vt:variant>
        <vt:lpwstr/>
      </vt:variant>
      <vt:variant>
        <vt:lpwstr>_Toc173188493</vt:lpwstr>
      </vt:variant>
      <vt:variant>
        <vt:i4>1048638</vt:i4>
      </vt:variant>
      <vt:variant>
        <vt:i4>356</vt:i4>
      </vt:variant>
      <vt:variant>
        <vt:i4>0</vt:i4>
      </vt:variant>
      <vt:variant>
        <vt:i4>5</vt:i4>
      </vt:variant>
      <vt:variant>
        <vt:lpwstr/>
      </vt:variant>
      <vt:variant>
        <vt:lpwstr>_Toc173188492</vt:lpwstr>
      </vt:variant>
      <vt:variant>
        <vt:i4>1048638</vt:i4>
      </vt:variant>
      <vt:variant>
        <vt:i4>350</vt:i4>
      </vt:variant>
      <vt:variant>
        <vt:i4>0</vt:i4>
      </vt:variant>
      <vt:variant>
        <vt:i4>5</vt:i4>
      </vt:variant>
      <vt:variant>
        <vt:lpwstr/>
      </vt:variant>
      <vt:variant>
        <vt:lpwstr>_Toc173188491</vt:lpwstr>
      </vt:variant>
      <vt:variant>
        <vt:i4>1048638</vt:i4>
      </vt:variant>
      <vt:variant>
        <vt:i4>344</vt:i4>
      </vt:variant>
      <vt:variant>
        <vt:i4>0</vt:i4>
      </vt:variant>
      <vt:variant>
        <vt:i4>5</vt:i4>
      </vt:variant>
      <vt:variant>
        <vt:lpwstr/>
      </vt:variant>
      <vt:variant>
        <vt:lpwstr>_Toc173188490</vt:lpwstr>
      </vt:variant>
      <vt:variant>
        <vt:i4>1114174</vt:i4>
      </vt:variant>
      <vt:variant>
        <vt:i4>338</vt:i4>
      </vt:variant>
      <vt:variant>
        <vt:i4>0</vt:i4>
      </vt:variant>
      <vt:variant>
        <vt:i4>5</vt:i4>
      </vt:variant>
      <vt:variant>
        <vt:lpwstr/>
      </vt:variant>
      <vt:variant>
        <vt:lpwstr>_Toc173188489</vt:lpwstr>
      </vt:variant>
      <vt:variant>
        <vt:i4>1114174</vt:i4>
      </vt:variant>
      <vt:variant>
        <vt:i4>332</vt:i4>
      </vt:variant>
      <vt:variant>
        <vt:i4>0</vt:i4>
      </vt:variant>
      <vt:variant>
        <vt:i4>5</vt:i4>
      </vt:variant>
      <vt:variant>
        <vt:lpwstr/>
      </vt:variant>
      <vt:variant>
        <vt:lpwstr>_Toc173188488</vt:lpwstr>
      </vt:variant>
      <vt:variant>
        <vt:i4>1114174</vt:i4>
      </vt:variant>
      <vt:variant>
        <vt:i4>326</vt:i4>
      </vt:variant>
      <vt:variant>
        <vt:i4>0</vt:i4>
      </vt:variant>
      <vt:variant>
        <vt:i4>5</vt:i4>
      </vt:variant>
      <vt:variant>
        <vt:lpwstr/>
      </vt:variant>
      <vt:variant>
        <vt:lpwstr>_Toc173188487</vt:lpwstr>
      </vt:variant>
      <vt:variant>
        <vt:i4>1114174</vt:i4>
      </vt:variant>
      <vt:variant>
        <vt:i4>320</vt:i4>
      </vt:variant>
      <vt:variant>
        <vt:i4>0</vt:i4>
      </vt:variant>
      <vt:variant>
        <vt:i4>5</vt:i4>
      </vt:variant>
      <vt:variant>
        <vt:lpwstr/>
      </vt:variant>
      <vt:variant>
        <vt:lpwstr>_Toc173188486</vt:lpwstr>
      </vt:variant>
      <vt:variant>
        <vt:i4>1114174</vt:i4>
      </vt:variant>
      <vt:variant>
        <vt:i4>314</vt:i4>
      </vt:variant>
      <vt:variant>
        <vt:i4>0</vt:i4>
      </vt:variant>
      <vt:variant>
        <vt:i4>5</vt:i4>
      </vt:variant>
      <vt:variant>
        <vt:lpwstr/>
      </vt:variant>
      <vt:variant>
        <vt:lpwstr>_Toc173188485</vt:lpwstr>
      </vt:variant>
      <vt:variant>
        <vt:i4>1114174</vt:i4>
      </vt:variant>
      <vt:variant>
        <vt:i4>308</vt:i4>
      </vt:variant>
      <vt:variant>
        <vt:i4>0</vt:i4>
      </vt:variant>
      <vt:variant>
        <vt:i4>5</vt:i4>
      </vt:variant>
      <vt:variant>
        <vt:lpwstr/>
      </vt:variant>
      <vt:variant>
        <vt:lpwstr>_Toc173188484</vt:lpwstr>
      </vt:variant>
      <vt:variant>
        <vt:i4>1114174</vt:i4>
      </vt:variant>
      <vt:variant>
        <vt:i4>302</vt:i4>
      </vt:variant>
      <vt:variant>
        <vt:i4>0</vt:i4>
      </vt:variant>
      <vt:variant>
        <vt:i4>5</vt:i4>
      </vt:variant>
      <vt:variant>
        <vt:lpwstr/>
      </vt:variant>
      <vt:variant>
        <vt:lpwstr>_Toc173188483</vt:lpwstr>
      </vt:variant>
      <vt:variant>
        <vt:i4>1114174</vt:i4>
      </vt:variant>
      <vt:variant>
        <vt:i4>296</vt:i4>
      </vt:variant>
      <vt:variant>
        <vt:i4>0</vt:i4>
      </vt:variant>
      <vt:variant>
        <vt:i4>5</vt:i4>
      </vt:variant>
      <vt:variant>
        <vt:lpwstr/>
      </vt:variant>
      <vt:variant>
        <vt:lpwstr>_Toc173188482</vt:lpwstr>
      </vt:variant>
      <vt:variant>
        <vt:i4>1114174</vt:i4>
      </vt:variant>
      <vt:variant>
        <vt:i4>290</vt:i4>
      </vt:variant>
      <vt:variant>
        <vt:i4>0</vt:i4>
      </vt:variant>
      <vt:variant>
        <vt:i4>5</vt:i4>
      </vt:variant>
      <vt:variant>
        <vt:lpwstr/>
      </vt:variant>
      <vt:variant>
        <vt:lpwstr>_Toc173188481</vt:lpwstr>
      </vt:variant>
      <vt:variant>
        <vt:i4>1114174</vt:i4>
      </vt:variant>
      <vt:variant>
        <vt:i4>284</vt:i4>
      </vt:variant>
      <vt:variant>
        <vt:i4>0</vt:i4>
      </vt:variant>
      <vt:variant>
        <vt:i4>5</vt:i4>
      </vt:variant>
      <vt:variant>
        <vt:lpwstr/>
      </vt:variant>
      <vt:variant>
        <vt:lpwstr>_Toc173188480</vt:lpwstr>
      </vt:variant>
      <vt:variant>
        <vt:i4>1966142</vt:i4>
      </vt:variant>
      <vt:variant>
        <vt:i4>278</vt:i4>
      </vt:variant>
      <vt:variant>
        <vt:i4>0</vt:i4>
      </vt:variant>
      <vt:variant>
        <vt:i4>5</vt:i4>
      </vt:variant>
      <vt:variant>
        <vt:lpwstr/>
      </vt:variant>
      <vt:variant>
        <vt:lpwstr>_Toc173188479</vt:lpwstr>
      </vt:variant>
      <vt:variant>
        <vt:i4>1966142</vt:i4>
      </vt:variant>
      <vt:variant>
        <vt:i4>272</vt:i4>
      </vt:variant>
      <vt:variant>
        <vt:i4>0</vt:i4>
      </vt:variant>
      <vt:variant>
        <vt:i4>5</vt:i4>
      </vt:variant>
      <vt:variant>
        <vt:lpwstr/>
      </vt:variant>
      <vt:variant>
        <vt:lpwstr>_Toc173188478</vt:lpwstr>
      </vt:variant>
      <vt:variant>
        <vt:i4>1966142</vt:i4>
      </vt:variant>
      <vt:variant>
        <vt:i4>266</vt:i4>
      </vt:variant>
      <vt:variant>
        <vt:i4>0</vt:i4>
      </vt:variant>
      <vt:variant>
        <vt:i4>5</vt:i4>
      </vt:variant>
      <vt:variant>
        <vt:lpwstr/>
      </vt:variant>
      <vt:variant>
        <vt:lpwstr>_Toc173188477</vt:lpwstr>
      </vt:variant>
      <vt:variant>
        <vt:i4>1966142</vt:i4>
      </vt:variant>
      <vt:variant>
        <vt:i4>260</vt:i4>
      </vt:variant>
      <vt:variant>
        <vt:i4>0</vt:i4>
      </vt:variant>
      <vt:variant>
        <vt:i4>5</vt:i4>
      </vt:variant>
      <vt:variant>
        <vt:lpwstr/>
      </vt:variant>
      <vt:variant>
        <vt:lpwstr>_Toc173188476</vt:lpwstr>
      </vt:variant>
      <vt:variant>
        <vt:i4>1966142</vt:i4>
      </vt:variant>
      <vt:variant>
        <vt:i4>254</vt:i4>
      </vt:variant>
      <vt:variant>
        <vt:i4>0</vt:i4>
      </vt:variant>
      <vt:variant>
        <vt:i4>5</vt:i4>
      </vt:variant>
      <vt:variant>
        <vt:lpwstr/>
      </vt:variant>
      <vt:variant>
        <vt:lpwstr>_Toc173188475</vt:lpwstr>
      </vt:variant>
      <vt:variant>
        <vt:i4>1966142</vt:i4>
      </vt:variant>
      <vt:variant>
        <vt:i4>248</vt:i4>
      </vt:variant>
      <vt:variant>
        <vt:i4>0</vt:i4>
      </vt:variant>
      <vt:variant>
        <vt:i4>5</vt:i4>
      </vt:variant>
      <vt:variant>
        <vt:lpwstr/>
      </vt:variant>
      <vt:variant>
        <vt:lpwstr>_Toc173188474</vt:lpwstr>
      </vt:variant>
      <vt:variant>
        <vt:i4>1966142</vt:i4>
      </vt:variant>
      <vt:variant>
        <vt:i4>242</vt:i4>
      </vt:variant>
      <vt:variant>
        <vt:i4>0</vt:i4>
      </vt:variant>
      <vt:variant>
        <vt:i4>5</vt:i4>
      </vt:variant>
      <vt:variant>
        <vt:lpwstr/>
      </vt:variant>
      <vt:variant>
        <vt:lpwstr>_Toc173188473</vt:lpwstr>
      </vt:variant>
      <vt:variant>
        <vt:i4>1966142</vt:i4>
      </vt:variant>
      <vt:variant>
        <vt:i4>236</vt:i4>
      </vt:variant>
      <vt:variant>
        <vt:i4>0</vt:i4>
      </vt:variant>
      <vt:variant>
        <vt:i4>5</vt:i4>
      </vt:variant>
      <vt:variant>
        <vt:lpwstr/>
      </vt:variant>
      <vt:variant>
        <vt:lpwstr>_Toc173188472</vt:lpwstr>
      </vt:variant>
      <vt:variant>
        <vt:i4>1966142</vt:i4>
      </vt:variant>
      <vt:variant>
        <vt:i4>230</vt:i4>
      </vt:variant>
      <vt:variant>
        <vt:i4>0</vt:i4>
      </vt:variant>
      <vt:variant>
        <vt:i4>5</vt:i4>
      </vt:variant>
      <vt:variant>
        <vt:lpwstr/>
      </vt:variant>
      <vt:variant>
        <vt:lpwstr>_Toc173188471</vt:lpwstr>
      </vt:variant>
      <vt:variant>
        <vt:i4>1966142</vt:i4>
      </vt:variant>
      <vt:variant>
        <vt:i4>224</vt:i4>
      </vt:variant>
      <vt:variant>
        <vt:i4>0</vt:i4>
      </vt:variant>
      <vt:variant>
        <vt:i4>5</vt:i4>
      </vt:variant>
      <vt:variant>
        <vt:lpwstr/>
      </vt:variant>
      <vt:variant>
        <vt:lpwstr>_Toc173188470</vt:lpwstr>
      </vt:variant>
      <vt:variant>
        <vt:i4>2031678</vt:i4>
      </vt:variant>
      <vt:variant>
        <vt:i4>218</vt:i4>
      </vt:variant>
      <vt:variant>
        <vt:i4>0</vt:i4>
      </vt:variant>
      <vt:variant>
        <vt:i4>5</vt:i4>
      </vt:variant>
      <vt:variant>
        <vt:lpwstr/>
      </vt:variant>
      <vt:variant>
        <vt:lpwstr>_Toc173188469</vt:lpwstr>
      </vt:variant>
      <vt:variant>
        <vt:i4>2031678</vt:i4>
      </vt:variant>
      <vt:variant>
        <vt:i4>212</vt:i4>
      </vt:variant>
      <vt:variant>
        <vt:i4>0</vt:i4>
      </vt:variant>
      <vt:variant>
        <vt:i4>5</vt:i4>
      </vt:variant>
      <vt:variant>
        <vt:lpwstr/>
      </vt:variant>
      <vt:variant>
        <vt:lpwstr>_Toc173188468</vt:lpwstr>
      </vt:variant>
      <vt:variant>
        <vt:i4>2031678</vt:i4>
      </vt:variant>
      <vt:variant>
        <vt:i4>206</vt:i4>
      </vt:variant>
      <vt:variant>
        <vt:i4>0</vt:i4>
      </vt:variant>
      <vt:variant>
        <vt:i4>5</vt:i4>
      </vt:variant>
      <vt:variant>
        <vt:lpwstr/>
      </vt:variant>
      <vt:variant>
        <vt:lpwstr>_Toc173188467</vt:lpwstr>
      </vt:variant>
      <vt:variant>
        <vt:i4>2031678</vt:i4>
      </vt:variant>
      <vt:variant>
        <vt:i4>200</vt:i4>
      </vt:variant>
      <vt:variant>
        <vt:i4>0</vt:i4>
      </vt:variant>
      <vt:variant>
        <vt:i4>5</vt:i4>
      </vt:variant>
      <vt:variant>
        <vt:lpwstr/>
      </vt:variant>
      <vt:variant>
        <vt:lpwstr>_Toc173188466</vt:lpwstr>
      </vt:variant>
      <vt:variant>
        <vt:i4>2031678</vt:i4>
      </vt:variant>
      <vt:variant>
        <vt:i4>194</vt:i4>
      </vt:variant>
      <vt:variant>
        <vt:i4>0</vt:i4>
      </vt:variant>
      <vt:variant>
        <vt:i4>5</vt:i4>
      </vt:variant>
      <vt:variant>
        <vt:lpwstr/>
      </vt:variant>
      <vt:variant>
        <vt:lpwstr>_Toc173188465</vt:lpwstr>
      </vt:variant>
      <vt:variant>
        <vt:i4>2031678</vt:i4>
      </vt:variant>
      <vt:variant>
        <vt:i4>188</vt:i4>
      </vt:variant>
      <vt:variant>
        <vt:i4>0</vt:i4>
      </vt:variant>
      <vt:variant>
        <vt:i4>5</vt:i4>
      </vt:variant>
      <vt:variant>
        <vt:lpwstr/>
      </vt:variant>
      <vt:variant>
        <vt:lpwstr>_Toc173188464</vt:lpwstr>
      </vt:variant>
      <vt:variant>
        <vt:i4>2031678</vt:i4>
      </vt:variant>
      <vt:variant>
        <vt:i4>182</vt:i4>
      </vt:variant>
      <vt:variant>
        <vt:i4>0</vt:i4>
      </vt:variant>
      <vt:variant>
        <vt:i4>5</vt:i4>
      </vt:variant>
      <vt:variant>
        <vt:lpwstr/>
      </vt:variant>
      <vt:variant>
        <vt:lpwstr>_Toc173188463</vt:lpwstr>
      </vt:variant>
      <vt:variant>
        <vt:i4>2031678</vt:i4>
      </vt:variant>
      <vt:variant>
        <vt:i4>176</vt:i4>
      </vt:variant>
      <vt:variant>
        <vt:i4>0</vt:i4>
      </vt:variant>
      <vt:variant>
        <vt:i4>5</vt:i4>
      </vt:variant>
      <vt:variant>
        <vt:lpwstr/>
      </vt:variant>
      <vt:variant>
        <vt:lpwstr>_Toc173188462</vt:lpwstr>
      </vt:variant>
      <vt:variant>
        <vt:i4>2031678</vt:i4>
      </vt:variant>
      <vt:variant>
        <vt:i4>170</vt:i4>
      </vt:variant>
      <vt:variant>
        <vt:i4>0</vt:i4>
      </vt:variant>
      <vt:variant>
        <vt:i4>5</vt:i4>
      </vt:variant>
      <vt:variant>
        <vt:lpwstr/>
      </vt:variant>
      <vt:variant>
        <vt:lpwstr>_Toc173188461</vt:lpwstr>
      </vt:variant>
      <vt:variant>
        <vt:i4>2031678</vt:i4>
      </vt:variant>
      <vt:variant>
        <vt:i4>164</vt:i4>
      </vt:variant>
      <vt:variant>
        <vt:i4>0</vt:i4>
      </vt:variant>
      <vt:variant>
        <vt:i4>5</vt:i4>
      </vt:variant>
      <vt:variant>
        <vt:lpwstr/>
      </vt:variant>
      <vt:variant>
        <vt:lpwstr>_Toc173188460</vt:lpwstr>
      </vt:variant>
      <vt:variant>
        <vt:i4>1835070</vt:i4>
      </vt:variant>
      <vt:variant>
        <vt:i4>158</vt:i4>
      </vt:variant>
      <vt:variant>
        <vt:i4>0</vt:i4>
      </vt:variant>
      <vt:variant>
        <vt:i4>5</vt:i4>
      </vt:variant>
      <vt:variant>
        <vt:lpwstr/>
      </vt:variant>
      <vt:variant>
        <vt:lpwstr>_Toc173188459</vt:lpwstr>
      </vt:variant>
      <vt:variant>
        <vt:i4>1835070</vt:i4>
      </vt:variant>
      <vt:variant>
        <vt:i4>152</vt:i4>
      </vt:variant>
      <vt:variant>
        <vt:i4>0</vt:i4>
      </vt:variant>
      <vt:variant>
        <vt:i4>5</vt:i4>
      </vt:variant>
      <vt:variant>
        <vt:lpwstr/>
      </vt:variant>
      <vt:variant>
        <vt:lpwstr>_Toc173188458</vt:lpwstr>
      </vt:variant>
      <vt:variant>
        <vt:i4>1835070</vt:i4>
      </vt:variant>
      <vt:variant>
        <vt:i4>146</vt:i4>
      </vt:variant>
      <vt:variant>
        <vt:i4>0</vt:i4>
      </vt:variant>
      <vt:variant>
        <vt:i4>5</vt:i4>
      </vt:variant>
      <vt:variant>
        <vt:lpwstr/>
      </vt:variant>
      <vt:variant>
        <vt:lpwstr>_Toc173188457</vt:lpwstr>
      </vt:variant>
      <vt:variant>
        <vt:i4>1835070</vt:i4>
      </vt:variant>
      <vt:variant>
        <vt:i4>140</vt:i4>
      </vt:variant>
      <vt:variant>
        <vt:i4>0</vt:i4>
      </vt:variant>
      <vt:variant>
        <vt:i4>5</vt:i4>
      </vt:variant>
      <vt:variant>
        <vt:lpwstr/>
      </vt:variant>
      <vt:variant>
        <vt:lpwstr>_Toc173188456</vt:lpwstr>
      </vt:variant>
      <vt:variant>
        <vt:i4>1835070</vt:i4>
      </vt:variant>
      <vt:variant>
        <vt:i4>134</vt:i4>
      </vt:variant>
      <vt:variant>
        <vt:i4>0</vt:i4>
      </vt:variant>
      <vt:variant>
        <vt:i4>5</vt:i4>
      </vt:variant>
      <vt:variant>
        <vt:lpwstr/>
      </vt:variant>
      <vt:variant>
        <vt:lpwstr>_Toc173188455</vt:lpwstr>
      </vt:variant>
      <vt:variant>
        <vt:i4>1835070</vt:i4>
      </vt:variant>
      <vt:variant>
        <vt:i4>128</vt:i4>
      </vt:variant>
      <vt:variant>
        <vt:i4>0</vt:i4>
      </vt:variant>
      <vt:variant>
        <vt:i4>5</vt:i4>
      </vt:variant>
      <vt:variant>
        <vt:lpwstr/>
      </vt:variant>
      <vt:variant>
        <vt:lpwstr>_Toc173188454</vt:lpwstr>
      </vt:variant>
      <vt:variant>
        <vt:i4>1835070</vt:i4>
      </vt:variant>
      <vt:variant>
        <vt:i4>122</vt:i4>
      </vt:variant>
      <vt:variant>
        <vt:i4>0</vt:i4>
      </vt:variant>
      <vt:variant>
        <vt:i4>5</vt:i4>
      </vt:variant>
      <vt:variant>
        <vt:lpwstr/>
      </vt:variant>
      <vt:variant>
        <vt:lpwstr>_Toc173188453</vt:lpwstr>
      </vt:variant>
      <vt:variant>
        <vt:i4>1835070</vt:i4>
      </vt:variant>
      <vt:variant>
        <vt:i4>116</vt:i4>
      </vt:variant>
      <vt:variant>
        <vt:i4>0</vt:i4>
      </vt:variant>
      <vt:variant>
        <vt:i4>5</vt:i4>
      </vt:variant>
      <vt:variant>
        <vt:lpwstr/>
      </vt:variant>
      <vt:variant>
        <vt:lpwstr>_Toc173188452</vt:lpwstr>
      </vt:variant>
      <vt:variant>
        <vt:i4>1835070</vt:i4>
      </vt:variant>
      <vt:variant>
        <vt:i4>110</vt:i4>
      </vt:variant>
      <vt:variant>
        <vt:i4>0</vt:i4>
      </vt:variant>
      <vt:variant>
        <vt:i4>5</vt:i4>
      </vt:variant>
      <vt:variant>
        <vt:lpwstr/>
      </vt:variant>
      <vt:variant>
        <vt:lpwstr>_Toc173188451</vt:lpwstr>
      </vt:variant>
      <vt:variant>
        <vt:i4>1835070</vt:i4>
      </vt:variant>
      <vt:variant>
        <vt:i4>104</vt:i4>
      </vt:variant>
      <vt:variant>
        <vt:i4>0</vt:i4>
      </vt:variant>
      <vt:variant>
        <vt:i4>5</vt:i4>
      </vt:variant>
      <vt:variant>
        <vt:lpwstr/>
      </vt:variant>
      <vt:variant>
        <vt:lpwstr>_Toc173188450</vt:lpwstr>
      </vt:variant>
      <vt:variant>
        <vt:i4>1900606</vt:i4>
      </vt:variant>
      <vt:variant>
        <vt:i4>98</vt:i4>
      </vt:variant>
      <vt:variant>
        <vt:i4>0</vt:i4>
      </vt:variant>
      <vt:variant>
        <vt:i4>5</vt:i4>
      </vt:variant>
      <vt:variant>
        <vt:lpwstr/>
      </vt:variant>
      <vt:variant>
        <vt:lpwstr>_Toc173188449</vt:lpwstr>
      </vt:variant>
      <vt:variant>
        <vt:i4>1900606</vt:i4>
      </vt:variant>
      <vt:variant>
        <vt:i4>92</vt:i4>
      </vt:variant>
      <vt:variant>
        <vt:i4>0</vt:i4>
      </vt:variant>
      <vt:variant>
        <vt:i4>5</vt:i4>
      </vt:variant>
      <vt:variant>
        <vt:lpwstr/>
      </vt:variant>
      <vt:variant>
        <vt:lpwstr>_Toc173188448</vt:lpwstr>
      </vt:variant>
      <vt:variant>
        <vt:i4>1900606</vt:i4>
      </vt:variant>
      <vt:variant>
        <vt:i4>86</vt:i4>
      </vt:variant>
      <vt:variant>
        <vt:i4>0</vt:i4>
      </vt:variant>
      <vt:variant>
        <vt:i4>5</vt:i4>
      </vt:variant>
      <vt:variant>
        <vt:lpwstr/>
      </vt:variant>
      <vt:variant>
        <vt:lpwstr>_Toc173188447</vt:lpwstr>
      </vt:variant>
      <vt:variant>
        <vt:i4>1900606</vt:i4>
      </vt:variant>
      <vt:variant>
        <vt:i4>80</vt:i4>
      </vt:variant>
      <vt:variant>
        <vt:i4>0</vt:i4>
      </vt:variant>
      <vt:variant>
        <vt:i4>5</vt:i4>
      </vt:variant>
      <vt:variant>
        <vt:lpwstr/>
      </vt:variant>
      <vt:variant>
        <vt:lpwstr>_Toc173188446</vt:lpwstr>
      </vt:variant>
      <vt:variant>
        <vt:i4>1900606</vt:i4>
      </vt:variant>
      <vt:variant>
        <vt:i4>74</vt:i4>
      </vt:variant>
      <vt:variant>
        <vt:i4>0</vt:i4>
      </vt:variant>
      <vt:variant>
        <vt:i4>5</vt:i4>
      </vt:variant>
      <vt:variant>
        <vt:lpwstr/>
      </vt:variant>
      <vt:variant>
        <vt:lpwstr>_Toc173188445</vt:lpwstr>
      </vt:variant>
      <vt:variant>
        <vt:i4>1900606</vt:i4>
      </vt:variant>
      <vt:variant>
        <vt:i4>68</vt:i4>
      </vt:variant>
      <vt:variant>
        <vt:i4>0</vt:i4>
      </vt:variant>
      <vt:variant>
        <vt:i4>5</vt:i4>
      </vt:variant>
      <vt:variant>
        <vt:lpwstr/>
      </vt:variant>
      <vt:variant>
        <vt:lpwstr>_Toc173188444</vt:lpwstr>
      </vt:variant>
      <vt:variant>
        <vt:i4>1900606</vt:i4>
      </vt:variant>
      <vt:variant>
        <vt:i4>62</vt:i4>
      </vt:variant>
      <vt:variant>
        <vt:i4>0</vt:i4>
      </vt:variant>
      <vt:variant>
        <vt:i4>5</vt:i4>
      </vt:variant>
      <vt:variant>
        <vt:lpwstr/>
      </vt:variant>
      <vt:variant>
        <vt:lpwstr>_Toc173188443</vt:lpwstr>
      </vt:variant>
      <vt:variant>
        <vt:i4>1900606</vt:i4>
      </vt:variant>
      <vt:variant>
        <vt:i4>56</vt:i4>
      </vt:variant>
      <vt:variant>
        <vt:i4>0</vt:i4>
      </vt:variant>
      <vt:variant>
        <vt:i4>5</vt:i4>
      </vt:variant>
      <vt:variant>
        <vt:lpwstr/>
      </vt:variant>
      <vt:variant>
        <vt:lpwstr>_Toc173188442</vt:lpwstr>
      </vt:variant>
      <vt:variant>
        <vt:i4>1900606</vt:i4>
      </vt:variant>
      <vt:variant>
        <vt:i4>50</vt:i4>
      </vt:variant>
      <vt:variant>
        <vt:i4>0</vt:i4>
      </vt:variant>
      <vt:variant>
        <vt:i4>5</vt:i4>
      </vt:variant>
      <vt:variant>
        <vt:lpwstr/>
      </vt:variant>
      <vt:variant>
        <vt:lpwstr>_Toc173188441</vt:lpwstr>
      </vt:variant>
      <vt:variant>
        <vt:i4>1900606</vt:i4>
      </vt:variant>
      <vt:variant>
        <vt:i4>44</vt:i4>
      </vt:variant>
      <vt:variant>
        <vt:i4>0</vt:i4>
      </vt:variant>
      <vt:variant>
        <vt:i4>5</vt:i4>
      </vt:variant>
      <vt:variant>
        <vt:lpwstr/>
      </vt:variant>
      <vt:variant>
        <vt:lpwstr>_Toc173188440</vt:lpwstr>
      </vt:variant>
      <vt:variant>
        <vt:i4>1703998</vt:i4>
      </vt:variant>
      <vt:variant>
        <vt:i4>38</vt:i4>
      </vt:variant>
      <vt:variant>
        <vt:i4>0</vt:i4>
      </vt:variant>
      <vt:variant>
        <vt:i4>5</vt:i4>
      </vt:variant>
      <vt:variant>
        <vt:lpwstr/>
      </vt:variant>
      <vt:variant>
        <vt:lpwstr>_Toc173188439</vt:lpwstr>
      </vt:variant>
      <vt:variant>
        <vt:i4>1703998</vt:i4>
      </vt:variant>
      <vt:variant>
        <vt:i4>32</vt:i4>
      </vt:variant>
      <vt:variant>
        <vt:i4>0</vt:i4>
      </vt:variant>
      <vt:variant>
        <vt:i4>5</vt:i4>
      </vt:variant>
      <vt:variant>
        <vt:lpwstr/>
      </vt:variant>
      <vt:variant>
        <vt:lpwstr>_Toc173188438</vt:lpwstr>
      </vt:variant>
      <vt:variant>
        <vt:i4>1703998</vt:i4>
      </vt:variant>
      <vt:variant>
        <vt:i4>26</vt:i4>
      </vt:variant>
      <vt:variant>
        <vt:i4>0</vt:i4>
      </vt:variant>
      <vt:variant>
        <vt:i4>5</vt:i4>
      </vt:variant>
      <vt:variant>
        <vt:lpwstr/>
      </vt:variant>
      <vt:variant>
        <vt:lpwstr>_Toc173188437</vt:lpwstr>
      </vt:variant>
      <vt:variant>
        <vt:i4>1703998</vt:i4>
      </vt:variant>
      <vt:variant>
        <vt:i4>20</vt:i4>
      </vt:variant>
      <vt:variant>
        <vt:i4>0</vt:i4>
      </vt:variant>
      <vt:variant>
        <vt:i4>5</vt:i4>
      </vt:variant>
      <vt:variant>
        <vt:lpwstr/>
      </vt:variant>
      <vt:variant>
        <vt:lpwstr>_Toc173188436</vt:lpwstr>
      </vt:variant>
      <vt:variant>
        <vt:i4>1703998</vt:i4>
      </vt:variant>
      <vt:variant>
        <vt:i4>14</vt:i4>
      </vt:variant>
      <vt:variant>
        <vt:i4>0</vt:i4>
      </vt:variant>
      <vt:variant>
        <vt:i4>5</vt:i4>
      </vt:variant>
      <vt:variant>
        <vt:lpwstr/>
      </vt:variant>
      <vt:variant>
        <vt:lpwstr>_Toc173188435</vt:lpwstr>
      </vt:variant>
      <vt:variant>
        <vt:i4>1703998</vt:i4>
      </vt:variant>
      <vt:variant>
        <vt:i4>8</vt:i4>
      </vt:variant>
      <vt:variant>
        <vt:i4>0</vt:i4>
      </vt:variant>
      <vt:variant>
        <vt:i4>5</vt:i4>
      </vt:variant>
      <vt:variant>
        <vt:lpwstr/>
      </vt:variant>
      <vt:variant>
        <vt:lpwstr>_Toc173188434</vt:lpwstr>
      </vt:variant>
      <vt:variant>
        <vt:i4>1703998</vt:i4>
      </vt:variant>
      <vt:variant>
        <vt:i4>2</vt:i4>
      </vt:variant>
      <vt:variant>
        <vt:i4>0</vt:i4>
      </vt:variant>
      <vt:variant>
        <vt:i4>5</vt:i4>
      </vt:variant>
      <vt:variant>
        <vt:lpwstr/>
      </vt:variant>
      <vt:variant>
        <vt:lpwstr>_Toc173188433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Lương Ngọc Phương Uyên</cp:lastModifiedBy>
  <cp:revision>1800</cp:revision>
  <cp:lastPrinted>2024-07-30T06:56:00Z</cp:lastPrinted>
  <dcterms:created xsi:type="dcterms:W3CDTF">2021-10-07T23:39:00Z</dcterms:created>
  <dcterms:modified xsi:type="dcterms:W3CDTF">2024-10-16T12:41:00Z</dcterms:modified>
</cp:coreProperties>
</file>